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97F945" w14:textId="758A220F" w:rsidR="00B07F38" w:rsidRPr="00414BE7" w:rsidRDefault="00B07F38" w:rsidP="00F224F5">
      <w:pPr>
        <w:ind w:right="270"/>
        <w:jc w:val="both"/>
        <w:rPr>
          <w:color w:val="7F7F7F" w:themeColor="text1" w:themeTint="80"/>
          <w:sz w:val="20"/>
          <w:szCs w:val="20"/>
        </w:rPr>
      </w:pPr>
    </w:p>
    <w:p w14:paraId="3442BD95" w14:textId="77777777" w:rsidR="00B07F38" w:rsidRPr="00414BE7" w:rsidRDefault="00B07F38" w:rsidP="00F224F5">
      <w:pPr>
        <w:ind w:left="-900" w:right="270" w:firstLine="360"/>
        <w:jc w:val="both"/>
        <w:rPr>
          <w:color w:val="7F7F7F" w:themeColor="text1" w:themeTint="80"/>
          <w:sz w:val="20"/>
          <w:szCs w:val="20"/>
        </w:rPr>
      </w:pPr>
      <w:r w:rsidRPr="00414BE7">
        <w:rPr>
          <w:noProof/>
          <w:color w:val="7F7F7F" w:themeColor="text1" w:themeTint="80"/>
          <w:sz w:val="20"/>
          <w:szCs w:val="20"/>
          <w:lang w:val="en-US"/>
        </w:rPr>
        <w:drawing>
          <wp:inline distT="0" distB="0" distL="0" distR="0" wp14:anchorId="49A53FB7" wp14:editId="638A1D08">
            <wp:extent cx="3889131" cy="740969"/>
            <wp:effectExtent l="0" t="0" r="0" b="0"/>
            <wp:docPr id="4" name="Picture 2" descr="Macintosh HD:Users:alyssachurches:Dropbox (Thinkbox Creative):Projects:Infogix:Brand:Logo:Print Version:Tagline:Print Infogix Tag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yssachurches:Dropbox (Thinkbox Creative):Projects:Infogix:Brand:Logo:Print Version:Tagline:Print Infogix Tagline.jp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3889131" cy="740969"/>
                    </a:xfrm>
                    <a:prstGeom prst="rect">
                      <a:avLst/>
                    </a:prstGeom>
                    <a:noFill/>
                    <a:ln>
                      <a:noFill/>
                    </a:ln>
                  </pic:spPr>
                </pic:pic>
              </a:graphicData>
            </a:graphic>
          </wp:inline>
        </w:drawing>
      </w:r>
    </w:p>
    <w:p w14:paraId="7F6FDE28" w14:textId="77777777" w:rsidR="00B07F38" w:rsidRPr="00414BE7" w:rsidRDefault="00B07F38" w:rsidP="00F224F5">
      <w:pPr>
        <w:ind w:right="270"/>
        <w:jc w:val="both"/>
        <w:rPr>
          <w:color w:val="7F7F7F" w:themeColor="text1" w:themeTint="80"/>
          <w:sz w:val="20"/>
          <w:szCs w:val="20"/>
        </w:rPr>
      </w:pPr>
    </w:p>
    <w:p w14:paraId="01AAAD5B" w14:textId="77777777" w:rsidR="00B07F38" w:rsidRPr="00414BE7" w:rsidRDefault="00B07F38" w:rsidP="00F224F5">
      <w:pPr>
        <w:ind w:right="270"/>
        <w:jc w:val="both"/>
        <w:rPr>
          <w:color w:val="7F7F7F" w:themeColor="text1" w:themeTint="80"/>
          <w:sz w:val="20"/>
          <w:szCs w:val="20"/>
        </w:rPr>
      </w:pPr>
    </w:p>
    <w:p w14:paraId="0BC92340" w14:textId="77777777" w:rsidR="00B07F38" w:rsidRPr="00414BE7" w:rsidRDefault="00B07F38" w:rsidP="00F224F5">
      <w:pPr>
        <w:ind w:right="270"/>
        <w:jc w:val="both"/>
        <w:rPr>
          <w:color w:val="7F7F7F" w:themeColor="text1" w:themeTint="80"/>
          <w:sz w:val="20"/>
          <w:szCs w:val="20"/>
        </w:rPr>
      </w:pPr>
    </w:p>
    <w:p w14:paraId="3E5A01A7" w14:textId="77777777" w:rsidR="00B07F38" w:rsidRPr="00414BE7" w:rsidRDefault="00B07F38" w:rsidP="00F224F5">
      <w:pPr>
        <w:ind w:right="270"/>
        <w:jc w:val="both"/>
        <w:rPr>
          <w:color w:val="7F7F7F" w:themeColor="text1" w:themeTint="80"/>
          <w:sz w:val="20"/>
          <w:szCs w:val="20"/>
        </w:rPr>
      </w:pPr>
    </w:p>
    <w:p w14:paraId="6924891F" w14:textId="77777777" w:rsidR="003E7CC0" w:rsidRPr="00414BE7" w:rsidRDefault="003E7CC0" w:rsidP="00F224F5">
      <w:pPr>
        <w:ind w:right="270"/>
        <w:jc w:val="both"/>
        <w:rPr>
          <w:color w:val="7F7F7F" w:themeColor="text1" w:themeTint="80"/>
          <w:sz w:val="20"/>
          <w:szCs w:val="20"/>
          <w:vertAlign w:val="subscript"/>
        </w:rPr>
      </w:pPr>
    </w:p>
    <w:p w14:paraId="39AD6632" w14:textId="77777777" w:rsidR="003E7CC0" w:rsidRPr="00414BE7" w:rsidRDefault="003E7CC0" w:rsidP="00F224F5">
      <w:pPr>
        <w:ind w:right="270"/>
        <w:jc w:val="both"/>
        <w:rPr>
          <w:color w:val="7F7F7F" w:themeColor="text1" w:themeTint="80"/>
          <w:sz w:val="20"/>
          <w:szCs w:val="20"/>
          <w:vertAlign w:val="subscript"/>
        </w:rPr>
      </w:pPr>
    </w:p>
    <w:p w14:paraId="4C365046" w14:textId="1FA521DC" w:rsidR="003E7CC0" w:rsidRDefault="003E7CC0" w:rsidP="00F224F5">
      <w:pPr>
        <w:ind w:right="270"/>
        <w:jc w:val="both"/>
        <w:rPr>
          <w:color w:val="7F7F7F" w:themeColor="text1" w:themeTint="80"/>
          <w:sz w:val="20"/>
          <w:szCs w:val="20"/>
          <w:vertAlign w:val="subscript"/>
        </w:rPr>
      </w:pPr>
    </w:p>
    <w:p w14:paraId="1D10B703" w14:textId="2549A983" w:rsidR="00B15346" w:rsidRDefault="00B15346" w:rsidP="00F224F5">
      <w:pPr>
        <w:ind w:right="270"/>
        <w:jc w:val="both"/>
        <w:rPr>
          <w:color w:val="7F7F7F" w:themeColor="text1" w:themeTint="80"/>
          <w:sz w:val="20"/>
          <w:szCs w:val="20"/>
          <w:vertAlign w:val="subscript"/>
        </w:rPr>
      </w:pPr>
    </w:p>
    <w:p w14:paraId="15F8BBA4" w14:textId="77777777" w:rsidR="00B15346" w:rsidRPr="00414BE7" w:rsidRDefault="00B15346" w:rsidP="00F224F5">
      <w:pPr>
        <w:ind w:right="270"/>
        <w:jc w:val="both"/>
        <w:rPr>
          <w:color w:val="7F7F7F" w:themeColor="text1" w:themeTint="80"/>
          <w:sz w:val="20"/>
          <w:szCs w:val="20"/>
          <w:vertAlign w:val="subscript"/>
        </w:rPr>
      </w:pPr>
    </w:p>
    <w:p w14:paraId="5AB26B8A" w14:textId="77777777" w:rsidR="00B07F38" w:rsidRPr="00414BE7" w:rsidRDefault="00B07F38" w:rsidP="00F224F5">
      <w:pPr>
        <w:ind w:right="270"/>
        <w:jc w:val="both"/>
        <w:rPr>
          <w:color w:val="7F7F7F" w:themeColor="text1" w:themeTint="80"/>
          <w:sz w:val="20"/>
          <w:szCs w:val="20"/>
          <w:vertAlign w:val="subscript"/>
        </w:rPr>
      </w:pPr>
    </w:p>
    <w:p w14:paraId="434F70E5" w14:textId="44EF46A5" w:rsidR="00490657" w:rsidRPr="00414BE7" w:rsidRDefault="00846734" w:rsidP="00C025B7">
      <w:pPr>
        <w:ind w:right="270"/>
        <w:rPr>
          <w:color w:val="7F7F7F" w:themeColor="text1" w:themeTint="80"/>
          <w:sz w:val="70"/>
          <w:szCs w:val="72"/>
          <w:vertAlign w:val="subscript"/>
        </w:rPr>
      </w:pPr>
      <w:r w:rsidRPr="00C025B7">
        <w:rPr>
          <w:color w:val="7F7F7F" w:themeColor="text1" w:themeTint="80"/>
          <w:sz w:val="70"/>
          <w:szCs w:val="72"/>
          <w:vertAlign w:val="subscript"/>
        </w:rPr>
        <w:t>DQ Scoring</w:t>
      </w:r>
      <w:r w:rsidR="001639AA" w:rsidRPr="00C025B7">
        <w:rPr>
          <w:color w:val="7F7F7F" w:themeColor="text1" w:themeTint="80"/>
          <w:sz w:val="70"/>
          <w:szCs w:val="72"/>
          <w:vertAlign w:val="subscript"/>
        </w:rPr>
        <w:t xml:space="preserve"> </w:t>
      </w:r>
      <w:r w:rsidR="00B15346" w:rsidRPr="00C025B7">
        <w:rPr>
          <w:color w:val="7F7F7F" w:themeColor="text1" w:themeTint="80"/>
          <w:sz w:val="70"/>
          <w:szCs w:val="72"/>
          <w:vertAlign w:val="subscript"/>
        </w:rPr>
        <w:t>Framework -</w:t>
      </w:r>
      <w:r w:rsidR="00C025B7">
        <w:rPr>
          <w:color w:val="7F7F7F" w:themeColor="text1" w:themeTint="80"/>
          <w:sz w:val="70"/>
          <w:szCs w:val="72"/>
          <w:vertAlign w:val="subscript"/>
        </w:rPr>
        <w:t xml:space="preserve"> </w:t>
      </w:r>
      <w:r w:rsidR="00490657" w:rsidRPr="00C025B7">
        <w:rPr>
          <w:color w:val="7F7F7F" w:themeColor="text1" w:themeTint="80"/>
          <w:sz w:val="70"/>
          <w:szCs w:val="72"/>
          <w:vertAlign w:val="subscript"/>
        </w:rPr>
        <w:t>Us</w:t>
      </w:r>
      <w:r w:rsidR="000A2AAA" w:rsidRPr="00C025B7">
        <w:rPr>
          <w:color w:val="7F7F7F" w:themeColor="text1" w:themeTint="80"/>
          <w:sz w:val="70"/>
          <w:szCs w:val="72"/>
          <w:vertAlign w:val="subscript"/>
        </w:rPr>
        <w:t>er Manual</w:t>
      </w:r>
    </w:p>
    <w:p w14:paraId="2D07218D" w14:textId="77777777" w:rsidR="004A73AD" w:rsidRPr="00414BE7" w:rsidRDefault="00A55832" w:rsidP="00F224F5">
      <w:pPr>
        <w:ind w:right="270"/>
        <w:jc w:val="both"/>
        <w:rPr>
          <w:color w:val="11469B"/>
          <w:sz w:val="110"/>
          <w:szCs w:val="110"/>
          <w:vertAlign w:val="subscript"/>
        </w:rPr>
      </w:pPr>
      <w:r w:rsidRPr="00414BE7">
        <w:rPr>
          <w:noProof/>
          <w:color w:val="595959" w:themeColor="text1" w:themeTint="A6"/>
          <w:sz w:val="20"/>
          <w:szCs w:val="20"/>
          <w:lang w:val="en-US"/>
        </w:rPr>
        <w:drawing>
          <wp:anchor distT="0" distB="0" distL="114300" distR="114300" simplePos="0" relativeHeight="251640832" behindDoc="1" locked="0" layoutInCell="1" allowOverlap="1" wp14:anchorId="448895AC" wp14:editId="5E4D8E84">
            <wp:simplePos x="0" y="0"/>
            <wp:positionH relativeFrom="column">
              <wp:posOffset>-1158240</wp:posOffset>
            </wp:positionH>
            <wp:positionV relativeFrom="paragraph">
              <wp:posOffset>153670</wp:posOffset>
            </wp:positionV>
            <wp:extent cx="7772400" cy="1005713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of contents background-01.png"/>
                    <pic:cNvPicPr/>
                  </pic:nvPicPr>
                  <pic:blipFill>
                    <a:blip r:embed="rId10" cstate="screen">
                      <a:extLst>
                        <a:ext uri="{28A0092B-C50C-407E-A947-70E740481C1C}">
                          <a14:useLocalDpi xmlns:a14="http://schemas.microsoft.com/office/drawing/2010/main"/>
                        </a:ext>
                      </a:extLst>
                    </a:blip>
                    <a:stretch>
                      <a:fillRect/>
                    </a:stretch>
                  </pic:blipFill>
                  <pic:spPr>
                    <a:xfrm>
                      <a:off x="0" y="0"/>
                      <a:ext cx="7772400" cy="10057130"/>
                    </a:xfrm>
                    <a:prstGeom prst="rect">
                      <a:avLst/>
                    </a:prstGeom>
                  </pic:spPr>
                </pic:pic>
              </a:graphicData>
            </a:graphic>
            <wp14:sizeRelH relativeFrom="page">
              <wp14:pctWidth>0</wp14:pctWidth>
            </wp14:sizeRelH>
            <wp14:sizeRelV relativeFrom="page">
              <wp14:pctHeight>0</wp14:pctHeight>
            </wp14:sizeRelV>
          </wp:anchor>
        </w:drawing>
      </w:r>
    </w:p>
    <w:p w14:paraId="059EF6DE" w14:textId="542ACE4F" w:rsidR="00E7368E" w:rsidRPr="00414BE7" w:rsidRDefault="00AA3ED8" w:rsidP="00F224F5">
      <w:pPr>
        <w:ind w:right="270" w:hanging="540"/>
        <w:jc w:val="both"/>
        <w:rPr>
          <w:color w:val="7F7F7F" w:themeColor="text1" w:themeTint="80"/>
          <w:sz w:val="66"/>
          <w:szCs w:val="72"/>
          <w:vertAlign w:val="subscript"/>
        </w:rPr>
      </w:pPr>
      <w:r w:rsidRPr="00414BE7">
        <w:rPr>
          <w:color w:val="7F7F7F" w:themeColor="text1" w:themeTint="80"/>
          <w:sz w:val="66"/>
          <w:szCs w:val="72"/>
          <w:vertAlign w:val="subscript"/>
        </w:rPr>
        <w:t xml:space="preserve">Version </w:t>
      </w:r>
      <w:r w:rsidR="009A4E44">
        <w:rPr>
          <w:color w:val="7F7F7F" w:themeColor="text1" w:themeTint="80"/>
          <w:sz w:val="66"/>
          <w:szCs w:val="72"/>
          <w:vertAlign w:val="subscript"/>
        </w:rPr>
        <w:t>2</w:t>
      </w:r>
      <w:r w:rsidR="007F3800">
        <w:rPr>
          <w:color w:val="7F7F7F" w:themeColor="text1" w:themeTint="80"/>
          <w:sz w:val="66"/>
          <w:szCs w:val="72"/>
          <w:vertAlign w:val="subscript"/>
        </w:rPr>
        <w:t>.</w:t>
      </w:r>
      <w:r w:rsidR="009A4E44">
        <w:rPr>
          <w:color w:val="7F7F7F" w:themeColor="text1" w:themeTint="80"/>
          <w:sz w:val="66"/>
          <w:szCs w:val="72"/>
          <w:vertAlign w:val="subscript"/>
        </w:rPr>
        <w:t>0</w:t>
      </w:r>
    </w:p>
    <w:p w14:paraId="3E71518E" w14:textId="77777777" w:rsidR="009D5935" w:rsidRPr="00414BE7" w:rsidRDefault="009D5935" w:rsidP="00F224F5">
      <w:pPr>
        <w:ind w:right="270" w:hanging="540"/>
        <w:jc w:val="both"/>
        <w:rPr>
          <w:color w:val="7F7F7F" w:themeColor="text1" w:themeTint="80"/>
          <w:sz w:val="66"/>
          <w:szCs w:val="72"/>
          <w:vertAlign w:val="subscript"/>
        </w:rPr>
      </w:pPr>
    </w:p>
    <w:p w14:paraId="1C528330" w14:textId="77777777" w:rsidR="0098300C" w:rsidRPr="00414BE7" w:rsidRDefault="0098300C" w:rsidP="00F224F5">
      <w:pPr>
        <w:ind w:right="270" w:hanging="540"/>
        <w:jc w:val="both"/>
        <w:rPr>
          <w:color w:val="7F7F7F" w:themeColor="text1" w:themeTint="80"/>
          <w:sz w:val="72"/>
          <w:szCs w:val="72"/>
          <w:vertAlign w:val="subscript"/>
        </w:rPr>
      </w:pPr>
      <w:r w:rsidRPr="00414BE7">
        <w:rPr>
          <w:noProof/>
          <w:color w:val="7F7F7F" w:themeColor="text1" w:themeTint="80"/>
          <w:sz w:val="72"/>
          <w:szCs w:val="72"/>
          <w:vertAlign w:val="subscript"/>
          <w:lang w:val="en-US"/>
        </w:rPr>
        <mc:AlternateContent>
          <mc:Choice Requires="wps">
            <w:drawing>
              <wp:anchor distT="0" distB="0" distL="114300" distR="114300" simplePos="0" relativeHeight="251639808" behindDoc="0" locked="0" layoutInCell="1" allowOverlap="1" wp14:anchorId="01DAB8F4" wp14:editId="606145E1">
                <wp:simplePos x="0" y="0"/>
                <wp:positionH relativeFrom="column">
                  <wp:posOffset>-342900</wp:posOffset>
                </wp:positionH>
                <wp:positionV relativeFrom="paragraph">
                  <wp:posOffset>278130</wp:posOffset>
                </wp:positionV>
                <wp:extent cx="1257300" cy="45085"/>
                <wp:effectExtent l="0" t="0" r="12700" b="5715"/>
                <wp:wrapThrough wrapText="bothSides">
                  <wp:wrapPolygon edited="0">
                    <wp:start x="0" y="0"/>
                    <wp:lineTo x="0" y="12169"/>
                    <wp:lineTo x="21382" y="12169"/>
                    <wp:lineTo x="21382" y="0"/>
                    <wp:lineTo x="0" y="0"/>
                  </wp:wrapPolygon>
                </wp:wrapThrough>
                <wp:docPr id="5" name="Rectangle 5"/>
                <wp:cNvGraphicFramePr/>
                <a:graphic xmlns:a="http://schemas.openxmlformats.org/drawingml/2006/main">
                  <a:graphicData uri="http://schemas.microsoft.com/office/word/2010/wordprocessingShape">
                    <wps:wsp>
                      <wps:cNvSpPr/>
                      <wps:spPr>
                        <a:xfrm>
                          <a:off x="0" y="0"/>
                          <a:ext cx="1257300" cy="45085"/>
                        </a:xfrm>
                        <a:prstGeom prst="rect">
                          <a:avLst/>
                        </a:prstGeom>
                        <a:solidFill>
                          <a:srgbClr val="AE002B"/>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rect w14:anchorId="52BA22AF" id="Rectangle 5" o:spid="_x0000_s1026" style="position:absolute;margin-left:-27pt;margin-top:21.9pt;width:99pt;height:3.5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" fillcolor="#ae002b" stroked="f">
                <w10:wrap type="through"/>
              </v:rect>
            </w:pict>
          </mc:Fallback>
        </mc:AlternateContent>
      </w:r>
    </w:p>
    <w:p w14:paraId="247F90AC" w14:textId="0190B498" w:rsidR="0098300C" w:rsidRPr="00414BE7" w:rsidRDefault="00621174" w:rsidP="00F224F5">
      <w:pPr>
        <w:ind w:right="270" w:hanging="540"/>
        <w:jc w:val="both"/>
        <w:rPr>
          <w:color w:val="7F7F7F" w:themeColor="text1" w:themeTint="80"/>
          <w:sz w:val="52"/>
          <w:szCs w:val="52"/>
          <w:vertAlign w:val="subscript"/>
        </w:rPr>
      </w:pPr>
      <w:r>
        <w:rPr>
          <w:color w:val="7F7F7F" w:themeColor="text1" w:themeTint="80"/>
          <w:sz w:val="52"/>
          <w:szCs w:val="52"/>
          <w:vertAlign w:val="subscript"/>
        </w:rPr>
        <w:t>December 30</w:t>
      </w:r>
      <w:r w:rsidR="00CE13C5" w:rsidRPr="00414BE7">
        <w:rPr>
          <w:color w:val="7F7F7F" w:themeColor="text1" w:themeTint="80"/>
          <w:sz w:val="52"/>
          <w:szCs w:val="52"/>
          <w:vertAlign w:val="subscript"/>
        </w:rPr>
        <w:t xml:space="preserve">, </w:t>
      </w:r>
      <w:r w:rsidR="0098300C" w:rsidRPr="00414BE7">
        <w:rPr>
          <w:color w:val="7F7F7F" w:themeColor="text1" w:themeTint="80"/>
          <w:sz w:val="52"/>
          <w:szCs w:val="52"/>
          <w:vertAlign w:val="subscript"/>
        </w:rPr>
        <w:t>201</w:t>
      </w:r>
      <w:r w:rsidR="005A1064" w:rsidRPr="00414BE7">
        <w:rPr>
          <w:color w:val="7F7F7F" w:themeColor="text1" w:themeTint="80"/>
          <w:sz w:val="52"/>
          <w:szCs w:val="52"/>
          <w:vertAlign w:val="subscript"/>
        </w:rPr>
        <w:t>9</w:t>
      </w:r>
    </w:p>
    <w:p w14:paraId="4CDDCDDB" w14:textId="77777777" w:rsidR="00385E73" w:rsidRPr="00414BE7" w:rsidRDefault="00385E73" w:rsidP="00F224F5">
      <w:pPr>
        <w:ind w:right="270"/>
        <w:jc w:val="both"/>
        <w:rPr>
          <w:color w:val="7F7F7F" w:themeColor="text1" w:themeTint="80"/>
          <w:sz w:val="20"/>
          <w:szCs w:val="20"/>
          <w:vertAlign w:val="subscript"/>
        </w:rPr>
      </w:pPr>
    </w:p>
    <w:p w14:paraId="742F2D50" w14:textId="557BEF01" w:rsidR="00C301E9" w:rsidRDefault="00C301E9" w:rsidP="00F224F5">
      <w:pPr>
        <w:ind w:right="270"/>
        <w:jc w:val="both"/>
        <w:rPr>
          <w:color w:val="11469B"/>
          <w:sz w:val="36"/>
          <w:szCs w:val="36"/>
        </w:rPr>
      </w:pPr>
    </w:p>
    <w:p w14:paraId="43EFC5F1" w14:textId="77777777" w:rsidR="002D2C1F" w:rsidRDefault="002D2C1F" w:rsidP="00F224F5">
      <w:pPr>
        <w:ind w:right="270"/>
        <w:jc w:val="both"/>
        <w:rPr>
          <w:color w:val="11469B"/>
          <w:sz w:val="36"/>
          <w:szCs w:val="36"/>
        </w:rPr>
      </w:pPr>
    </w:p>
    <w:p w14:paraId="608975BB" w14:textId="77777777" w:rsidR="002D2C1F" w:rsidRDefault="002D2C1F" w:rsidP="00F224F5">
      <w:pPr>
        <w:ind w:right="270"/>
        <w:jc w:val="both"/>
        <w:rPr>
          <w:color w:val="11469B"/>
          <w:sz w:val="36"/>
          <w:szCs w:val="36"/>
        </w:rPr>
      </w:pPr>
    </w:p>
    <w:p w14:paraId="14767635" w14:textId="77777777" w:rsidR="002D2C1F" w:rsidRDefault="002D2C1F" w:rsidP="00F224F5">
      <w:pPr>
        <w:ind w:right="270"/>
        <w:jc w:val="both"/>
        <w:rPr>
          <w:color w:val="11469B"/>
          <w:sz w:val="36"/>
          <w:szCs w:val="36"/>
        </w:rPr>
      </w:pPr>
    </w:p>
    <w:p w14:paraId="0E8CDCA6" w14:textId="6F8F3E0D" w:rsidR="003B0DA3" w:rsidRDefault="003B0DA3" w:rsidP="00F224F5">
      <w:pPr>
        <w:ind w:right="270"/>
        <w:jc w:val="both"/>
        <w:rPr>
          <w:color w:val="11469B"/>
          <w:sz w:val="36"/>
          <w:szCs w:val="36"/>
        </w:rPr>
      </w:pPr>
    </w:p>
    <w:p w14:paraId="654C684A" w14:textId="77777777" w:rsidR="003B0DA3" w:rsidRPr="00414BE7" w:rsidRDefault="003B0DA3" w:rsidP="00F224F5">
      <w:pPr>
        <w:ind w:right="270"/>
        <w:jc w:val="both"/>
        <w:rPr>
          <w:color w:val="11469B"/>
          <w:sz w:val="36"/>
          <w:szCs w:val="36"/>
        </w:rPr>
      </w:pPr>
    </w:p>
    <w:p w14:paraId="735373B1" w14:textId="77777777" w:rsidR="00C025B7" w:rsidRDefault="00C025B7" w:rsidP="00F224F5">
      <w:pPr>
        <w:pStyle w:val="TOC1"/>
        <w:tabs>
          <w:tab w:val="right" w:leader="dot" w:pos="8774"/>
        </w:tabs>
        <w:ind w:right="270"/>
        <w:jc w:val="both"/>
        <w:rPr>
          <w:b/>
          <w:color w:val="11469B"/>
          <w:sz w:val="36"/>
          <w:szCs w:val="36"/>
        </w:rPr>
      </w:pPr>
    </w:p>
    <w:p w14:paraId="63CC07B5" w14:textId="77777777" w:rsidR="00C025B7" w:rsidRDefault="00C025B7" w:rsidP="00F224F5">
      <w:pPr>
        <w:pStyle w:val="TOC1"/>
        <w:tabs>
          <w:tab w:val="right" w:leader="dot" w:pos="8774"/>
        </w:tabs>
        <w:ind w:right="270"/>
        <w:jc w:val="both"/>
        <w:rPr>
          <w:b/>
          <w:color w:val="11469B"/>
          <w:sz w:val="36"/>
          <w:szCs w:val="36"/>
        </w:rPr>
      </w:pPr>
    </w:p>
    <w:p w14:paraId="50EA3F56" w14:textId="49307A2E" w:rsidR="00371288" w:rsidRPr="00414BE7" w:rsidRDefault="00371288" w:rsidP="00F224F5">
      <w:pPr>
        <w:pStyle w:val="TOC1"/>
        <w:tabs>
          <w:tab w:val="right" w:leader="dot" w:pos="8774"/>
        </w:tabs>
        <w:ind w:right="270"/>
        <w:jc w:val="both"/>
        <w:rPr>
          <w:b/>
          <w:color w:val="11469B"/>
          <w:sz w:val="36"/>
          <w:szCs w:val="36"/>
        </w:rPr>
      </w:pPr>
      <w:r w:rsidRPr="00414BE7">
        <w:rPr>
          <w:b/>
          <w:color w:val="11469B"/>
          <w:sz w:val="36"/>
          <w:szCs w:val="36"/>
        </w:rPr>
        <w:lastRenderedPageBreak/>
        <w:t>Table of Contents</w:t>
      </w:r>
    </w:p>
    <w:p w14:paraId="6F9D49EC" w14:textId="77777777" w:rsidR="00C53E2D" w:rsidRDefault="00371288">
      <w:pPr>
        <w:pStyle w:val="TOC1"/>
        <w:tabs>
          <w:tab w:val="right" w:leader="dot" w:pos="9440"/>
        </w:tabs>
        <w:rPr>
          <w:ins w:id="0" w:author="Naveen Seth" w:date="2020-01-14T13:25:00Z"/>
          <w:noProof/>
          <w:sz w:val="22"/>
          <w:szCs w:val="22"/>
          <w:lang w:val="en-US"/>
        </w:rPr>
      </w:pPr>
      <w:r w:rsidRPr="00414BE7">
        <w:rPr>
          <w:color w:val="11469B"/>
          <w:sz w:val="22"/>
          <w:szCs w:val="22"/>
        </w:rPr>
        <w:fldChar w:fldCharType="begin"/>
      </w:r>
      <w:r w:rsidRPr="00414BE7">
        <w:rPr>
          <w:color w:val="11469B"/>
          <w:sz w:val="22"/>
          <w:szCs w:val="22"/>
        </w:rPr>
        <w:instrText xml:space="preserve"> TOC \o "1-3" \h \z \u </w:instrText>
      </w:r>
      <w:r w:rsidRPr="00414BE7">
        <w:rPr>
          <w:color w:val="11469B"/>
          <w:sz w:val="22"/>
          <w:szCs w:val="22"/>
        </w:rPr>
        <w:fldChar w:fldCharType="separate"/>
      </w:r>
      <w:ins w:id="1" w:author="Naveen Seth" w:date="2020-01-14T13:25:00Z">
        <w:r w:rsidR="00C53E2D" w:rsidRPr="00EB607A">
          <w:rPr>
            <w:rStyle w:val="Hyperlink"/>
            <w:noProof/>
          </w:rPr>
          <w:fldChar w:fldCharType="begin"/>
        </w:r>
        <w:r w:rsidR="00C53E2D" w:rsidRPr="00EB607A">
          <w:rPr>
            <w:rStyle w:val="Hyperlink"/>
            <w:noProof/>
          </w:rPr>
          <w:instrText xml:space="preserve"> </w:instrText>
        </w:r>
        <w:r w:rsidR="00C53E2D">
          <w:rPr>
            <w:noProof/>
          </w:rPr>
          <w:instrText>HYPERLINK \l "_Toc29900771"</w:instrText>
        </w:r>
        <w:r w:rsidR="00C53E2D" w:rsidRPr="00EB607A">
          <w:rPr>
            <w:rStyle w:val="Hyperlink"/>
            <w:noProof/>
          </w:rPr>
          <w:instrText xml:space="preserve"> </w:instrText>
        </w:r>
        <w:r w:rsidR="00C53E2D" w:rsidRPr="00EB607A">
          <w:rPr>
            <w:rStyle w:val="Hyperlink"/>
            <w:noProof/>
          </w:rPr>
        </w:r>
        <w:r w:rsidR="00C53E2D" w:rsidRPr="00EB607A">
          <w:rPr>
            <w:rStyle w:val="Hyperlink"/>
            <w:noProof/>
          </w:rPr>
          <w:fldChar w:fldCharType="separate"/>
        </w:r>
        <w:r w:rsidR="00C53E2D" w:rsidRPr="00EB607A">
          <w:rPr>
            <w:rStyle w:val="Hyperlink"/>
            <w:rFonts w:cstheme="majorHAnsi"/>
            <w:noProof/>
          </w:rPr>
          <w:t>Document Version History</w:t>
        </w:r>
        <w:r w:rsidR="00C53E2D">
          <w:rPr>
            <w:noProof/>
            <w:webHidden/>
          </w:rPr>
          <w:tab/>
        </w:r>
        <w:r w:rsidR="00C53E2D">
          <w:rPr>
            <w:noProof/>
            <w:webHidden/>
          </w:rPr>
          <w:fldChar w:fldCharType="begin"/>
        </w:r>
        <w:r w:rsidR="00C53E2D">
          <w:rPr>
            <w:noProof/>
            <w:webHidden/>
          </w:rPr>
          <w:instrText xml:space="preserve"> PAGEREF _Toc29900771 \h </w:instrText>
        </w:r>
        <w:r w:rsidR="00C53E2D">
          <w:rPr>
            <w:noProof/>
            <w:webHidden/>
          </w:rPr>
        </w:r>
      </w:ins>
      <w:r w:rsidR="00C53E2D">
        <w:rPr>
          <w:noProof/>
          <w:webHidden/>
        </w:rPr>
        <w:fldChar w:fldCharType="separate"/>
      </w:r>
      <w:ins w:id="2" w:author="Naveen Seth" w:date="2020-01-14T13:25:00Z">
        <w:r w:rsidR="00C53E2D">
          <w:rPr>
            <w:noProof/>
            <w:webHidden/>
          </w:rPr>
          <w:t>4</w:t>
        </w:r>
        <w:r w:rsidR="00C53E2D">
          <w:rPr>
            <w:noProof/>
            <w:webHidden/>
          </w:rPr>
          <w:fldChar w:fldCharType="end"/>
        </w:r>
        <w:r w:rsidR="00C53E2D" w:rsidRPr="00EB607A">
          <w:rPr>
            <w:rStyle w:val="Hyperlink"/>
            <w:noProof/>
          </w:rPr>
          <w:fldChar w:fldCharType="end"/>
        </w:r>
      </w:ins>
    </w:p>
    <w:p w14:paraId="0029DDC5" w14:textId="77777777" w:rsidR="00C53E2D" w:rsidRDefault="00C53E2D">
      <w:pPr>
        <w:pStyle w:val="TOC1"/>
        <w:tabs>
          <w:tab w:val="left" w:pos="660"/>
          <w:tab w:val="right" w:leader="dot" w:pos="9440"/>
        </w:tabs>
        <w:rPr>
          <w:ins w:id="3" w:author="Naveen Seth" w:date="2020-01-14T13:25:00Z"/>
          <w:noProof/>
          <w:sz w:val="22"/>
          <w:szCs w:val="22"/>
          <w:lang w:val="en-US"/>
        </w:rPr>
      </w:pPr>
      <w:ins w:id="4"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"_Toc29900772"</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noProof/>
          </w:rPr>
          <w:t>1.0</w:t>
        </w:r>
        <w:r>
          <w:rPr>
            <w:noProof/>
            <w:sz w:val="22"/>
            <w:szCs w:val="22"/>
            <w:lang w:val="en-US"/>
          </w:rPr>
          <w:tab/>
        </w:r>
        <w:r w:rsidRPr="00EB607A">
          <w:rPr>
            <w:rStyle w:val="Hyperlink"/>
            <w:noProof/>
          </w:rPr>
          <w:t>Purpose</w:t>
        </w:r>
        <w:r>
          <w:rPr>
            <w:noProof/>
            <w:webHidden/>
          </w:rPr>
          <w:tab/>
        </w:r>
        <w:r>
          <w:rPr>
            <w:noProof/>
            <w:webHidden/>
          </w:rPr>
          <w:fldChar w:fldCharType="begin"/>
        </w:r>
        <w:r>
          <w:rPr>
            <w:noProof/>
            <w:webHidden/>
          </w:rPr>
          <w:instrText xml:space="preserve"> PAGEREF _Toc29900772 \h </w:instrText>
        </w:r>
        <w:r>
          <w:rPr>
            <w:noProof/>
            <w:webHidden/>
          </w:rPr>
        </w:r>
      </w:ins>
      <w:r>
        <w:rPr>
          <w:noProof/>
          <w:webHidden/>
        </w:rPr>
        <w:fldChar w:fldCharType="separate"/>
      </w:r>
      <w:ins w:id="5" w:author="Naveen Seth" w:date="2020-01-14T13:25:00Z">
        <w:r>
          <w:rPr>
            <w:noProof/>
            <w:webHidden/>
          </w:rPr>
          <w:t>5</w:t>
        </w:r>
        <w:r>
          <w:rPr>
            <w:noProof/>
            <w:webHidden/>
          </w:rPr>
          <w:fldChar w:fldCharType="end"/>
        </w:r>
        <w:r w:rsidRPr="00EB607A">
          <w:rPr>
            <w:rStyle w:val="Hyperlink"/>
            <w:noProof/>
          </w:rPr>
          <w:fldChar w:fldCharType="end"/>
        </w:r>
      </w:ins>
    </w:p>
    <w:p w14:paraId="612D8BEE" w14:textId="77777777" w:rsidR="00C53E2D" w:rsidRDefault="00C53E2D">
      <w:pPr>
        <w:pStyle w:val="TOC1"/>
        <w:tabs>
          <w:tab w:val="left" w:pos="660"/>
          <w:tab w:val="right" w:leader="dot" w:pos="9440"/>
        </w:tabs>
        <w:rPr>
          <w:ins w:id="6" w:author="Naveen Seth" w:date="2020-01-14T13:25:00Z"/>
          <w:noProof/>
          <w:sz w:val="22"/>
          <w:szCs w:val="22"/>
          <w:lang w:val="en-US"/>
        </w:rPr>
      </w:pPr>
      <w:ins w:id="7"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"_Toc29900773"</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noProof/>
          </w:rPr>
          <w:t>2.0</w:t>
        </w:r>
        <w:r>
          <w:rPr>
            <w:noProof/>
            <w:sz w:val="22"/>
            <w:szCs w:val="22"/>
            <w:lang w:val="en-US"/>
          </w:rPr>
          <w:tab/>
        </w:r>
        <w:r w:rsidRPr="00EB607A">
          <w:rPr>
            <w:rStyle w:val="Hyperlink"/>
            <w:rFonts w:cstheme="majorHAnsi"/>
            <w:noProof/>
          </w:rPr>
          <w:t xml:space="preserve">Introduction </w:t>
        </w:r>
        <w:r w:rsidRPr="00EB607A">
          <w:rPr>
            <w:rStyle w:val="Hyperlink"/>
            <w:noProof/>
          </w:rPr>
          <w:t>to DQ Scoring Framework</w:t>
        </w:r>
        <w:r>
          <w:rPr>
            <w:noProof/>
            <w:webHidden/>
          </w:rPr>
          <w:tab/>
        </w:r>
        <w:r>
          <w:rPr>
            <w:noProof/>
            <w:webHidden/>
          </w:rPr>
          <w:fldChar w:fldCharType="begin"/>
        </w:r>
        <w:r>
          <w:rPr>
            <w:noProof/>
            <w:webHidden/>
          </w:rPr>
          <w:instrText xml:space="preserve"> PAGEREF _Toc29900773 \h </w:instrText>
        </w:r>
        <w:r>
          <w:rPr>
            <w:noProof/>
            <w:webHidden/>
          </w:rPr>
        </w:r>
      </w:ins>
      <w:r>
        <w:rPr>
          <w:noProof/>
          <w:webHidden/>
        </w:rPr>
        <w:fldChar w:fldCharType="separate"/>
      </w:r>
      <w:ins w:id="8" w:author="Naveen Seth" w:date="2020-01-14T13:25:00Z">
        <w:r>
          <w:rPr>
            <w:noProof/>
            <w:webHidden/>
          </w:rPr>
          <w:t>5</w:t>
        </w:r>
        <w:r>
          <w:rPr>
            <w:noProof/>
            <w:webHidden/>
          </w:rPr>
          <w:fldChar w:fldCharType="end"/>
        </w:r>
        <w:r w:rsidRPr="00EB607A">
          <w:rPr>
            <w:rStyle w:val="Hyperlink"/>
            <w:noProof/>
          </w:rPr>
          <w:fldChar w:fldCharType="end"/>
        </w:r>
      </w:ins>
    </w:p>
    <w:p w14:paraId="2B5E209A" w14:textId="77777777" w:rsidR="00C53E2D" w:rsidRDefault="00C53E2D">
      <w:pPr>
        <w:pStyle w:val="TOC1"/>
        <w:tabs>
          <w:tab w:val="left" w:pos="660"/>
          <w:tab w:val="right" w:leader="dot" w:pos="9440"/>
        </w:tabs>
        <w:rPr>
          <w:ins w:id="9" w:author="Naveen Seth" w:date="2020-01-14T13:25:00Z"/>
          <w:noProof/>
          <w:sz w:val="22"/>
          <w:szCs w:val="22"/>
          <w:lang w:val="en-US"/>
        </w:rPr>
      </w:pPr>
      <w:ins w:id="10"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"_Toc29900774"</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rFonts w:cstheme="majorHAnsi"/>
            <w:noProof/>
          </w:rPr>
          <w:t>3.0</w:t>
        </w:r>
        <w:r>
          <w:rPr>
            <w:noProof/>
            <w:sz w:val="22"/>
            <w:szCs w:val="22"/>
            <w:lang w:val="en-US"/>
          </w:rPr>
          <w:tab/>
        </w:r>
        <w:r w:rsidRPr="00EB607A">
          <w:rPr>
            <w:rStyle w:val="Hyperlink"/>
            <w:rFonts w:cstheme="majorHAnsi"/>
            <w:noProof/>
          </w:rPr>
          <w:t>Creating Business Asset Type</w:t>
        </w:r>
        <w:r>
          <w:rPr>
            <w:noProof/>
            <w:webHidden/>
          </w:rPr>
          <w:tab/>
        </w:r>
        <w:r>
          <w:rPr>
            <w:noProof/>
            <w:webHidden/>
          </w:rPr>
          <w:fldChar w:fldCharType="begin"/>
        </w:r>
        <w:r>
          <w:rPr>
            <w:noProof/>
            <w:webHidden/>
          </w:rPr>
          <w:instrText xml:space="preserve"> PAGEREF _Toc29900774 \h </w:instrText>
        </w:r>
        <w:r>
          <w:rPr>
            <w:noProof/>
            <w:webHidden/>
          </w:rPr>
        </w:r>
      </w:ins>
      <w:r>
        <w:rPr>
          <w:noProof/>
          <w:webHidden/>
        </w:rPr>
        <w:fldChar w:fldCharType="separate"/>
      </w:r>
      <w:ins w:id="11" w:author="Naveen Seth" w:date="2020-01-14T13:25:00Z">
        <w:r>
          <w:rPr>
            <w:noProof/>
            <w:webHidden/>
          </w:rPr>
          <w:t>7</w:t>
        </w:r>
        <w:r>
          <w:rPr>
            <w:noProof/>
            <w:webHidden/>
          </w:rPr>
          <w:fldChar w:fldCharType="end"/>
        </w:r>
        <w:r w:rsidRPr="00EB607A">
          <w:rPr>
            <w:rStyle w:val="Hyperlink"/>
            <w:noProof/>
          </w:rPr>
          <w:fldChar w:fldCharType="end"/>
        </w:r>
      </w:ins>
    </w:p>
    <w:p w14:paraId="55156E77" w14:textId="77777777" w:rsidR="00C53E2D" w:rsidRDefault="00C53E2D">
      <w:pPr>
        <w:pStyle w:val="TOC2"/>
        <w:tabs>
          <w:tab w:val="left" w:pos="880"/>
          <w:tab w:val="right" w:leader="dot" w:pos="9440"/>
        </w:tabs>
        <w:rPr>
          <w:ins w:id="12" w:author="Naveen Seth" w:date="2020-01-14T13:25:00Z"/>
          <w:noProof/>
          <w:sz w:val="22"/>
          <w:szCs w:val="22"/>
          <w:lang w:val="en-US"/>
        </w:rPr>
      </w:pPr>
      <w:ins w:id="13"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"_Toc29900775"</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b/>
            <w:noProof/>
          </w:rPr>
          <w:t>3.1</w:t>
        </w:r>
        <w:r>
          <w:rPr>
            <w:noProof/>
            <w:sz w:val="22"/>
            <w:szCs w:val="22"/>
            <w:lang w:val="en-US"/>
          </w:rPr>
          <w:tab/>
        </w:r>
        <w:r w:rsidRPr="00EB607A">
          <w:rPr>
            <w:rStyle w:val="Hyperlink"/>
            <w:noProof/>
          </w:rPr>
          <w:t>Data Sources</w:t>
        </w:r>
        <w:r>
          <w:rPr>
            <w:noProof/>
            <w:webHidden/>
          </w:rPr>
          <w:tab/>
        </w:r>
        <w:r>
          <w:rPr>
            <w:noProof/>
            <w:webHidden/>
          </w:rPr>
          <w:fldChar w:fldCharType="begin"/>
        </w:r>
        <w:r>
          <w:rPr>
            <w:noProof/>
            <w:webHidden/>
          </w:rPr>
          <w:instrText xml:space="preserve"> PAGEREF _Toc29900775 \h </w:instrText>
        </w:r>
        <w:r>
          <w:rPr>
            <w:noProof/>
            <w:webHidden/>
          </w:rPr>
        </w:r>
      </w:ins>
      <w:r>
        <w:rPr>
          <w:noProof/>
          <w:webHidden/>
        </w:rPr>
        <w:fldChar w:fldCharType="separate"/>
      </w:r>
      <w:ins w:id="14" w:author="Naveen Seth" w:date="2020-01-14T13:25:00Z">
        <w:r>
          <w:rPr>
            <w:noProof/>
            <w:webHidden/>
          </w:rPr>
          <w:t>7</w:t>
        </w:r>
        <w:r>
          <w:rPr>
            <w:noProof/>
            <w:webHidden/>
          </w:rPr>
          <w:fldChar w:fldCharType="end"/>
        </w:r>
        <w:r w:rsidRPr="00EB607A">
          <w:rPr>
            <w:rStyle w:val="Hyperlink"/>
            <w:noProof/>
          </w:rPr>
          <w:fldChar w:fldCharType="end"/>
        </w:r>
      </w:ins>
    </w:p>
    <w:p w14:paraId="323B9FC0" w14:textId="77777777" w:rsidR="00C53E2D" w:rsidRDefault="00C53E2D">
      <w:pPr>
        <w:pStyle w:val="TOC2"/>
        <w:tabs>
          <w:tab w:val="left" w:pos="880"/>
          <w:tab w:val="right" w:leader="dot" w:pos="9440"/>
        </w:tabs>
        <w:rPr>
          <w:ins w:id="15" w:author="Naveen Seth" w:date="2020-01-14T13:25:00Z"/>
          <w:noProof/>
          <w:sz w:val="22"/>
          <w:szCs w:val="22"/>
          <w:lang w:val="en-US"/>
        </w:rPr>
      </w:pPr>
      <w:ins w:id="16"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"_Toc29900776"</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b/>
            <w:noProof/>
          </w:rPr>
          <w:t>3.2</w:t>
        </w:r>
        <w:r>
          <w:rPr>
            <w:noProof/>
            <w:sz w:val="22"/>
            <w:szCs w:val="22"/>
            <w:lang w:val="en-US"/>
          </w:rPr>
          <w:tab/>
        </w:r>
        <w:r w:rsidRPr="00EB607A">
          <w:rPr>
            <w:rStyle w:val="Hyperlink"/>
            <w:noProof/>
          </w:rPr>
          <w:t>Source Attributes</w:t>
        </w:r>
        <w:r>
          <w:rPr>
            <w:noProof/>
            <w:webHidden/>
          </w:rPr>
          <w:tab/>
        </w:r>
        <w:r>
          <w:rPr>
            <w:noProof/>
            <w:webHidden/>
          </w:rPr>
          <w:fldChar w:fldCharType="begin"/>
        </w:r>
        <w:r>
          <w:rPr>
            <w:noProof/>
            <w:webHidden/>
          </w:rPr>
          <w:instrText xml:space="preserve"> PAGEREF _Toc29900776 \h </w:instrText>
        </w:r>
        <w:r>
          <w:rPr>
            <w:noProof/>
            <w:webHidden/>
          </w:rPr>
        </w:r>
      </w:ins>
      <w:r>
        <w:rPr>
          <w:noProof/>
          <w:webHidden/>
        </w:rPr>
        <w:fldChar w:fldCharType="separate"/>
      </w:r>
      <w:ins w:id="17" w:author="Naveen Seth" w:date="2020-01-14T13:25:00Z">
        <w:r>
          <w:rPr>
            <w:noProof/>
            <w:webHidden/>
          </w:rPr>
          <w:t>8</w:t>
        </w:r>
        <w:r>
          <w:rPr>
            <w:noProof/>
            <w:webHidden/>
          </w:rPr>
          <w:fldChar w:fldCharType="end"/>
        </w:r>
        <w:r w:rsidRPr="00EB607A">
          <w:rPr>
            <w:rStyle w:val="Hyperlink"/>
            <w:noProof/>
          </w:rPr>
          <w:fldChar w:fldCharType="end"/>
        </w:r>
      </w:ins>
    </w:p>
    <w:p w14:paraId="346C5E65" w14:textId="77777777" w:rsidR="00C53E2D" w:rsidRDefault="00C53E2D">
      <w:pPr>
        <w:pStyle w:val="TOC2"/>
        <w:tabs>
          <w:tab w:val="left" w:pos="880"/>
          <w:tab w:val="right" w:leader="dot" w:pos="9440"/>
        </w:tabs>
        <w:rPr>
          <w:ins w:id="18" w:author="Naveen Seth" w:date="2020-01-14T13:25:00Z"/>
          <w:noProof/>
          <w:sz w:val="22"/>
          <w:szCs w:val="22"/>
          <w:lang w:val="en-US"/>
        </w:rPr>
      </w:pPr>
      <w:ins w:id="19"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"_Toc29900777"</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b/>
            <w:noProof/>
          </w:rPr>
          <w:t>3.3</w:t>
        </w:r>
        <w:r>
          <w:rPr>
            <w:noProof/>
            <w:sz w:val="22"/>
            <w:szCs w:val="22"/>
            <w:lang w:val="en-US"/>
          </w:rPr>
          <w:tab/>
        </w:r>
        <w:r w:rsidRPr="00EB607A">
          <w:rPr>
            <w:rStyle w:val="Hyperlink"/>
            <w:noProof/>
          </w:rPr>
          <w:t>Business Terms</w:t>
        </w:r>
        <w:r>
          <w:rPr>
            <w:noProof/>
            <w:webHidden/>
          </w:rPr>
          <w:tab/>
        </w:r>
        <w:r>
          <w:rPr>
            <w:noProof/>
            <w:webHidden/>
          </w:rPr>
          <w:fldChar w:fldCharType="begin"/>
        </w:r>
        <w:r>
          <w:rPr>
            <w:noProof/>
            <w:webHidden/>
          </w:rPr>
          <w:instrText xml:space="preserve"> PAGEREF _Toc29900777 \h </w:instrText>
        </w:r>
        <w:r>
          <w:rPr>
            <w:noProof/>
            <w:webHidden/>
          </w:rPr>
        </w:r>
      </w:ins>
      <w:r>
        <w:rPr>
          <w:noProof/>
          <w:webHidden/>
        </w:rPr>
        <w:fldChar w:fldCharType="separate"/>
      </w:r>
      <w:ins w:id="20" w:author="Naveen Seth" w:date="2020-01-14T13:25:00Z">
        <w:r>
          <w:rPr>
            <w:noProof/>
            <w:webHidden/>
          </w:rPr>
          <w:t>9</w:t>
        </w:r>
        <w:r>
          <w:rPr>
            <w:noProof/>
            <w:webHidden/>
          </w:rPr>
          <w:fldChar w:fldCharType="end"/>
        </w:r>
        <w:r w:rsidRPr="00EB607A">
          <w:rPr>
            <w:rStyle w:val="Hyperlink"/>
            <w:noProof/>
          </w:rPr>
          <w:fldChar w:fldCharType="end"/>
        </w:r>
      </w:ins>
    </w:p>
    <w:p w14:paraId="3C6E13C5" w14:textId="77777777" w:rsidR="00C53E2D" w:rsidRDefault="00C53E2D">
      <w:pPr>
        <w:pStyle w:val="TOC1"/>
        <w:tabs>
          <w:tab w:val="left" w:pos="660"/>
          <w:tab w:val="right" w:leader="dot" w:pos="9440"/>
        </w:tabs>
        <w:rPr>
          <w:ins w:id="21" w:author="Naveen Seth" w:date="2020-01-14T13:25:00Z"/>
          <w:noProof/>
          <w:sz w:val="22"/>
          <w:szCs w:val="22"/>
          <w:lang w:val="en-US"/>
        </w:rPr>
      </w:pPr>
      <w:ins w:id="22"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"_Toc29900778"</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rFonts w:cstheme="majorHAnsi"/>
            <w:noProof/>
          </w:rPr>
          <w:t>4.0</w:t>
        </w:r>
        <w:r>
          <w:rPr>
            <w:noProof/>
            <w:sz w:val="22"/>
            <w:szCs w:val="22"/>
            <w:lang w:val="en-US"/>
          </w:rPr>
          <w:tab/>
        </w:r>
        <w:r w:rsidRPr="00EB607A">
          <w:rPr>
            <w:rStyle w:val="Hyperlink"/>
            <w:rFonts w:cstheme="majorHAnsi"/>
            <w:noProof/>
          </w:rPr>
          <w:t>Rules Configurations</w:t>
        </w:r>
        <w:r>
          <w:rPr>
            <w:noProof/>
            <w:webHidden/>
          </w:rPr>
          <w:tab/>
        </w:r>
        <w:r>
          <w:rPr>
            <w:noProof/>
            <w:webHidden/>
          </w:rPr>
          <w:fldChar w:fldCharType="begin"/>
        </w:r>
        <w:r>
          <w:rPr>
            <w:noProof/>
            <w:webHidden/>
          </w:rPr>
          <w:instrText xml:space="preserve"> PAGEREF _Toc29900778 \h </w:instrText>
        </w:r>
        <w:r>
          <w:rPr>
            <w:noProof/>
            <w:webHidden/>
          </w:rPr>
        </w:r>
      </w:ins>
      <w:r>
        <w:rPr>
          <w:noProof/>
          <w:webHidden/>
        </w:rPr>
        <w:fldChar w:fldCharType="separate"/>
      </w:r>
      <w:ins w:id="23" w:author="Naveen Seth" w:date="2020-01-14T13:25:00Z">
        <w:r>
          <w:rPr>
            <w:noProof/>
            <w:webHidden/>
          </w:rPr>
          <w:t>11</w:t>
        </w:r>
        <w:r>
          <w:rPr>
            <w:noProof/>
            <w:webHidden/>
          </w:rPr>
          <w:fldChar w:fldCharType="end"/>
        </w:r>
        <w:r w:rsidRPr="00EB607A">
          <w:rPr>
            <w:rStyle w:val="Hyperlink"/>
            <w:noProof/>
          </w:rPr>
          <w:fldChar w:fldCharType="end"/>
        </w:r>
      </w:ins>
    </w:p>
    <w:p w14:paraId="65F9468E" w14:textId="77777777" w:rsidR="00C53E2D" w:rsidRDefault="00C53E2D">
      <w:pPr>
        <w:pStyle w:val="TOC1"/>
        <w:tabs>
          <w:tab w:val="left" w:pos="660"/>
          <w:tab w:val="right" w:leader="dot" w:pos="9440"/>
        </w:tabs>
        <w:rPr>
          <w:ins w:id="24" w:author="Naveen Seth" w:date="2020-01-14T13:25:00Z"/>
          <w:noProof/>
          <w:sz w:val="22"/>
          <w:szCs w:val="22"/>
          <w:lang w:val="en-US"/>
        </w:rPr>
      </w:pPr>
      <w:ins w:id="25"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"_Toc29900779"</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rFonts w:cstheme="majorHAnsi"/>
            <w:noProof/>
          </w:rPr>
          <w:t>5.0</w:t>
        </w:r>
        <w:r>
          <w:rPr>
            <w:noProof/>
            <w:sz w:val="22"/>
            <w:szCs w:val="22"/>
            <w:lang w:val="en-US"/>
          </w:rPr>
          <w:tab/>
        </w:r>
        <w:r w:rsidRPr="00EB607A">
          <w:rPr>
            <w:rStyle w:val="Hyperlink"/>
            <w:rFonts w:cstheme="majorHAnsi"/>
            <w:noProof/>
          </w:rPr>
          <w:t>System Reference Lists</w:t>
        </w:r>
        <w:r>
          <w:rPr>
            <w:noProof/>
            <w:webHidden/>
          </w:rPr>
          <w:tab/>
        </w:r>
        <w:r>
          <w:rPr>
            <w:noProof/>
            <w:webHidden/>
          </w:rPr>
          <w:fldChar w:fldCharType="begin"/>
        </w:r>
        <w:r>
          <w:rPr>
            <w:noProof/>
            <w:webHidden/>
          </w:rPr>
          <w:instrText xml:space="preserve"> PAGEREF _Toc29900779 \h </w:instrText>
        </w:r>
        <w:r>
          <w:rPr>
            <w:noProof/>
            <w:webHidden/>
          </w:rPr>
        </w:r>
      </w:ins>
      <w:r>
        <w:rPr>
          <w:noProof/>
          <w:webHidden/>
        </w:rPr>
        <w:fldChar w:fldCharType="separate"/>
      </w:r>
      <w:ins w:id="26" w:author="Naveen Seth" w:date="2020-01-14T13:25:00Z">
        <w:r>
          <w:rPr>
            <w:noProof/>
            <w:webHidden/>
          </w:rPr>
          <w:t>23</w:t>
        </w:r>
        <w:r>
          <w:rPr>
            <w:noProof/>
            <w:webHidden/>
          </w:rPr>
          <w:fldChar w:fldCharType="end"/>
        </w:r>
        <w:r w:rsidRPr="00EB607A">
          <w:rPr>
            <w:rStyle w:val="Hyperlink"/>
            <w:noProof/>
          </w:rPr>
          <w:fldChar w:fldCharType="end"/>
        </w:r>
      </w:ins>
    </w:p>
    <w:p w14:paraId="27149532" w14:textId="77777777" w:rsidR="00C53E2D" w:rsidRDefault="00C53E2D">
      <w:pPr>
        <w:pStyle w:val="TOC2"/>
        <w:tabs>
          <w:tab w:val="left" w:pos="880"/>
          <w:tab w:val="right" w:leader="dot" w:pos="9440"/>
        </w:tabs>
        <w:rPr>
          <w:ins w:id="27" w:author="Naveen Seth" w:date="2020-01-14T13:25:00Z"/>
          <w:noProof/>
          <w:sz w:val="22"/>
          <w:szCs w:val="22"/>
          <w:lang w:val="en-US"/>
        </w:rPr>
      </w:pPr>
      <w:ins w:id="28"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"_Toc29900780"</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rFonts w:cstheme="majorHAnsi"/>
            <w:noProof/>
          </w:rPr>
          <w:t>5.1</w:t>
        </w:r>
        <w:r>
          <w:rPr>
            <w:noProof/>
            <w:sz w:val="22"/>
            <w:szCs w:val="22"/>
            <w:lang w:val="en-US"/>
          </w:rPr>
          <w:tab/>
        </w:r>
        <w:r w:rsidRPr="00EB607A">
          <w:rPr>
            <w:rStyle w:val="Hyperlink"/>
            <w:rFonts w:cstheme="majorHAnsi"/>
            <w:noProof/>
          </w:rPr>
          <w:t>IGX Data Element Group</w:t>
        </w:r>
        <w:r>
          <w:rPr>
            <w:noProof/>
            <w:webHidden/>
          </w:rPr>
          <w:tab/>
        </w:r>
        <w:r>
          <w:rPr>
            <w:noProof/>
            <w:webHidden/>
          </w:rPr>
          <w:fldChar w:fldCharType="begin"/>
        </w:r>
        <w:r>
          <w:rPr>
            <w:noProof/>
            <w:webHidden/>
          </w:rPr>
          <w:instrText xml:space="preserve"> PAGEREF _Toc29900780 \h </w:instrText>
        </w:r>
        <w:r>
          <w:rPr>
            <w:noProof/>
            <w:webHidden/>
          </w:rPr>
        </w:r>
      </w:ins>
      <w:r>
        <w:rPr>
          <w:noProof/>
          <w:webHidden/>
        </w:rPr>
        <w:fldChar w:fldCharType="separate"/>
      </w:r>
      <w:ins w:id="29" w:author="Naveen Seth" w:date="2020-01-14T13:25:00Z">
        <w:r>
          <w:rPr>
            <w:noProof/>
            <w:webHidden/>
          </w:rPr>
          <w:t>23</w:t>
        </w:r>
        <w:r>
          <w:rPr>
            <w:noProof/>
            <w:webHidden/>
          </w:rPr>
          <w:fldChar w:fldCharType="end"/>
        </w:r>
        <w:r w:rsidRPr="00EB607A">
          <w:rPr>
            <w:rStyle w:val="Hyperlink"/>
            <w:noProof/>
          </w:rPr>
          <w:fldChar w:fldCharType="end"/>
        </w:r>
      </w:ins>
    </w:p>
    <w:p w14:paraId="5BAC704F" w14:textId="77777777" w:rsidR="00C53E2D" w:rsidRDefault="00C53E2D">
      <w:pPr>
        <w:pStyle w:val="TOC2"/>
        <w:tabs>
          <w:tab w:val="left" w:pos="880"/>
          <w:tab w:val="right" w:leader="dot" w:pos="9440"/>
        </w:tabs>
        <w:rPr>
          <w:ins w:id="30" w:author="Naveen Seth" w:date="2020-01-14T13:25:00Z"/>
          <w:noProof/>
          <w:sz w:val="22"/>
          <w:szCs w:val="22"/>
          <w:lang w:val="en-US"/>
        </w:rPr>
      </w:pPr>
      <w:ins w:id="31"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"_Toc29900781"</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rFonts w:cstheme="majorHAnsi"/>
            <w:noProof/>
          </w:rPr>
          <w:t>5.2</w:t>
        </w:r>
        <w:r>
          <w:rPr>
            <w:noProof/>
            <w:sz w:val="22"/>
            <w:szCs w:val="22"/>
            <w:lang w:val="en-US"/>
          </w:rPr>
          <w:tab/>
        </w:r>
        <w:r w:rsidRPr="00EB607A">
          <w:rPr>
            <w:rStyle w:val="Hyperlink"/>
            <w:rFonts w:cstheme="majorHAnsi"/>
            <w:noProof/>
          </w:rPr>
          <w:t>IGX Scoring Config</w:t>
        </w:r>
        <w:r>
          <w:rPr>
            <w:noProof/>
            <w:webHidden/>
          </w:rPr>
          <w:tab/>
        </w:r>
        <w:r>
          <w:rPr>
            <w:noProof/>
            <w:webHidden/>
          </w:rPr>
          <w:fldChar w:fldCharType="begin"/>
        </w:r>
        <w:r>
          <w:rPr>
            <w:noProof/>
            <w:webHidden/>
          </w:rPr>
          <w:instrText xml:space="preserve"> PAGEREF _Toc29900781 \h </w:instrText>
        </w:r>
        <w:r>
          <w:rPr>
            <w:noProof/>
            <w:webHidden/>
          </w:rPr>
        </w:r>
      </w:ins>
      <w:r>
        <w:rPr>
          <w:noProof/>
          <w:webHidden/>
        </w:rPr>
        <w:fldChar w:fldCharType="separate"/>
      </w:r>
      <w:ins w:id="32" w:author="Naveen Seth" w:date="2020-01-14T13:25:00Z">
        <w:r>
          <w:rPr>
            <w:noProof/>
            <w:webHidden/>
          </w:rPr>
          <w:t>24</w:t>
        </w:r>
        <w:r>
          <w:rPr>
            <w:noProof/>
            <w:webHidden/>
          </w:rPr>
          <w:fldChar w:fldCharType="end"/>
        </w:r>
        <w:r w:rsidRPr="00EB607A">
          <w:rPr>
            <w:rStyle w:val="Hyperlink"/>
            <w:noProof/>
          </w:rPr>
          <w:fldChar w:fldCharType="end"/>
        </w:r>
      </w:ins>
    </w:p>
    <w:p w14:paraId="015D7C0B" w14:textId="77777777" w:rsidR="00C53E2D" w:rsidRDefault="00C53E2D">
      <w:pPr>
        <w:pStyle w:val="TOC2"/>
        <w:tabs>
          <w:tab w:val="left" w:pos="880"/>
          <w:tab w:val="right" w:leader="dot" w:pos="9440"/>
        </w:tabs>
        <w:rPr>
          <w:ins w:id="33" w:author="Naveen Seth" w:date="2020-01-14T13:25:00Z"/>
          <w:noProof/>
          <w:sz w:val="22"/>
          <w:szCs w:val="22"/>
          <w:lang w:val="en-US"/>
        </w:rPr>
      </w:pPr>
      <w:ins w:id="34"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"_Toc29900782"</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rFonts w:cstheme="majorHAnsi"/>
            <w:noProof/>
          </w:rPr>
          <w:t>5.3</w:t>
        </w:r>
        <w:r>
          <w:rPr>
            <w:noProof/>
            <w:sz w:val="22"/>
            <w:szCs w:val="22"/>
            <w:lang w:val="en-US"/>
          </w:rPr>
          <w:tab/>
        </w:r>
        <w:r w:rsidRPr="00EB607A">
          <w:rPr>
            <w:rStyle w:val="Hyperlink"/>
            <w:rFonts w:cstheme="majorHAnsi"/>
            <w:noProof/>
          </w:rPr>
          <w:t>IGX Rule Operator List</w:t>
        </w:r>
        <w:r>
          <w:rPr>
            <w:noProof/>
            <w:webHidden/>
          </w:rPr>
          <w:tab/>
        </w:r>
        <w:r>
          <w:rPr>
            <w:noProof/>
            <w:webHidden/>
          </w:rPr>
          <w:fldChar w:fldCharType="begin"/>
        </w:r>
        <w:r>
          <w:rPr>
            <w:noProof/>
            <w:webHidden/>
          </w:rPr>
          <w:instrText xml:space="preserve"> PAGEREF _Toc29900782 \h </w:instrText>
        </w:r>
        <w:r>
          <w:rPr>
            <w:noProof/>
            <w:webHidden/>
          </w:rPr>
        </w:r>
      </w:ins>
      <w:r>
        <w:rPr>
          <w:noProof/>
          <w:webHidden/>
        </w:rPr>
        <w:fldChar w:fldCharType="separate"/>
      </w:r>
      <w:ins w:id="35" w:author="Naveen Seth" w:date="2020-01-14T13:25:00Z">
        <w:r>
          <w:rPr>
            <w:noProof/>
            <w:webHidden/>
          </w:rPr>
          <w:t>25</w:t>
        </w:r>
        <w:r>
          <w:rPr>
            <w:noProof/>
            <w:webHidden/>
          </w:rPr>
          <w:fldChar w:fldCharType="end"/>
        </w:r>
        <w:r w:rsidRPr="00EB607A">
          <w:rPr>
            <w:rStyle w:val="Hyperlink"/>
            <w:noProof/>
          </w:rPr>
          <w:fldChar w:fldCharType="end"/>
        </w:r>
      </w:ins>
    </w:p>
    <w:p w14:paraId="7A6C5057" w14:textId="77777777" w:rsidR="00C53E2D" w:rsidRDefault="00C53E2D">
      <w:pPr>
        <w:pStyle w:val="TOC2"/>
        <w:tabs>
          <w:tab w:val="left" w:pos="880"/>
          <w:tab w:val="right" w:leader="dot" w:pos="9440"/>
        </w:tabs>
        <w:rPr>
          <w:ins w:id="36" w:author="Naveen Seth" w:date="2020-01-14T13:25:00Z"/>
          <w:noProof/>
          <w:sz w:val="22"/>
          <w:szCs w:val="22"/>
          <w:lang w:val="en-US"/>
        </w:rPr>
      </w:pPr>
      <w:ins w:id="37"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"_Toc29900783"</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rFonts w:cstheme="majorHAnsi"/>
            <w:noProof/>
          </w:rPr>
          <w:t>5.4</w:t>
        </w:r>
        <w:r>
          <w:rPr>
            <w:noProof/>
            <w:sz w:val="22"/>
            <w:szCs w:val="22"/>
            <w:lang w:val="en-US"/>
          </w:rPr>
          <w:tab/>
        </w:r>
        <w:r w:rsidRPr="00EB607A">
          <w:rPr>
            <w:rStyle w:val="Hyperlink"/>
            <w:rFonts w:cstheme="majorHAnsi"/>
            <w:noProof/>
          </w:rPr>
          <w:t>IGX Comparison Rule Operator List</w:t>
        </w:r>
        <w:r>
          <w:rPr>
            <w:noProof/>
            <w:webHidden/>
          </w:rPr>
          <w:tab/>
        </w:r>
        <w:r>
          <w:rPr>
            <w:noProof/>
            <w:webHidden/>
          </w:rPr>
          <w:fldChar w:fldCharType="begin"/>
        </w:r>
        <w:r>
          <w:rPr>
            <w:noProof/>
            <w:webHidden/>
          </w:rPr>
          <w:instrText xml:space="preserve"> PAGEREF _Toc29900783 \h </w:instrText>
        </w:r>
        <w:r>
          <w:rPr>
            <w:noProof/>
            <w:webHidden/>
          </w:rPr>
        </w:r>
      </w:ins>
      <w:r>
        <w:rPr>
          <w:noProof/>
          <w:webHidden/>
        </w:rPr>
        <w:fldChar w:fldCharType="separate"/>
      </w:r>
      <w:ins w:id="38" w:author="Naveen Seth" w:date="2020-01-14T13:25:00Z">
        <w:r>
          <w:rPr>
            <w:noProof/>
            <w:webHidden/>
          </w:rPr>
          <w:t>27</w:t>
        </w:r>
        <w:r>
          <w:rPr>
            <w:noProof/>
            <w:webHidden/>
          </w:rPr>
          <w:fldChar w:fldCharType="end"/>
        </w:r>
        <w:r w:rsidRPr="00EB607A">
          <w:rPr>
            <w:rStyle w:val="Hyperlink"/>
            <w:noProof/>
          </w:rPr>
          <w:fldChar w:fldCharType="end"/>
        </w:r>
      </w:ins>
    </w:p>
    <w:p w14:paraId="2853091A" w14:textId="77777777" w:rsidR="00C53E2D" w:rsidRDefault="00C53E2D">
      <w:pPr>
        <w:pStyle w:val="TOC2"/>
        <w:tabs>
          <w:tab w:val="left" w:pos="880"/>
          <w:tab w:val="right" w:leader="dot" w:pos="9440"/>
        </w:tabs>
        <w:rPr>
          <w:ins w:id="39" w:author="Naveen Seth" w:date="2020-01-14T13:25:00Z"/>
          <w:noProof/>
          <w:sz w:val="22"/>
          <w:szCs w:val="22"/>
          <w:lang w:val="en-US"/>
        </w:rPr>
      </w:pPr>
      <w:ins w:id="40"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"_Toc29900788"</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rFonts w:cstheme="majorHAnsi"/>
            <w:noProof/>
          </w:rPr>
          <w:t>5.5</w:t>
        </w:r>
        <w:r>
          <w:rPr>
            <w:noProof/>
            <w:sz w:val="22"/>
            <w:szCs w:val="22"/>
            <w:lang w:val="en-US"/>
          </w:rPr>
          <w:tab/>
        </w:r>
        <w:r w:rsidRPr="00EB607A">
          <w:rPr>
            <w:rStyle w:val="Hyperlink"/>
            <w:rFonts w:cstheme="majorHAnsi"/>
            <w:noProof/>
          </w:rPr>
          <w:t>IGX Pass Skip List</w:t>
        </w:r>
        <w:r>
          <w:rPr>
            <w:noProof/>
            <w:webHidden/>
          </w:rPr>
          <w:tab/>
        </w:r>
        <w:r>
          <w:rPr>
            <w:noProof/>
            <w:webHidden/>
          </w:rPr>
          <w:fldChar w:fldCharType="begin"/>
        </w:r>
        <w:r>
          <w:rPr>
            <w:noProof/>
            <w:webHidden/>
          </w:rPr>
          <w:instrText xml:space="preserve"> PAGEREF _Toc29900788 \h </w:instrText>
        </w:r>
        <w:r>
          <w:rPr>
            <w:noProof/>
            <w:webHidden/>
          </w:rPr>
        </w:r>
      </w:ins>
      <w:r>
        <w:rPr>
          <w:noProof/>
          <w:webHidden/>
        </w:rPr>
        <w:fldChar w:fldCharType="separate"/>
      </w:r>
      <w:ins w:id="41" w:author="Naveen Seth" w:date="2020-01-14T13:25:00Z">
        <w:r>
          <w:rPr>
            <w:noProof/>
            <w:webHidden/>
          </w:rPr>
          <w:t>28</w:t>
        </w:r>
        <w:r>
          <w:rPr>
            <w:noProof/>
            <w:webHidden/>
          </w:rPr>
          <w:fldChar w:fldCharType="end"/>
        </w:r>
        <w:r w:rsidRPr="00EB607A">
          <w:rPr>
            <w:rStyle w:val="Hyperlink"/>
            <w:noProof/>
          </w:rPr>
          <w:fldChar w:fldCharType="end"/>
        </w:r>
      </w:ins>
    </w:p>
    <w:p w14:paraId="1490F441" w14:textId="77777777" w:rsidR="00C53E2D" w:rsidRDefault="00C53E2D">
      <w:pPr>
        <w:pStyle w:val="TOC2"/>
        <w:tabs>
          <w:tab w:val="left" w:pos="880"/>
          <w:tab w:val="right" w:leader="dot" w:pos="9440"/>
        </w:tabs>
        <w:rPr>
          <w:ins w:id="42" w:author="Naveen Seth" w:date="2020-01-14T13:25:00Z"/>
          <w:noProof/>
          <w:sz w:val="22"/>
          <w:szCs w:val="22"/>
          <w:lang w:val="en-US"/>
        </w:rPr>
      </w:pPr>
      <w:ins w:id="43"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"_Toc29900789"</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rFonts w:cstheme="majorHAnsi"/>
            <w:noProof/>
          </w:rPr>
          <w:t>5.6</w:t>
        </w:r>
        <w:r>
          <w:rPr>
            <w:noProof/>
            <w:sz w:val="22"/>
            <w:szCs w:val="22"/>
            <w:lang w:val="en-US"/>
          </w:rPr>
          <w:tab/>
        </w:r>
        <w:r w:rsidRPr="00EB607A">
          <w:rPr>
            <w:rStyle w:val="Hyperlink"/>
            <w:rFonts w:cstheme="majorHAnsi"/>
            <w:noProof/>
          </w:rPr>
          <w:t>Regex Rule List</w:t>
        </w:r>
        <w:r>
          <w:rPr>
            <w:noProof/>
            <w:webHidden/>
          </w:rPr>
          <w:tab/>
        </w:r>
        <w:r>
          <w:rPr>
            <w:noProof/>
            <w:webHidden/>
          </w:rPr>
          <w:fldChar w:fldCharType="begin"/>
        </w:r>
        <w:r>
          <w:rPr>
            <w:noProof/>
            <w:webHidden/>
          </w:rPr>
          <w:instrText xml:space="preserve"> PAGEREF _Toc29900789 \h </w:instrText>
        </w:r>
        <w:r>
          <w:rPr>
            <w:noProof/>
            <w:webHidden/>
          </w:rPr>
        </w:r>
      </w:ins>
      <w:r>
        <w:rPr>
          <w:noProof/>
          <w:webHidden/>
        </w:rPr>
        <w:fldChar w:fldCharType="separate"/>
      </w:r>
      <w:ins w:id="44" w:author="Naveen Seth" w:date="2020-01-14T13:25:00Z">
        <w:r>
          <w:rPr>
            <w:noProof/>
            <w:webHidden/>
          </w:rPr>
          <w:t>29</w:t>
        </w:r>
        <w:r>
          <w:rPr>
            <w:noProof/>
            <w:webHidden/>
          </w:rPr>
          <w:fldChar w:fldCharType="end"/>
        </w:r>
        <w:r w:rsidRPr="00EB607A">
          <w:rPr>
            <w:rStyle w:val="Hyperlink"/>
            <w:noProof/>
          </w:rPr>
          <w:fldChar w:fldCharType="end"/>
        </w:r>
      </w:ins>
    </w:p>
    <w:p w14:paraId="17F711DF" w14:textId="77777777" w:rsidR="00C53E2D" w:rsidRDefault="00C53E2D">
      <w:pPr>
        <w:pStyle w:val="TOC2"/>
        <w:tabs>
          <w:tab w:val="left" w:pos="880"/>
          <w:tab w:val="right" w:leader="dot" w:pos="9440"/>
        </w:tabs>
        <w:rPr>
          <w:ins w:id="45" w:author="Naveen Seth" w:date="2020-01-14T13:25:00Z"/>
          <w:noProof/>
          <w:sz w:val="22"/>
          <w:szCs w:val="22"/>
          <w:lang w:val="en-US"/>
        </w:rPr>
      </w:pPr>
      <w:ins w:id="46"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"_Toc29900790"</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rFonts w:cstheme="majorHAnsi"/>
            <w:noProof/>
          </w:rPr>
          <w:t>5.7</w:t>
        </w:r>
        <w:r>
          <w:rPr>
            <w:noProof/>
            <w:sz w:val="22"/>
            <w:szCs w:val="22"/>
            <w:lang w:val="en-US"/>
          </w:rPr>
          <w:tab/>
        </w:r>
        <w:r w:rsidRPr="00EB607A">
          <w:rPr>
            <w:rStyle w:val="Hyperlink"/>
            <w:rFonts w:cstheme="majorHAnsi"/>
            <w:noProof/>
          </w:rPr>
          <w:t>IGX SR Thresholds</w:t>
        </w:r>
        <w:r>
          <w:rPr>
            <w:noProof/>
            <w:webHidden/>
          </w:rPr>
          <w:tab/>
        </w:r>
        <w:r>
          <w:rPr>
            <w:noProof/>
            <w:webHidden/>
          </w:rPr>
          <w:fldChar w:fldCharType="begin"/>
        </w:r>
        <w:r>
          <w:rPr>
            <w:noProof/>
            <w:webHidden/>
          </w:rPr>
          <w:instrText xml:space="preserve"> PAGEREF _Toc29900790 \h </w:instrText>
        </w:r>
        <w:r>
          <w:rPr>
            <w:noProof/>
            <w:webHidden/>
          </w:rPr>
        </w:r>
      </w:ins>
      <w:r>
        <w:rPr>
          <w:noProof/>
          <w:webHidden/>
        </w:rPr>
        <w:fldChar w:fldCharType="separate"/>
      </w:r>
      <w:ins w:id="47" w:author="Naveen Seth" w:date="2020-01-14T13:25:00Z">
        <w:r>
          <w:rPr>
            <w:noProof/>
            <w:webHidden/>
          </w:rPr>
          <w:t>29</w:t>
        </w:r>
        <w:r>
          <w:rPr>
            <w:noProof/>
            <w:webHidden/>
          </w:rPr>
          <w:fldChar w:fldCharType="end"/>
        </w:r>
        <w:r w:rsidRPr="00EB607A">
          <w:rPr>
            <w:rStyle w:val="Hyperlink"/>
            <w:noProof/>
          </w:rPr>
          <w:fldChar w:fldCharType="end"/>
        </w:r>
      </w:ins>
    </w:p>
    <w:p w14:paraId="7C754A96" w14:textId="77777777" w:rsidR="00C53E2D" w:rsidRDefault="00C53E2D">
      <w:pPr>
        <w:pStyle w:val="TOC2"/>
        <w:tabs>
          <w:tab w:val="left" w:pos="880"/>
          <w:tab w:val="right" w:leader="dot" w:pos="9440"/>
        </w:tabs>
        <w:rPr>
          <w:ins w:id="48" w:author="Naveen Seth" w:date="2020-01-14T13:25:00Z"/>
          <w:noProof/>
          <w:sz w:val="22"/>
          <w:szCs w:val="22"/>
          <w:lang w:val="en-US"/>
        </w:rPr>
      </w:pPr>
      <w:ins w:id="49"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"_Toc29900791"</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rFonts w:cstheme="majorHAnsi"/>
            <w:noProof/>
          </w:rPr>
          <w:t>5.8</w:t>
        </w:r>
        <w:r>
          <w:rPr>
            <w:noProof/>
            <w:sz w:val="22"/>
            <w:szCs w:val="22"/>
            <w:lang w:val="en-US"/>
          </w:rPr>
          <w:tab/>
        </w:r>
        <w:r w:rsidRPr="00EB607A">
          <w:rPr>
            <w:rStyle w:val="Hyperlink"/>
            <w:rFonts w:cstheme="majorHAnsi"/>
            <w:noProof/>
          </w:rPr>
          <w:t>IGX_Semantic_List</w:t>
        </w:r>
        <w:r>
          <w:rPr>
            <w:noProof/>
            <w:webHidden/>
          </w:rPr>
          <w:tab/>
        </w:r>
        <w:r>
          <w:rPr>
            <w:noProof/>
            <w:webHidden/>
          </w:rPr>
          <w:fldChar w:fldCharType="begin"/>
        </w:r>
        <w:r>
          <w:rPr>
            <w:noProof/>
            <w:webHidden/>
          </w:rPr>
          <w:instrText xml:space="preserve"> PAGEREF _Toc29900791 \h </w:instrText>
        </w:r>
        <w:r>
          <w:rPr>
            <w:noProof/>
            <w:webHidden/>
          </w:rPr>
        </w:r>
      </w:ins>
      <w:r>
        <w:rPr>
          <w:noProof/>
          <w:webHidden/>
        </w:rPr>
        <w:fldChar w:fldCharType="separate"/>
      </w:r>
      <w:ins w:id="50" w:author="Naveen Seth" w:date="2020-01-14T13:25:00Z">
        <w:r>
          <w:rPr>
            <w:noProof/>
            <w:webHidden/>
          </w:rPr>
          <w:t>31</w:t>
        </w:r>
        <w:r>
          <w:rPr>
            <w:noProof/>
            <w:webHidden/>
          </w:rPr>
          <w:fldChar w:fldCharType="end"/>
        </w:r>
        <w:r w:rsidRPr="00EB607A">
          <w:rPr>
            <w:rStyle w:val="Hyperlink"/>
            <w:noProof/>
          </w:rPr>
          <w:fldChar w:fldCharType="end"/>
        </w:r>
      </w:ins>
    </w:p>
    <w:p w14:paraId="3ABB4DA2" w14:textId="77777777" w:rsidR="00C53E2D" w:rsidRDefault="00C53E2D">
      <w:pPr>
        <w:pStyle w:val="TOC2"/>
        <w:tabs>
          <w:tab w:val="left" w:pos="880"/>
          <w:tab w:val="right" w:leader="dot" w:pos="9440"/>
        </w:tabs>
        <w:rPr>
          <w:ins w:id="51" w:author="Naveen Seth" w:date="2020-01-14T13:25:00Z"/>
          <w:noProof/>
          <w:sz w:val="22"/>
          <w:szCs w:val="22"/>
          <w:lang w:val="en-US"/>
        </w:rPr>
      </w:pPr>
      <w:ins w:id="52"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"_Toc29900792"</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rFonts w:cstheme="majorHAnsi"/>
            <w:noProof/>
          </w:rPr>
          <w:t>5.9</w:t>
        </w:r>
        <w:r>
          <w:rPr>
            <w:noProof/>
            <w:sz w:val="22"/>
            <w:szCs w:val="22"/>
            <w:lang w:val="en-US"/>
          </w:rPr>
          <w:tab/>
        </w:r>
        <w:r w:rsidRPr="00EB607A">
          <w:rPr>
            <w:rStyle w:val="Hyperlink"/>
            <w:rFonts w:cstheme="majorHAnsi"/>
            <w:noProof/>
          </w:rPr>
          <w:t>IGX Data Entity Config</w:t>
        </w:r>
        <w:r>
          <w:rPr>
            <w:noProof/>
            <w:webHidden/>
          </w:rPr>
          <w:tab/>
        </w:r>
        <w:r>
          <w:rPr>
            <w:noProof/>
            <w:webHidden/>
          </w:rPr>
          <w:fldChar w:fldCharType="begin"/>
        </w:r>
        <w:r>
          <w:rPr>
            <w:noProof/>
            <w:webHidden/>
          </w:rPr>
          <w:instrText xml:space="preserve"> PAGEREF _Toc29900792 \h </w:instrText>
        </w:r>
        <w:r>
          <w:rPr>
            <w:noProof/>
            <w:webHidden/>
          </w:rPr>
        </w:r>
      </w:ins>
      <w:r>
        <w:rPr>
          <w:noProof/>
          <w:webHidden/>
        </w:rPr>
        <w:fldChar w:fldCharType="separate"/>
      </w:r>
      <w:ins w:id="53" w:author="Naveen Seth" w:date="2020-01-14T13:25:00Z">
        <w:r>
          <w:rPr>
            <w:noProof/>
            <w:webHidden/>
          </w:rPr>
          <w:t>31</w:t>
        </w:r>
        <w:r>
          <w:rPr>
            <w:noProof/>
            <w:webHidden/>
          </w:rPr>
          <w:fldChar w:fldCharType="end"/>
        </w:r>
        <w:r w:rsidRPr="00EB607A">
          <w:rPr>
            <w:rStyle w:val="Hyperlink"/>
            <w:noProof/>
          </w:rPr>
          <w:fldChar w:fldCharType="end"/>
        </w:r>
      </w:ins>
    </w:p>
    <w:p w14:paraId="3E9E247B" w14:textId="77777777" w:rsidR="00C53E2D" w:rsidRDefault="00C53E2D">
      <w:pPr>
        <w:pStyle w:val="TOC1"/>
        <w:tabs>
          <w:tab w:val="left" w:pos="660"/>
          <w:tab w:val="right" w:leader="dot" w:pos="9440"/>
        </w:tabs>
        <w:rPr>
          <w:ins w:id="54" w:author="Naveen Seth" w:date="2020-01-14T13:25:00Z"/>
          <w:noProof/>
          <w:sz w:val="22"/>
          <w:szCs w:val="22"/>
          <w:lang w:val="en-US"/>
        </w:rPr>
      </w:pPr>
      <w:ins w:id="55"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"_Toc29900793"</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rFonts w:cstheme="majorHAnsi"/>
            <w:noProof/>
          </w:rPr>
          <w:t>6.0</w:t>
        </w:r>
        <w:r>
          <w:rPr>
            <w:noProof/>
            <w:sz w:val="22"/>
            <w:szCs w:val="22"/>
            <w:lang w:val="en-US"/>
          </w:rPr>
          <w:tab/>
        </w:r>
        <w:r w:rsidRPr="00EB607A">
          <w:rPr>
            <w:rStyle w:val="Hyperlink"/>
            <w:rFonts w:cstheme="majorHAnsi"/>
            <w:noProof/>
          </w:rPr>
          <w:t>Creating Relations</w:t>
        </w:r>
        <w:r>
          <w:rPr>
            <w:noProof/>
            <w:webHidden/>
          </w:rPr>
          <w:tab/>
        </w:r>
        <w:r>
          <w:rPr>
            <w:noProof/>
            <w:webHidden/>
          </w:rPr>
          <w:fldChar w:fldCharType="begin"/>
        </w:r>
        <w:r>
          <w:rPr>
            <w:noProof/>
            <w:webHidden/>
          </w:rPr>
          <w:instrText xml:space="preserve"> PAGEREF _Toc29900793 \h </w:instrText>
        </w:r>
        <w:r>
          <w:rPr>
            <w:noProof/>
            <w:webHidden/>
          </w:rPr>
        </w:r>
      </w:ins>
      <w:r>
        <w:rPr>
          <w:noProof/>
          <w:webHidden/>
        </w:rPr>
        <w:fldChar w:fldCharType="separate"/>
      </w:r>
      <w:ins w:id="56" w:author="Naveen Seth" w:date="2020-01-14T13:25:00Z">
        <w:r>
          <w:rPr>
            <w:noProof/>
            <w:webHidden/>
          </w:rPr>
          <w:t>32</w:t>
        </w:r>
        <w:r>
          <w:rPr>
            <w:noProof/>
            <w:webHidden/>
          </w:rPr>
          <w:fldChar w:fldCharType="end"/>
        </w:r>
        <w:r w:rsidRPr="00EB607A">
          <w:rPr>
            <w:rStyle w:val="Hyperlink"/>
            <w:noProof/>
          </w:rPr>
          <w:fldChar w:fldCharType="end"/>
        </w:r>
      </w:ins>
    </w:p>
    <w:p w14:paraId="53EA5A59" w14:textId="77777777" w:rsidR="00C53E2D" w:rsidRDefault="00C53E2D">
      <w:pPr>
        <w:pStyle w:val="TOC1"/>
        <w:tabs>
          <w:tab w:val="left" w:pos="660"/>
          <w:tab w:val="right" w:leader="dot" w:pos="9440"/>
        </w:tabs>
        <w:rPr>
          <w:ins w:id="57" w:author="Naveen Seth" w:date="2020-01-14T13:25:00Z"/>
          <w:noProof/>
          <w:sz w:val="22"/>
          <w:szCs w:val="22"/>
          <w:lang w:val="en-US"/>
        </w:rPr>
      </w:pPr>
      <w:ins w:id="58"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"_Toc29900794"</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rFonts w:cstheme="majorHAnsi"/>
            <w:noProof/>
          </w:rPr>
          <w:t>7.0</w:t>
        </w:r>
        <w:r>
          <w:rPr>
            <w:noProof/>
            <w:sz w:val="22"/>
            <w:szCs w:val="22"/>
            <w:lang w:val="en-US"/>
          </w:rPr>
          <w:tab/>
        </w:r>
        <w:r w:rsidRPr="00EB607A">
          <w:rPr>
            <w:rStyle w:val="Hyperlink"/>
            <w:rFonts w:cstheme="majorHAnsi"/>
            <w:noProof/>
          </w:rPr>
          <w:t>Weightage</w:t>
        </w:r>
        <w:r>
          <w:rPr>
            <w:noProof/>
            <w:webHidden/>
          </w:rPr>
          <w:tab/>
        </w:r>
        <w:r>
          <w:rPr>
            <w:noProof/>
            <w:webHidden/>
          </w:rPr>
          <w:fldChar w:fldCharType="begin"/>
        </w:r>
        <w:r>
          <w:rPr>
            <w:noProof/>
            <w:webHidden/>
          </w:rPr>
          <w:instrText xml:space="preserve"> PAGEREF _Toc29900794 \h </w:instrText>
        </w:r>
        <w:r>
          <w:rPr>
            <w:noProof/>
            <w:webHidden/>
          </w:rPr>
        </w:r>
      </w:ins>
      <w:r>
        <w:rPr>
          <w:noProof/>
          <w:webHidden/>
        </w:rPr>
        <w:fldChar w:fldCharType="separate"/>
      </w:r>
      <w:ins w:id="59" w:author="Naveen Seth" w:date="2020-01-14T13:25:00Z">
        <w:r>
          <w:rPr>
            <w:noProof/>
            <w:webHidden/>
          </w:rPr>
          <w:t>34</w:t>
        </w:r>
        <w:r>
          <w:rPr>
            <w:noProof/>
            <w:webHidden/>
          </w:rPr>
          <w:fldChar w:fldCharType="end"/>
        </w:r>
        <w:r w:rsidRPr="00EB607A">
          <w:rPr>
            <w:rStyle w:val="Hyperlink"/>
            <w:noProof/>
          </w:rPr>
          <w:fldChar w:fldCharType="end"/>
        </w:r>
      </w:ins>
    </w:p>
    <w:p w14:paraId="6098F61A" w14:textId="77777777" w:rsidR="00C53E2D" w:rsidRDefault="00C53E2D">
      <w:pPr>
        <w:pStyle w:val="TOC1"/>
        <w:tabs>
          <w:tab w:val="left" w:pos="660"/>
          <w:tab w:val="right" w:leader="dot" w:pos="9440"/>
        </w:tabs>
        <w:rPr>
          <w:ins w:id="60" w:author="Naveen Seth" w:date="2020-01-14T13:25:00Z"/>
          <w:noProof/>
          <w:sz w:val="22"/>
          <w:szCs w:val="22"/>
          <w:lang w:val="en-US"/>
        </w:rPr>
      </w:pPr>
      <w:ins w:id="61"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"_Toc29900795"</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rFonts w:cstheme="majorHAnsi"/>
            <w:noProof/>
          </w:rPr>
          <w:t>8.0</w:t>
        </w:r>
        <w:r>
          <w:rPr>
            <w:noProof/>
            <w:sz w:val="22"/>
            <w:szCs w:val="22"/>
            <w:lang w:val="en-US"/>
          </w:rPr>
          <w:tab/>
        </w:r>
        <w:r w:rsidRPr="00EB607A">
          <w:rPr>
            <w:rStyle w:val="Hyperlink"/>
            <w:rFonts w:cstheme="majorHAnsi"/>
            <w:noProof/>
          </w:rPr>
          <w:t>Creating Assets</w:t>
        </w:r>
        <w:r>
          <w:rPr>
            <w:noProof/>
            <w:webHidden/>
          </w:rPr>
          <w:tab/>
        </w:r>
        <w:r>
          <w:rPr>
            <w:noProof/>
            <w:webHidden/>
          </w:rPr>
          <w:fldChar w:fldCharType="begin"/>
        </w:r>
        <w:r>
          <w:rPr>
            <w:noProof/>
            <w:webHidden/>
          </w:rPr>
          <w:instrText xml:space="preserve"> PAGEREF _Toc29900795 \h </w:instrText>
        </w:r>
        <w:r>
          <w:rPr>
            <w:noProof/>
            <w:webHidden/>
          </w:rPr>
        </w:r>
      </w:ins>
      <w:r>
        <w:rPr>
          <w:noProof/>
          <w:webHidden/>
        </w:rPr>
        <w:fldChar w:fldCharType="separate"/>
      </w:r>
      <w:ins w:id="62" w:author="Naveen Seth" w:date="2020-01-14T13:25:00Z">
        <w:r>
          <w:rPr>
            <w:noProof/>
            <w:webHidden/>
          </w:rPr>
          <w:t>35</w:t>
        </w:r>
        <w:r>
          <w:rPr>
            <w:noProof/>
            <w:webHidden/>
          </w:rPr>
          <w:fldChar w:fldCharType="end"/>
        </w:r>
        <w:r w:rsidRPr="00EB607A">
          <w:rPr>
            <w:rStyle w:val="Hyperlink"/>
            <w:noProof/>
          </w:rPr>
          <w:fldChar w:fldCharType="end"/>
        </w:r>
      </w:ins>
    </w:p>
    <w:p w14:paraId="67262141" w14:textId="77777777" w:rsidR="00C53E2D" w:rsidRDefault="00C53E2D">
      <w:pPr>
        <w:pStyle w:val="TOC1"/>
        <w:tabs>
          <w:tab w:val="left" w:pos="660"/>
          <w:tab w:val="right" w:leader="dot" w:pos="9440"/>
        </w:tabs>
        <w:rPr>
          <w:ins w:id="63" w:author="Naveen Seth" w:date="2020-01-14T13:25:00Z"/>
          <w:noProof/>
          <w:sz w:val="22"/>
          <w:szCs w:val="22"/>
          <w:lang w:val="en-US"/>
        </w:rPr>
      </w:pPr>
      <w:ins w:id="64"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"_Toc29900796"</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rFonts w:cstheme="majorHAnsi"/>
            <w:noProof/>
          </w:rPr>
          <w:t>9.0</w:t>
        </w:r>
        <w:r>
          <w:rPr>
            <w:noProof/>
            <w:sz w:val="22"/>
            <w:szCs w:val="22"/>
            <w:lang w:val="en-US"/>
          </w:rPr>
          <w:tab/>
        </w:r>
        <w:r w:rsidRPr="00EB607A">
          <w:rPr>
            <w:rStyle w:val="Hyperlink"/>
            <w:rFonts w:cstheme="majorHAnsi"/>
            <w:noProof/>
          </w:rPr>
          <w:t>Configurations in DQ+</w:t>
        </w:r>
        <w:r>
          <w:rPr>
            <w:noProof/>
            <w:webHidden/>
          </w:rPr>
          <w:tab/>
        </w:r>
        <w:r>
          <w:rPr>
            <w:noProof/>
            <w:webHidden/>
          </w:rPr>
          <w:fldChar w:fldCharType="begin"/>
        </w:r>
        <w:r>
          <w:rPr>
            <w:noProof/>
            <w:webHidden/>
          </w:rPr>
          <w:instrText xml:space="preserve"> PAGEREF _Toc29900796 \h </w:instrText>
        </w:r>
        <w:r>
          <w:rPr>
            <w:noProof/>
            <w:webHidden/>
          </w:rPr>
        </w:r>
      </w:ins>
      <w:r>
        <w:rPr>
          <w:noProof/>
          <w:webHidden/>
        </w:rPr>
        <w:fldChar w:fldCharType="separate"/>
      </w:r>
      <w:ins w:id="65" w:author="Naveen Seth" w:date="2020-01-14T13:25:00Z">
        <w:r>
          <w:rPr>
            <w:noProof/>
            <w:webHidden/>
          </w:rPr>
          <w:t>35</w:t>
        </w:r>
        <w:r>
          <w:rPr>
            <w:noProof/>
            <w:webHidden/>
          </w:rPr>
          <w:fldChar w:fldCharType="end"/>
        </w:r>
        <w:r w:rsidRPr="00EB607A">
          <w:rPr>
            <w:rStyle w:val="Hyperlink"/>
            <w:noProof/>
          </w:rPr>
          <w:fldChar w:fldCharType="end"/>
        </w:r>
      </w:ins>
    </w:p>
    <w:p w14:paraId="3CD6A456" w14:textId="77777777" w:rsidR="00C53E2D" w:rsidRDefault="00C53E2D">
      <w:pPr>
        <w:pStyle w:val="TOC2"/>
        <w:tabs>
          <w:tab w:val="left" w:pos="880"/>
          <w:tab w:val="right" w:leader="dot" w:pos="9440"/>
        </w:tabs>
        <w:rPr>
          <w:ins w:id="66" w:author="Naveen Seth" w:date="2020-01-14T13:25:00Z"/>
          <w:noProof/>
          <w:sz w:val="22"/>
          <w:szCs w:val="22"/>
          <w:lang w:val="en-US"/>
        </w:rPr>
      </w:pPr>
      <w:ins w:id="67"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"_Toc29900797"</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rFonts w:cstheme="majorHAnsi"/>
            <w:noProof/>
          </w:rPr>
          <w:t>9.1</w:t>
        </w:r>
        <w:r>
          <w:rPr>
            <w:noProof/>
            <w:sz w:val="22"/>
            <w:szCs w:val="22"/>
            <w:lang w:val="en-US"/>
          </w:rPr>
          <w:tab/>
        </w:r>
        <w:r w:rsidRPr="00EB607A">
          <w:rPr>
            <w:rStyle w:val="Hyperlink"/>
            <w:rFonts w:cstheme="majorHAnsi"/>
            <w:noProof/>
          </w:rPr>
          <w:t>Create Data Source</w:t>
        </w:r>
        <w:r>
          <w:rPr>
            <w:noProof/>
            <w:webHidden/>
          </w:rPr>
          <w:tab/>
        </w:r>
        <w:r>
          <w:rPr>
            <w:noProof/>
            <w:webHidden/>
          </w:rPr>
          <w:fldChar w:fldCharType="begin"/>
        </w:r>
        <w:r>
          <w:rPr>
            <w:noProof/>
            <w:webHidden/>
          </w:rPr>
          <w:instrText xml:space="preserve"> PAGEREF _Toc29900797 \h </w:instrText>
        </w:r>
        <w:r>
          <w:rPr>
            <w:noProof/>
            <w:webHidden/>
          </w:rPr>
        </w:r>
      </w:ins>
      <w:r>
        <w:rPr>
          <w:noProof/>
          <w:webHidden/>
        </w:rPr>
        <w:fldChar w:fldCharType="separate"/>
      </w:r>
      <w:ins w:id="68" w:author="Naveen Seth" w:date="2020-01-14T13:25:00Z">
        <w:r>
          <w:rPr>
            <w:noProof/>
            <w:webHidden/>
          </w:rPr>
          <w:t>35</w:t>
        </w:r>
        <w:r>
          <w:rPr>
            <w:noProof/>
            <w:webHidden/>
          </w:rPr>
          <w:fldChar w:fldCharType="end"/>
        </w:r>
        <w:r w:rsidRPr="00EB607A">
          <w:rPr>
            <w:rStyle w:val="Hyperlink"/>
            <w:noProof/>
          </w:rPr>
          <w:fldChar w:fldCharType="end"/>
        </w:r>
      </w:ins>
    </w:p>
    <w:p w14:paraId="116B5C66" w14:textId="77777777" w:rsidR="00C53E2D" w:rsidRDefault="00C53E2D">
      <w:pPr>
        <w:pStyle w:val="TOC2"/>
        <w:tabs>
          <w:tab w:val="left" w:pos="880"/>
          <w:tab w:val="right" w:leader="dot" w:pos="9440"/>
        </w:tabs>
        <w:rPr>
          <w:ins w:id="69" w:author="Naveen Seth" w:date="2020-01-14T13:25:00Z"/>
          <w:noProof/>
          <w:sz w:val="22"/>
          <w:szCs w:val="22"/>
          <w:lang w:val="en-US"/>
        </w:rPr>
      </w:pPr>
      <w:ins w:id="70"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"_Toc29900798"</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rFonts w:cstheme="majorHAnsi"/>
            <w:noProof/>
          </w:rPr>
          <w:t>9.2</w:t>
        </w:r>
        <w:r>
          <w:rPr>
            <w:noProof/>
            <w:sz w:val="22"/>
            <w:szCs w:val="22"/>
            <w:lang w:val="en-US"/>
          </w:rPr>
          <w:tab/>
        </w:r>
        <w:r w:rsidRPr="00EB607A">
          <w:rPr>
            <w:rStyle w:val="Hyperlink"/>
            <w:rFonts w:cstheme="majorHAnsi"/>
            <w:noProof/>
          </w:rPr>
          <w:t>Create Analysis</w:t>
        </w:r>
        <w:r>
          <w:rPr>
            <w:noProof/>
            <w:webHidden/>
          </w:rPr>
          <w:tab/>
        </w:r>
        <w:r>
          <w:rPr>
            <w:noProof/>
            <w:webHidden/>
          </w:rPr>
          <w:fldChar w:fldCharType="begin"/>
        </w:r>
        <w:r>
          <w:rPr>
            <w:noProof/>
            <w:webHidden/>
          </w:rPr>
          <w:instrText xml:space="preserve"> PAGEREF _Toc29900798 \h </w:instrText>
        </w:r>
        <w:r>
          <w:rPr>
            <w:noProof/>
            <w:webHidden/>
          </w:rPr>
        </w:r>
      </w:ins>
      <w:r>
        <w:rPr>
          <w:noProof/>
          <w:webHidden/>
        </w:rPr>
        <w:fldChar w:fldCharType="separate"/>
      </w:r>
      <w:ins w:id="71" w:author="Naveen Seth" w:date="2020-01-14T13:25:00Z">
        <w:r>
          <w:rPr>
            <w:noProof/>
            <w:webHidden/>
          </w:rPr>
          <w:t>35</w:t>
        </w:r>
        <w:r>
          <w:rPr>
            <w:noProof/>
            <w:webHidden/>
          </w:rPr>
          <w:fldChar w:fldCharType="end"/>
        </w:r>
        <w:r w:rsidRPr="00EB607A">
          <w:rPr>
            <w:rStyle w:val="Hyperlink"/>
            <w:noProof/>
          </w:rPr>
          <w:fldChar w:fldCharType="end"/>
        </w:r>
      </w:ins>
    </w:p>
    <w:p w14:paraId="5EC470C5" w14:textId="77777777" w:rsidR="00C53E2D" w:rsidRDefault="00C53E2D">
      <w:pPr>
        <w:pStyle w:val="TOC2"/>
        <w:tabs>
          <w:tab w:val="left" w:pos="880"/>
          <w:tab w:val="right" w:leader="dot" w:pos="9440"/>
        </w:tabs>
        <w:rPr>
          <w:ins w:id="72" w:author="Naveen Seth" w:date="2020-01-14T13:25:00Z"/>
          <w:noProof/>
          <w:sz w:val="22"/>
          <w:szCs w:val="22"/>
          <w:lang w:val="en-US"/>
        </w:rPr>
      </w:pPr>
      <w:ins w:id="73"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"_Toc29900799"</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rFonts w:cstheme="majorHAnsi"/>
            <w:noProof/>
          </w:rPr>
          <w:t>9.3</w:t>
        </w:r>
        <w:r>
          <w:rPr>
            <w:noProof/>
            <w:sz w:val="22"/>
            <w:szCs w:val="22"/>
            <w:lang w:val="en-US"/>
          </w:rPr>
          <w:tab/>
        </w:r>
        <w:r w:rsidRPr="00EB607A">
          <w:rPr>
            <w:rStyle w:val="Hyperlink"/>
            <w:rFonts w:cstheme="majorHAnsi"/>
            <w:noProof/>
          </w:rPr>
          <w:t>Create Process Model</w:t>
        </w:r>
        <w:r>
          <w:rPr>
            <w:noProof/>
            <w:webHidden/>
          </w:rPr>
          <w:tab/>
        </w:r>
        <w:r>
          <w:rPr>
            <w:noProof/>
            <w:webHidden/>
          </w:rPr>
          <w:fldChar w:fldCharType="begin"/>
        </w:r>
        <w:r>
          <w:rPr>
            <w:noProof/>
            <w:webHidden/>
          </w:rPr>
          <w:instrText xml:space="preserve"> PAGEREF _Toc29900799 \h </w:instrText>
        </w:r>
        <w:r>
          <w:rPr>
            <w:noProof/>
            <w:webHidden/>
          </w:rPr>
        </w:r>
      </w:ins>
      <w:r>
        <w:rPr>
          <w:noProof/>
          <w:webHidden/>
        </w:rPr>
        <w:fldChar w:fldCharType="separate"/>
      </w:r>
      <w:ins w:id="74" w:author="Naveen Seth" w:date="2020-01-14T13:25:00Z">
        <w:r>
          <w:rPr>
            <w:noProof/>
            <w:webHidden/>
          </w:rPr>
          <w:t>37</w:t>
        </w:r>
        <w:r>
          <w:rPr>
            <w:noProof/>
            <w:webHidden/>
          </w:rPr>
          <w:fldChar w:fldCharType="end"/>
        </w:r>
        <w:r w:rsidRPr="00EB607A">
          <w:rPr>
            <w:rStyle w:val="Hyperlink"/>
            <w:noProof/>
          </w:rPr>
          <w:fldChar w:fldCharType="end"/>
        </w:r>
      </w:ins>
    </w:p>
    <w:p w14:paraId="31272CDA" w14:textId="77777777" w:rsidR="00C53E2D" w:rsidRDefault="00C53E2D">
      <w:pPr>
        <w:pStyle w:val="TOC2"/>
        <w:tabs>
          <w:tab w:val="left" w:pos="880"/>
          <w:tab w:val="right" w:leader="dot" w:pos="9440"/>
        </w:tabs>
        <w:rPr>
          <w:ins w:id="75" w:author="Naveen Seth" w:date="2020-01-14T13:25:00Z"/>
          <w:noProof/>
          <w:sz w:val="22"/>
          <w:szCs w:val="22"/>
          <w:lang w:val="en-US"/>
        </w:rPr>
      </w:pPr>
      <w:ins w:id="76"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"_Toc29900800"</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rFonts w:cstheme="majorHAnsi"/>
            <w:noProof/>
          </w:rPr>
          <w:t>9.4</w:t>
        </w:r>
        <w:r>
          <w:rPr>
            <w:noProof/>
            <w:sz w:val="22"/>
            <w:szCs w:val="22"/>
            <w:lang w:val="en-US"/>
          </w:rPr>
          <w:tab/>
        </w:r>
        <w:r w:rsidRPr="00EB607A">
          <w:rPr>
            <w:rStyle w:val="Hyperlink"/>
            <w:rFonts w:cstheme="majorHAnsi"/>
            <w:noProof/>
          </w:rPr>
          <w:t>Dashboard URL Configuration</w:t>
        </w:r>
        <w:r>
          <w:rPr>
            <w:noProof/>
            <w:webHidden/>
          </w:rPr>
          <w:tab/>
        </w:r>
        <w:r>
          <w:rPr>
            <w:noProof/>
            <w:webHidden/>
          </w:rPr>
          <w:fldChar w:fldCharType="begin"/>
        </w:r>
        <w:r>
          <w:rPr>
            <w:noProof/>
            <w:webHidden/>
          </w:rPr>
          <w:instrText xml:space="preserve"> PAGEREF _Toc29900800 \h </w:instrText>
        </w:r>
        <w:r>
          <w:rPr>
            <w:noProof/>
            <w:webHidden/>
          </w:rPr>
        </w:r>
      </w:ins>
      <w:r>
        <w:rPr>
          <w:noProof/>
          <w:webHidden/>
        </w:rPr>
        <w:fldChar w:fldCharType="separate"/>
      </w:r>
      <w:ins w:id="77" w:author="Naveen Seth" w:date="2020-01-14T13:25:00Z">
        <w:r>
          <w:rPr>
            <w:noProof/>
            <w:webHidden/>
          </w:rPr>
          <w:t>42</w:t>
        </w:r>
        <w:r>
          <w:rPr>
            <w:noProof/>
            <w:webHidden/>
          </w:rPr>
          <w:fldChar w:fldCharType="end"/>
        </w:r>
        <w:r w:rsidRPr="00EB607A">
          <w:rPr>
            <w:rStyle w:val="Hyperlink"/>
            <w:noProof/>
          </w:rPr>
          <w:fldChar w:fldCharType="end"/>
        </w:r>
      </w:ins>
    </w:p>
    <w:p w14:paraId="46F087A1" w14:textId="77777777" w:rsidR="00C53E2D" w:rsidRDefault="00C53E2D">
      <w:pPr>
        <w:pStyle w:val="TOC1"/>
        <w:tabs>
          <w:tab w:val="left" w:pos="660"/>
          <w:tab w:val="right" w:leader="dot" w:pos="9440"/>
        </w:tabs>
        <w:rPr>
          <w:ins w:id="78" w:author="Naveen Seth" w:date="2020-01-14T13:25:00Z"/>
          <w:noProof/>
          <w:sz w:val="22"/>
          <w:szCs w:val="22"/>
          <w:lang w:val="en-US"/>
        </w:rPr>
      </w:pPr>
      <w:ins w:id="79"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"_Toc29900801"</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rFonts w:cstheme="majorHAnsi"/>
            <w:noProof/>
          </w:rPr>
          <w:t>10.0</w:t>
        </w:r>
        <w:r>
          <w:rPr>
            <w:noProof/>
            <w:sz w:val="22"/>
            <w:szCs w:val="22"/>
            <w:lang w:val="en-US"/>
          </w:rPr>
          <w:tab/>
        </w:r>
        <w:r w:rsidRPr="00EB607A">
          <w:rPr>
            <w:rStyle w:val="Hyperlink"/>
            <w:rFonts w:cstheme="majorHAnsi"/>
            <w:noProof/>
          </w:rPr>
          <w:t>How to Execute – DQ+ Process Executions</w:t>
        </w:r>
        <w:r>
          <w:rPr>
            <w:noProof/>
            <w:webHidden/>
          </w:rPr>
          <w:tab/>
        </w:r>
        <w:r>
          <w:rPr>
            <w:noProof/>
            <w:webHidden/>
          </w:rPr>
          <w:fldChar w:fldCharType="begin"/>
        </w:r>
        <w:r>
          <w:rPr>
            <w:noProof/>
            <w:webHidden/>
          </w:rPr>
          <w:instrText xml:space="preserve"> PAGEREF _Toc29900801 \h </w:instrText>
        </w:r>
        <w:r>
          <w:rPr>
            <w:noProof/>
            <w:webHidden/>
          </w:rPr>
        </w:r>
      </w:ins>
      <w:r>
        <w:rPr>
          <w:noProof/>
          <w:webHidden/>
        </w:rPr>
        <w:fldChar w:fldCharType="separate"/>
      </w:r>
      <w:ins w:id="80" w:author="Naveen Seth" w:date="2020-01-14T13:25:00Z">
        <w:r>
          <w:rPr>
            <w:noProof/>
            <w:webHidden/>
          </w:rPr>
          <w:t>43</w:t>
        </w:r>
        <w:r>
          <w:rPr>
            <w:noProof/>
            <w:webHidden/>
          </w:rPr>
          <w:fldChar w:fldCharType="end"/>
        </w:r>
        <w:r w:rsidRPr="00EB607A">
          <w:rPr>
            <w:rStyle w:val="Hyperlink"/>
            <w:noProof/>
          </w:rPr>
          <w:fldChar w:fldCharType="end"/>
        </w:r>
      </w:ins>
    </w:p>
    <w:p w14:paraId="148FFC90" w14:textId="77777777" w:rsidR="00C53E2D" w:rsidRDefault="00C53E2D">
      <w:pPr>
        <w:pStyle w:val="TOC1"/>
        <w:tabs>
          <w:tab w:val="left" w:pos="660"/>
          <w:tab w:val="right" w:leader="dot" w:pos="9440"/>
        </w:tabs>
        <w:rPr>
          <w:ins w:id="81" w:author="Naveen Seth" w:date="2020-01-14T13:25:00Z"/>
          <w:noProof/>
          <w:sz w:val="22"/>
          <w:szCs w:val="22"/>
          <w:lang w:val="en-US"/>
        </w:rPr>
      </w:pPr>
      <w:ins w:id="82"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"_Toc29900802"</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rFonts w:cstheme="majorHAnsi"/>
            <w:noProof/>
          </w:rPr>
          <w:t>11.0</w:t>
        </w:r>
        <w:r>
          <w:rPr>
            <w:noProof/>
            <w:sz w:val="22"/>
            <w:szCs w:val="22"/>
            <w:lang w:val="en-US"/>
          </w:rPr>
          <w:tab/>
        </w:r>
        <w:r w:rsidRPr="00EB607A">
          <w:rPr>
            <w:rStyle w:val="Hyperlink"/>
            <w:rFonts w:cstheme="majorHAnsi"/>
            <w:noProof/>
          </w:rPr>
          <w:t>Dashboards</w:t>
        </w:r>
        <w:r>
          <w:rPr>
            <w:noProof/>
            <w:webHidden/>
          </w:rPr>
          <w:tab/>
        </w:r>
        <w:r>
          <w:rPr>
            <w:noProof/>
            <w:webHidden/>
          </w:rPr>
          <w:fldChar w:fldCharType="begin"/>
        </w:r>
        <w:r>
          <w:rPr>
            <w:noProof/>
            <w:webHidden/>
          </w:rPr>
          <w:instrText xml:space="preserve"> PAGEREF _Toc29900802 \h </w:instrText>
        </w:r>
        <w:r>
          <w:rPr>
            <w:noProof/>
            <w:webHidden/>
          </w:rPr>
        </w:r>
      </w:ins>
      <w:r>
        <w:rPr>
          <w:noProof/>
          <w:webHidden/>
        </w:rPr>
        <w:fldChar w:fldCharType="separate"/>
      </w:r>
      <w:ins w:id="83" w:author="Naveen Seth" w:date="2020-01-14T13:25:00Z">
        <w:r>
          <w:rPr>
            <w:noProof/>
            <w:webHidden/>
          </w:rPr>
          <w:t>45</w:t>
        </w:r>
        <w:r>
          <w:rPr>
            <w:noProof/>
            <w:webHidden/>
          </w:rPr>
          <w:fldChar w:fldCharType="end"/>
        </w:r>
        <w:r w:rsidRPr="00EB607A">
          <w:rPr>
            <w:rStyle w:val="Hyperlink"/>
            <w:noProof/>
          </w:rPr>
          <w:fldChar w:fldCharType="end"/>
        </w:r>
      </w:ins>
    </w:p>
    <w:p w14:paraId="72D8E851" w14:textId="77777777" w:rsidR="00C53E2D" w:rsidRDefault="00C53E2D">
      <w:pPr>
        <w:pStyle w:val="TOC3"/>
        <w:tabs>
          <w:tab w:val="left" w:pos="1320"/>
          <w:tab w:val="right" w:leader="dot" w:pos="9440"/>
        </w:tabs>
        <w:rPr>
          <w:ins w:id="84" w:author="Naveen Seth" w:date="2020-01-14T13:25:00Z"/>
          <w:noProof/>
          <w:sz w:val="22"/>
          <w:szCs w:val="22"/>
          <w:lang w:val="en-US"/>
        </w:rPr>
      </w:pPr>
      <w:ins w:id="85"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"_Toc29900803"</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b/>
            <w:noProof/>
          </w:rPr>
          <w:t>11.1</w:t>
        </w:r>
        <w:r>
          <w:rPr>
            <w:noProof/>
            <w:sz w:val="22"/>
            <w:szCs w:val="22"/>
            <w:lang w:val="en-US"/>
          </w:rPr>
          <w:tab/>
        </w:r>
        <w:r w:rsidRPr="00EB607A">
          <w:rPr>
            <w:rStyle w:val="Hyperlink"/>
            <w:b/>
            <w:noProof/>
          </w:rPr>
          <w:t>Overall DQ Health</w:t>
        </w:r>
        <w:r>
          <w:rPr>
            <w:noProof/>
            <w:webHidden/>
          </w:rPr>
          <w:tab/>
        </w:r>
        <w:r>
          <w:rPr>
            <w:noProof/>
            <w:webHidden/>
          </w:rPr>
          <w:fldChar w:fldCharType="begin"/>
        </w:r>
        <w:r>
          <w:rPr>
            <w:noProof/>
            <w:webHidden/>
          </w:rPr>
          <w:instrText xml:space="preserve"> PAGEREF _Toc29900803 \h </w:instrText>
        </w:r>
        <w:r>
          <w:rPr>
            <w:noProof/>
            <w:webHidden/>
          </w:rPr>
        </w:r>
      </w:ins>
      <w:r>
        <w:rPr>
          <w:noProof/>
          <w:webHidden/>
        </w:rPr>
        <w:fldChar w:fldCharType="separate"/>
      </w:r>
      <w:ins w:id="86" w:author="Naveen Seth" w:date="2020-01-14T13:25:00Z">
        <w:r>
          <w:rPr>
            <w:noProof/>
            <w:webHidden/>
          </w:rPr>
          <w:t>45</w:t>
        </w:r>
        <w:r>
          <w:rPr>
            <w:noProof/>
            <w:webHidden/>
          </w:rPr>
          <w:fldChar w:fldCharType="end"/>
        </w:r>
        <w:r w:rsidRPr="00EB607A">
          <w:rPr>
            <w:rStyle w:val="Hyperlink"/>
            <w:noProof/>
          </w:rPr>
          <w:fldChar w:fldCharType="end"/>
        </w:r>
      </w:ins>
    </w:p>
    <w:p w14:paraId="06555AA0" w14:textId="77777777" w:rsidR="00C53E2D" w:rsidRDefault="00C53E2D">
      <w:pPr>
        <w:pStyle w:val="TOC3"/>
        <w:tabs>
          <w:tab w:val="left" w:pos="1320"/>
          <w:tab w:val="right" w:leader="dot" w:pos="9440"/>
        </w:tabs>
        <w:rPr>
          <w:ins w:id="87" w:author="Naveen Seth" w:date="2020-01-14T13:25:00Z"/>
          <w:noProof/>
          <w:sz w:val="22"/>
          <w:szCs w:val="22"/>
          <w:lang w:val="en-US"/>
        </w:rPr>
      </w:pPr>
      <w:ins w:id="88"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"_Toc29900804"</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b/>
            <w:noProof/>
          </w:rPr>
          <w:t>11.2</w:t>
        </w:r>
        <w:r>
          <w:rPr>
            <w:noProof/>
            <w:sz w:val="22"/>
            <w:szCs w:val="22"/>
            <w:lang w:val="en-US"/>
          </w:rPr>
          <w:tab/>
        </w:r>
        <w:r w:rsidRPr="00EB607A">
          <w:rPr>
            <w:rStyle w:val="Hyperlink"/>
            <w:b/>
            <w:noProof/>
          </w:rPr>
          <w:t>Score Trend by Asset Group</w:t>
        </w:r>
        <w:r>
          <w:rPr>
            <w:noProof/>
            <w:webHidden/>
          </w:rPr>
          <w:tab/>
        </w:r>
        <w:r>
          <w:rPr>
            <w:noProof/>
            <w:webHidden/>
          </w:rPr>
          <w:fldChar w:fldCharType="begin"/>
        </w:r>
        <w:r>
          <w:rPr>
            <w:noProof/>
            <w:webHidden/>
          </w:rPr>
          <w:instrText xml:space="preserve"> PAGEREF _Toc29900804 \h </w:instrText>
        </w:r>
        <w:r>
          <w:rPr>
            <w:noProof/>
            <w:webHidden/>
          </w:rPr>
        </w:r>
      </w:ins>
      <w:r>
        <w:rPr>
          <w:noProof/>
          <w:webHidden/>
        </w:rPr>
        <w:fldChar w:fldCharType="separate"/>
      </w:r>
      <w:ins w:id="89" w:author="Naveen Seth" w:date="2020-01-14T13:25:00Z">
        <w:r>
          <w:rPr>
            <w:noProof/>
            <w:webHidden/>
          </w:rPr>
          <w:t>46</w:t>
        </w:r>
        <w:r>
          <w:rPr>
            <w:noProof/>
            <w:webHidden/>
          </w:rPr>
          <w:fldChar w:fldCharType="end"/>
        </w:r>
        <w:r w:rsidRPr="00EB607A">
          <w:rPr>
            <w:rStyle w:val="Hyperlink"/>
            <w:noProof/>
          </w:rPr>
          <w:fldChar w:fldCharType="end"/>
        </w:r>
      </w:ins>
    </w:p>
    <w:p w14:paraId="13824E85" w14:textId="77777777" w:rsidR="00C53E2D" w:rsidRDefault="00C53E2D">
      <w:pPr>
        <w:pStyle w:val="TOC3"/>
        <w:tabs>
          <w:tab w:val="left" w:pos="1320"/>
          <w:tab w:val="right" w:leader="dot" w:pos="9440"/>
        </w:tabs>
        <w:rPr>
          <w:ins w:id="90" w:author="Naveen Seth" w:date="2020-01-14T13:25:00Z"/>
          <w:noProof/>
          <w:sz w:val="22"/>
          <w:szCs w:val="22"/>
          <w:lang w:val="en-US"/>
        </w:rPr>
      </w:pPr>
      <w:ins w:id="91"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"_Toc29900805"</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b/>
            <w:noProof/>
          </w:rPr>
          <w:t>11.3</w:t>
        </w:r>
        <w:r>
          <w:rPr>
            <w:noProof/>
            <w:sz w:val="22"/>
            <w:szCs w:val="22"/>
            <w:lang w:val="en-US"/>
          </w:rPr>
          <w:tab/>
        </w:r>
        <w:r w:rsidRPr="00EB607A">
          <w:rPr>
            <w:rStyle w:val="Hyperlink"/>
            <w:b/>
            <w:noProof/>
          </w:rPr>
          <w:t>Failed and Error Records by Data Entity, Element &amp; Rule</w:t>
        </w:r>
        <w:r>
          <w:rPr>
            <w:noProof/>
            <w:webHidden/>
          </w:rPr>
          <w:tab/>
        </w:r>
        <w:r>
          <w:rPr>
            <w:noProof/>
            <w:webHidden/>
          </w:rPr>
          <w:fldChar w:fldCharType="begin"/>
        </w:r>
        <w:r>
          <w:rPr>
            <w:noProof/>
            <w:webHidden/>
          </w:rPr>
          <w:instrText xml:space="preserve"> PAGEREF _Toc29900805 \h </w:instrText>
        </w:r>
        <w:r>
          <w:rPr>
            <w:noProof/>
            <w:webHidden/>
          </w:rPr>
        </w:r>
      </w:ins>
      <w:r>
        <w:rPr>
          <w:noProof/>
          <w:webHidden/>
        </w:rPr>
        <w:fldChar w:fldCharType="separate"/>
      </w:r>
      <w:ins w:id="92" w:author="Naveen Seth" w:date="2020-01-14T13:25:00Z">
        <w:r>
          <w:rPr>
            <w:noProof/>
            <w:webHidden/>
          </w:rPr>
          <w:t>47</w:t>
        </w:r>
        <w:r>
          <w:rPr>
            <w:noProof/>
            <w:webHidden/>
          </w:rPr>
          <w:fldChar w:fldCharType="end"/>
        </w:r>
        <w:r w:rsidRPr="00EB607A">
          <w:rPr>
            <w:rStyle w:val="Hyperlink"/>
            <w:noProof/>
          </w:rPr>
          <w:fldChar w:fldCharType="end"/>
        </w:r>
      </w:ins>
    </w:p>
    <w:p w14:paraId="090B061B" w14:textId="77777777" w:rsidR="00C53E2D" w:rsidRDefault="00C53E2D">
      <w:pPr>
        <w:pStyle w:val="TOC3"/>
        <w:tabs>
          <w:tab w:val="left" w:pos="1320"/>
          <w:tab w:val="right" w:leader="dot" w:pos="9440"/>
        </w:tabs>
        <w:rPr>
          <w:ins w:id="93" w:author="Naveen Seth" w:date="2020-01-14T13:25:00Z"/>
          <w:noProof/>
          <w:sz w:val="22"/>
          <w:szCs w:val="22"/>
          <w:lang w:val="en-US"/>
        </w:rPr>
      </w:pPr>
      <w:ins w:id="94"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"_Toc29900806"</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b/>
            <w:noProof/>
          </w:rPr>
          <w:t>11.4</w:t>
        </w:r>
        <w:r>
          <w:rPr>
            <w:noProof/>
            <w:sz w:val="22"/>
            <w:szCs w:val="22"/>
            <w:lang w:val="en-US"/>
          </w:rPr>
          <w:tab/>
        </w:r>
        <w:r w:rsidRPr="00EB607A">
          <w:rPr>
            <w:rStyle w:val="Hyperlink"/>
            <w:b/>
            <w:noProof/>
          </w:rPr>
          <w:t>Pass Rate by Hierarchy</w:t>
        </w:r>
        <w:r>
          <w:rPr>
            <w:noProof/>
            <w:webHidden/>
          </w:rPr>
          <w:tab/>
        </w:r>
        <w:r>
          <w:rPr>
            <w:noProof/>
            <w:webHidden/>
          </w:rPr>
          <w:fldChar w:fldCharType="begin"/>
        </w:r>
        <w:r>
          <w:rPr>
            <w:noProof/>
            <w:webHidden/>
          </w:rPr>
          <w:instrText xml:space="preserve"> PAGEREF _Toc29900806 \h </w:instrText>
        </w:r>
        <w:r>
          <w:rPr>
            <w:noProof/>
            <w:webHidden/>
          </w:rPr>
        </w:r>
      </w:ins>
      <w:r>
        <w:rPr>
          <w:noProof/>
          <w:webHidden/>
        </w:rPr>
        <w:fldChar w:fldCharType="separate"/>
      </w:r>
      <w:ins w:id="95" w:author="Naveen Seth" w:date="2020-01-14T13:25:00Z">
        <w:r>
          <w:rPr>
            <w:noProof/>
            <w:webHidden/>
          </w:rPr>
          <w:t>48</w:t>
        </w:r>
        <w:r>
          <w:rPr>
            <w:noProof/>
            <w:webHidden/>
          </w:rPr>
          <w:fldChar w:fldCharType="end"/>
        </w:r>
        <w:r w:rsidRPr="00EB607A">
          <w:rPr>
            <w:rStyle w:val="Hyperlink"/>
            <w:noProof/>
          </w:rPr>
          <w:fldChar w:fldCharType="end"/>
        </w:r>
      </w:ins>
    </w:p>
    <w:p w14:paraId="06F5FFB8" w14:textId="77777777" w:rsidR="00C53E2D" w:rsidRDefault="00C53E2D">
      <w:pPr>
        <w:pStyle w:val="TOC3"/>
        <w:tabs>
          <w:tab w:val="left" w:pos="1320"/>
          <w:tab w:val="right" w:leader="dot" w:pos="9440"/>
        </w:tabs>
        <w:rPr>
          <w:ins w:id="96" w:author="Naveen Seth" w:date="2020-01-14T13:25:00Z"/>
          <w:noProof/>
          <w:sz w:val="22"/>
          <w:szCs w:val="22"/>
          <w:lang w:val="en-US"/>
        </w:rPr>
      </w:pPr>
      <w:ins w:id="97"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"_Toc29900807"</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b/>
            <w:noProof/>
          </w:rPr>
          <w:t>11.5</w:t>
        </w:r>
        <w:r>
          <w:rPr>
            <w:noProof/>
            <w:sz w:val="22"/>
            <w:szCs w:val="22"/>
            <w:lang w:val="en-US"/>
          </w:rPr>
          <w:tab/>
        </w:r>
        <w:r w:rsidRPr="00EB607A">
          <w:rPr>
            <w:rStyle w:val="Hyperlink"/>
            <w:b/>
            <w:noProof/>
          </w:rPr>
          <w:t>URL Configuration for DQ+ Dashboard</w:t>
        </w:r>
        <w:r>
          <w:rPr>
            <w:noProof/>
            <w:webHidden/>
          </w:rPr>
          <w:tab/>
        </w:r>
        <w:r>
          <w:rPr>
            <w:noProof/>
            <w:webHidden/>
          </w:rPr>
          <w:fldChar w:fldCharType="begin"/>
        </w:r>
        <w:r>
          <w:rPr>
            <w:noProof/>
            <w:webHidden/>
          </w:rPr>
          <w:instrText xml:space="preserve"> PAGEREF _Toc29900807 \h </w:instrText>
        </w:r>
        <w:r>
          <w:rPr>
            <w:noProof/>
            <w:webHidden/>
          </w:rPr>
        </w:r>
      </w:ins>
      <w:r>
        <w:rPr>
          <w:noProof/>
          <w:webHidden/>
        </w:rPr>
        <w:fldChar w:fldCharType="separate"/>
      </w:r>
      <w:ins w:id="98" w:author="Naveen Seth" w:date="2020-01-14T13:25:00Z">
        <w:r>
          <w:rPr>
            <w:noProof/>
            <w:webHidden/>
          </w:rPr>
          <w:t>48</w:t>
        </w:r>
        <w:r>
          <w:rPr>
            <w:noProof/>
            <w:webHidden/>
          </w:rPr>
          <w:fldChar w:fldCharType="end"/>
        </w:r>
        <w:r w:rsidRPr="00EB607A">
          <w:rPr>
            <w:rStyle w:val="Hyperlink"/>
            <w:noProof/>
          </w:rPr>
          <w:fldChar w:fldCharType="end"/>
        </w:r>
      </w:ins>
    </w:p>
    <w:p w14:paraId="265FFB61" w14:textId="77777777" w:rsidR="00C53E2D" w:rsidRDefault="00C53E2D">
      <w:pPr>
        <w:pStyle w:val="TOC1"/>
        <w:tabs>
          <w:tab w:val="left" w:pos="660"/>
          <w:tab w:val="right" w:leader="dot" w:pos="9440"/>
        </w:tabs>
        <w:rPr>
          <w:ins w:id="99" w:author="Naveen Seth" w:date="2020-01-14T13:25:00Z"/>
          <w:noProof/>
          <w:sz w:val="22"/>
          <w:szCs w:val="22"/>
          <w:lang w:val="en-US"/>
        </w:rPr>
      </w:pPr>
      <w:ins w:id="100" w:author="Naveen Seth" w:date="2020-01-14T13:25:00Z">
        <w:r w:rsidRPr="00EB607A">
          <w:rPr>
            <w:rStyle w:val="Hyperlink"/>
            <w:noProof/>
          </w:rPr>
          <w:lastRenderedPageBreak/>
          <w:fldChar w:fldCharType="begin"/>
        </w:r>
        <w:r w:rsidRPr="00EB607A">
          <w:rPr>
            <w:rStyle w:val="Hyperlink"/>
            <w:noProof/>
          </w:rPr>
          <w:instrText xml:space="preserve"> </w:instrText>
        </w:r>
        <w:r>
          <w:rPr>
            <w:noProof/>
          </w:rPr>
          <w:instrText>HYPERLINK \l "_Toc29900808"</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rFonts w:cstheme="majorHAnsi"/>
            <w:noProof/>
          </w:rPr>
          <w:t>12.0</w:t>
        </w:r>
        <w:r>
          <w:rPr>
            <w:noProof/>
            <w:sz w:val="22"/>
            <w:szCs w:val="22"/>
            <w:lang w:val="en-US"/>
          </w:rPr>
          <w:tab/>
        </w:r>
        <w:r w:rsidRPr="00EB607A">
          <w:rPr>
            <w:rStyle w:val="Hyperlink"/>
            <w:rFonts w:cstheme="majorHAnsi"/>
            <w:noProof/>
          </w:rPr>
          <w:t>Data Quality Results in Data Governance</w:t>
        </w:r>
        <w:r>
          <w:rPr>
            <w:noProof/>
            <w:webHidden/>
          </w:rPr>
          <w:tab/>
        </w:r>
        <w:r>
          <w:rPr>
            <w:noProof/>
            <w:webHidden/>
          </w:rPr>
          <w:fldChar w:fldCharType="begin"/>
        </w:r>
        <w:r>
          <w:rPr>
            <w:noProof/>
            <w:webHidden/>
          </w:rPr>
          <w:instrText xml:space="preserve"> PAGEREF _Toc29900808 \h </w:instrText>
        </w:r>
        <w:r>
          <w:rPr>
            <w:noProof/>
            <w:webHidden/>
          </w:rPr>
        </w:r>
      </w:ins>
      <w:r>
        <w:rPr>
          <w:noProof/>
          <w:webHidden/>
        </w:rPr>
        <w:fldChar w:fldCharType="separate"/>
      </w:r>
      <w:ins w:id="101" w:author="Naveen Seth" w:date="2020-01-14T13:25:00Z">
        <w:r>
          <w:rPr>
            <w:noProof/>
            <w:webHidden/>
          </w:rPr>
          <w:t>49</w:t>
        </w:r>
        <w:r>
          <w:rPr>
            <w:noProof/>
            <w:webHidden/>
          </w:rPr>
          <w:fldChar w:fldCharType="end"/>
        </w:r>
        <w:r w:rsidRPr="00EB607A">
          <w:rPr>
            <w:rStyle w:val="Hyperlink"/>
            <w:noProof/>
          </w:rPr>
          <w:fldChar w:fldCharType="end"/>
        </w:r>
      </w:ins>
    </w:p>
    <w:p w14:paraId="4B3B814B" w14:textId="77777777" w:rsidR="00C53E2D" w:rsidRDefault="00C53E2D">
      <w:pPr>
        <w:pStyle w:val="TOC2"/>
        <w:tabs>
          <w:tab w:val="left" w:pos="1100"/>
          <w:tab w:val="right" w:leader="dot" w:pos="9440"/>
        </w:tabs>
        <w:rPr>
          <w:ins w:id="102" w:author="Naveen Seth" w:date="2020-01-14T13:25:00Z"/>
          <w:noProof/>
          <w:sz w:val="22"/>
          <w:szCs w:val="22"/>
          <w:lang w:val="en-US"/>
        </w:rPr>
      </w:pPr>
      <w:ins w:id="103"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"_Toc29900809"</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rFonts w:cstheme="majorHAnsi"/>
            <w:noProof/>
          </w:rPr>
          <w:t>12.1</w:t>
        </w:r>
        <w:r>
          <w:rPr>
            <w:noProof/>
            <w:sz w:val="22"/>
            <w:szCs w:val="22"/>
            <w:lang w:val="en-US"/>
          </w:rPr>
          <w:tab/>
        </w:r>
        <w:r w:rsidRPr="00EB607A">
          <w:rPr>
            <w:rStyle w:val="Hyperlink"/>
            <w:rFonts w:cstheme="majorHAnsi"/>
            <w:noProof/>
          </w:rPr>
          <w:t>Asset Versioning</w:t>
        </w:r>
        <w:r>
          <w:rPr>
            <w:noProof/>
            <w:webHidden/>
          </w:rPr>
          <w:tab/>
        </w:r>
        <w:r>
          <w:rPr>
            <w:noProof/>
            <w:webHidden/>
          </w:rPr>
          <w:fldChar w:fldCharType="begin"/>
        </w:r>
        <w:r>
          <w:rPr>
            <w:noProof/>
            <w:webHidden/>
          </w:rPr>
          <w:instrText xml:space="preserve"> PAGEREF _Toc29900809 \h </w:instrText>
        </w:r>
        <w:r>
          <w:rPr>
            <w:noProof/>
            <w:webHidden/>
          </w:rPr>
        </w:r>
      </w:ins>
      <w:r>
        <w:rPr>
          <w:noProof/>
          <w:webHidden/>
        </w:rPr>
        <w:fldChar w:fldCharType="separate"/>
      </w:r>
      <w:ins w:id="104" w:author="Naveen Seth" w:date="2020-01-14T13:25:00Z">
        <w:r>
          <w:rPr>
            <w:noProof/>
            <w:webHidden/>
          </w:rPr>
          <w:t>50</w:t>
        </w:r>
        <w:r>
          <w:rPr>
            <w:noProof/>
            <w:webHidden/>
          </w:rPr>
          <w:fldChar w:fldCharType="end"/>
        </w:r>
        <w:r w:rsidRPr="00EB607A">
          <w:rPr>
            <w:rStyle w:val="Hyperlink"/>
            <w:noProof/>
          </w:rPr>
          <w:fldChar w:fldCharType="end"/>
        </w:r>
      </w:ins>
    </w:p>
    <w:p w14:paraId="44DBF7E8" w14:textId="77777777" w:rsidR="00C53E2D" w:rsidRDefault="00C53E2D">
      <w:pPr>
        <w:pStyle w:val="TOC2"/>
        <w:tabs>
          <w:tab w:val="left" w:pos="1100"/>
          <w:tab w:val="right" w:leader="dot" w:pos="9440"/>
        </w:tabs>
        <w:rPr>
          <w:ins w:id="105" w:author="Naveen Seth" w:date="2020-01-14T13:25:00Z"/>
          <w:noProof/>
          <w:sz w:val="22"/>
          <w:szCs w:val="22"/>
          <w:lang w:val="en-US"/>
        </w:rPr>
      </w:pPr>
      <w:ins w:id="106" w:author="Naveen Seth" w:date="2020-01-14T13:25:00Z">
        <w:r w:rsidRPr="00EB607A">
          <w:rPr>
            <w:rStyle w:val="Hyperlink"/>
            <w:noProof/>
          </w:rPr>
          <w:fldChar w:fldCharType="begin"/>
        </w:r>
        <w:r w:rsidRPr="00EB607A">
          <w:rPr>
            <w:rStyle w:val="Hyperlink"/>
            <w:noProof/>
          </w:rPr>
          <w:instrText xml:space="preserve"> </w:instrText>
        </w:r>
        <w:r>
          <w:rPr>
            <w:noProof/>
          </w:rPr>
          <w:instrText>HYPERLINK \l "_Toc29900810"</w:instrText>
        </w:r>
        <w:r w:rsidRPr="00EB607A">
          <w:rPr>
            <w:rStyle w:val="Hyperlink"/>
            <w:noProof/>
          </w:rPr>
          <w:instrText xml:space="preserve"> </w:instrText>
        </w:r>
        <w:r w:rsidRPr="00EB607A">
          <w:rPr>
            <w:rStyle w:val="Hyperlink"/>
            <w:noProof/>
          </w:rPr>
        </w:r>
        <w:r w:rsidRPr="00EB607A">
          <w:rPr>
            <w:rStyle w:val="Hyperlink"/>
            <w:noProof/>
          </w:rPr>
          <w:fldChar w:fldCharType="separate"/>
        </w:r>
        <w:r w:rsidRPr="00EB607A">
          <w:rPr>
            <w:rStyle w:val="Hyperlink"/>
            <w:rFonts w:cstheme="majorHAnsi"/>
            <w:noProof/>
          </w:rPr>
          <w:t>12.2</w:t>
        </w:r>
        <w:r>
          <w:rPr>
            <w:noProof/>
            <w:sz w:val="22"/>
            <w:szCs w:val="22"/>
            <w:lang w:val="en-US"/>
          </w:rPr>
          <w:tab/>
        </w:r>
        <w:r w:rsidRPr="00EB607A">
          <w:rPr>
            <w:rStyle w:val="Hyperlink"/>
            <w:rFonts w:cstheme="majorHAnsi"/>
            <w:noProof/>
          </w:rPr>
          <w:t>Hierarchy/Score Rollup</w:t>
        </w:r>
        <w:r>
          <w:rPr>
            <w:noProof/>
            <w:webHidden/>
          </w:rPr>
          <w:tab/>
        </w:r>
        <w:r>
          <w:rPr>
            <w:noProof/>
            <w:webHidden/>
          </w:rPr>
          <w:fldChar w:fldCharType="begin"/>
        </w:r>
        <w:r>
          <w:rPr>
            <w:noProof/>
            <w:webHidden/>
          </w:rPr>
          <w:instrText xml:space="preserve"> PAGEREF _Toc29900810 \h </w:instrText>
        </w:r>
        <w:r>
          <w:rPr>
            <w:noProof/>
            <w:webHidden/>
          </w:rPr>
        </w:r>
      </w:ins>
      <w:r>
        <w:rPr>
          <w:noProof/>
          <w:webHidden/>
        </w:rPr>
        <w:fldChar w:fldCharType="separate"/>
      </w:r>
      <w:ins w:id="107" w:author="Naveen Seth" w:date="2020-01-14T13:25:00Z">
        <w:r>
          <w:rPr>
            <w:noProof/>
            <w:webHidden/>
          </w:rPr>
          <w:t>50</w:t>
        </w:r>
        <w:r>
          <w:rPr>
            <w:noProof/>
            <w:webHidden/>
          </w:rPr>
          <w:fldChar w:fldCharType="end"/>
        </w:r>
        <w:r w:rsidRPr="00EB607A">
          <w:rPr>
            <w:rStyle w:val="Hyperlink"/>
            <w:noProof/>
          </w:rPr>
          <w:fldChar w:fldCharType="end"/>
        </w:r>
      </w:ins>
    </w:p>
    <w:p w14:paraId="49BDE216" w14:textId="77777777" w:rsidR="00621174" w:rsidDel="00C53E2D" w:rsidRDefault="00621174">
      <w:pPr>
        <w:pStyle w:val="TOC1"/>
        <w:tabs>
          <w:tab w:val="right" w:leader="dot" w:pos="9440"/>
        </w:tabs>
        <w:rPr>
          <w:del w:id="108" w:author="Naveen Seth" w:date="2020-01-14T13:25:00Z"/>
          <w:noProof/>
          <w:sz w:val="22"/>
          <w:szCs w:val="22"/>
          <w:lang w:val="en-US"/>
        </w:rPr>
      </w:pPr>
      <w:del w:id="109" w:author="Naveen Seth" w:date="2020-01-14T13:25:00Z">
        <w:r w:rsidRPr="00C53E2D" w:rsidDel="00C53E2D">
          <w:rPr>
            <w:rFonts w:cstheme="majorHAnsi"/>
            <w:noProof/>
            <w:rPrChange w:id="110" w:author="Naveen Seth" w:date="2020-01-14T13:25:00Z">
              <w:rPr>
                <w:rStyle w:val="Hyperlink"/>
                <w:rFonts w:cstheme="majorHAnsi"/>
                <w:noProof/>
              </w:rPr>
            </w:rPrChange>
          </w:rPr>
          <w:delText>Document Version History</w:delText>
        </w:r>
        <w:r w:rsidDel="00C53E2D">
          <w:rPr>
            <w:noProof/>
            <w:webHidden/>
          </w:rPr>
          <w:tab/>
          <w:delText>4</w:delText>
        </w:r>
      </w:del>
    </w:p>
    <w:p w14:paraId="14973DE3" w14:textId="77777777" w:rsidR="00621174" w:rsidDel="00C53E2D" w:rsidRDefault="00621174">
      <w:pPr>
        <w:pStyle w:val="TOC1"/>
        <w:tabs>
          <w:tab w:val="left" w:pos="660"/>
          <w:tab w:val="right" w:leader="dot" w:pos="9440"/>
        </w:tabs>
        <w:rPr>
          <w:del w:id="111" w:author="Naveen Seth" w:date="2020-01-14T13:25:00Z"/>
          <w:noProof/>
          <w:sz w:val="22"/>
          <w:szCs w:val="22"/>
          <w:lang w:val="en-US"/>
        </w:rPr>
      </w:pPr>
      <w:del w:id="112" w:author="Naveen Seth" w:date="2020-01-14T13:25:00Z">
        <w:r w:rsidRPr="00C53E2D" w:rsidDel="00C53E2D">
          <w:rPr>
            <w:noProof/>
            <w:rPrChange w:id="113" w:author="Naveen Seth" w:date="2020-01-14T13:25:00Z">
              <w:rPr>
                <w:rStyle w:val="Hyperlink"/>
                <w:noProof/>
              </w:rPr>
            </w:rPrChange>
          </w:rPr>
          <w:delText>1.0</w:delText>
        </w:r>
        <w:r w:rsidDel="00C53E2D">
          <w:rPr>
            <w:noProof/>
            <w:sz w:val="22"/>
            <w:szCs w:val="22"/>
            <w:lang w:val="en-US"/>
          </w:rPr>
          <w:tab/>
        </w:r>
        <w:r w:rsidRPr="00C53E2D" w:rsidDel="00C53E2D">
          <w:rPr>
            <w:noProof/>
            <w:rPrChange w:id="114" w:author="Naveen Seth" w:date="2020-01-14T13:25:00Z">
              <w:rPr>
                <w:rStyle w:val="Hyperlink"/>
                <w:noProof/>
              </w:rPr>
            </w:rPrChange>
          </w:rPr>
          <w:delText>Purpose</w:delText>
        </w:r>
        <w:r w:rsidDel="00C53E2D">
          <w:rPr>
            <w:noProof/>
            <w:webHidden/>
          </w:rPr>
          <w:tab/>
          <w:delText>5</w:delText>
        </w:r>
      </w:del>
    </w:p>
    <w:p w14:paraId="092DE36B" w14:textId="77777777" w:rsidR="00621174" w:rsidDel="00C53E2D" w:rsidRDefault="00621174">
      <w:pPr>
        <w:pStyle w:val="TOC1"/>
        <w:tabs>
          <w:tab w:val="left" w:pos="660"/>
          <w:tab w:val="right" w:leader="dot" w:pos="9440"/>
        </w:tabs>
        <w:rPr>
          <w:del w:id="115" w:author="Naveen Seth" w:date="2020-01-14T13:25:00Z"/>
          <w:noProof/>
          <w:sz w:val="22"/>
          <w:szCs w:val="22"/>
          <w:lang w:val="en-US"/>
        </w:rPr>
      </w:pPr>
      <w:del w:id="116" w:author="Naveen Seth" w:date="2020-01-14T13:25:00Z">
        <w:r w:rsidRPr="00C53E2D" w:rsidDel="00C53E2D">
          <w:rPr>
            <w:noProof/>
            <w:rPrChange w:id="117" w:author="Naveen Seth" w:date="2020-01-14T13:25:00Z">
              <w:rPr>
                <w:rStyle w:val="Hyperlink"/>
                <w:noProof/>
              </w:rPr>
            </w:rPrChange>
          </w:rPr>
          <w:delText>2.0</w:delText>
        </w:r>
        <w:r w:rsidDel="00C53E2D">
          <w:rPr>
            <w:noProof/>
            <w:sz w:val="22"/>
            <w:szCs w:val="22"/>
            <w:lang w:val="en-US"/>
          </w:rPr>
          <w:tab/>
        </w:r>
        <w:r w:rsidRPr="00C53E2D" w:rsidDel="00C53E2D">
          <w:rPr>
            <w:rFonts w:cstheme="majorHAnsi"/>
            <w:noProof/>
            <w:rPrChange w:id="118" w:author="Naveen Seth" w:date="2020-01-14T13:25:00Z">
              <w:rPr>
                <w:rStyle w:val="Hyperlink"/>
                <w:rFonts w:cstheme="majorHAnsi"/>
                <w:noProof/>
              </w:rPr>
            </w:rPrChange>
          </w:rPr>
          <w:delText xml:space="preserve">Introduction </w:delText>
        </w:r>
        <w:r w:rsidRPr="00C53E2D" w:rsidDel="00C53E2D">
          <w:rPr>
            <w:noProof/>
            <w:rPrChange w:id="119" w:author="Naveen Seth" w:date="2020-01-14T13:25:00Z">
              <w:rPr>
                <w:rStyle w:val="Hyperlink"/>
                <w:noProof/>
              </w:rPr>
            </w:rPrChange>
          </w:rPr>
          <w:delText>to DQ Scoring Framework</w:delText>
        </w:r>
        <w:r w:rsidDel="00C53E2D">
          <w:rPr>
            <w:noProof/>
            <w:webHidden/>
          </w:rPr>
          <w:tab/>
          <w:delText>5</w:delText>
        </w:r>
      </w:del>
    </w:p>
    <w:p w14:paraId="407A2AF5" w14:textId="77777777" w:rsidR="00621174" w:rsidDel="00C53E2D" w:rsidRDefault="00621174">
      <w:pPr>
        <w:pStyle w:val="TOC1"/>
        <w:tabs>
          <w:tab w:val="left" w:pos="660"/>
          <w:tab w:val="right" w:leader="dot" w:pos="9440"/>
        </w:tabs>
        <w:rPr>
          <w:del w:id="120" w:author="Naveen Seth" w:date="2020-01-14T13:25:00Z"/>
          <w:noProof/>
          <w:sz w:val="22"/>
          <w:szCs w:val="22"/>
          <w:lang w:val="en-US"/>
        </w:rPr>
      </w:pPr>
      <w:del w:id="121" w:author="Naveen Seth" w:date="2020-01-14T13:25:00Z">
        <w:r w:rsidRPr="00C53E2D" w:rsidDel="00C53E2D">
          <w:rPr>
            <w:rFonts w:cstheme="majorHAnsi"/>
            <w:noProof/>
            <w:rPrChange w:id="122" w:author="Naveen Seth" w:date="2020-01-14T13:25:00Z">
              <w:rPr>
                <w:rStyle w:val="Hyperlink"/>
                <w:rFonts w:cstheme="majorHAnsi"/>
                <w:noProof/>
              </w:rPr>
            </w:rPrChange>
          </w:rPr>
          <w:delText>3.0</w:delText>
        </w:r>
        <w:r w:rsidDel="00C53E2D">
          <w:rPr>
            <w:noProof/>
            <w:sz w:val="22"/>
            <w:szCs w:val="22"/>
            <w:lang w:val="en-US"/>
          </w:rPr>
          <w:tab/>
        </w:r>
        <w:r w:rsidRPr="00C53E2D" w:rsidDel="00C53E2D">
          <w:rPr>
            <w:rFonts w:cstheme="majorHAnsi"/>
            <w:noProof/>
            <w:rPrChange w:id="123" w:author="Naveen Seth" w:date="2020-01-14T13:25:00Z">
              <w:rPr>
                <w:rStyle w:val="Hyperlink"/>
                <w:rFonts w:cstheme="majorHAnsi"/>
                <w:noProof/>
              </w:rPr>
            </w:rPrChange>
          </w:rPr>
          <w:delText>Creating Business Asset Type</w:delText>
        </w:r>
        <w:r w:rsidDel="00C53E2D">
          <w:rPr>
            <w:noProof/>
            <w:webHidden/>
          </w:rPr>
          <w:tab/>
          <w:delText>7</w:delText>
        </w:r>
      </w:del>
    </w:p>
    <w:p w14:paraId="29CEBD7D" w14:textId="77777777" w:rsidR="00621174" w:rsidDel="00C53E2D" w:rsidRDefault="00621174">
      <w:pPr>
        <w:pStyle w:val="TOC2"/>
        <w:tabs>
          <w:tab w:val="left" w:pos="880"/>
          <w:tab w:val="right" w:leader="dot" w:pos="9440"/>
        </w:tabs>
        <w:rPr>
          <w:del w:id="124" w:author="Naveen Seth" w:date="2020-01-14T13:25:00Z"/>
          <w:noProof/>
          <w:sz w:val="22"/>
          <w:szCs w:val="22"/>
          <w:lang w:val="en-US"/>
        </w:rPr>
      </w:pPr>
      <w:del w:id="125" w:author="Naveen Seth" w:date="2020-01-14T13:25:00Z">
        <w:r w:rsidRPr="00C53E2D" w:rsidDel="00C53E2D">
          <w:rPr>
            <w:b/>
            <w:noProof/>
            <w:rPrChange w:id="126" w:author="Naveen Seth" w:date="2020-01-14T13:25:00Z">
              <w:rPr>
                <w:rStyle w:val="Hyperlink"/>
                <w:b/>
                <w:noProof/>
              </w:rPr>
            </w:rPrChange>
          </w:rPr>
          <w:delText>3.1</w:delText>
        </w:r>
        <w:r w:rsidDel="00C53E2D">
          <w:rPr>
            <w:noProof/>
            <w:sz w:val="22"/>
            <w:szCs w:val="22"/>
            <w:lang w:val="en-US"/>
          </w:rPr>
          <w:tab/>
        </w:r>
        <w:r w:rsidRPr="00C53E2D" w:rsidDel="00C53E2D">
          <w:rPr>
            <w:noProof/>
            <w:rPrChange w:id="127" w:author="Naveen Seth" w:date="2020-01-14T13:25:00Z">
              <w:rPr>
                <w:rStyle w:val="Hyperlink"/>
                <w:noProof/>
              </w:rPr>
            </w:rPrChange>
          </w:rPr>
          <w:delText>Data Sources</w:delText>
        </w:r>
        <w:r w:rsidDel="00C53E2D">
          <w:rPr>
            <w:noProof/>
            <w:webHidden/>
          </w:rPr>
          <w:tab/>
          <w:delText>7</w:delText>
        </w:r>
      </w:del>
    </w:p>
    <w:p w14:paraId="7B483EFF" w14:textId="77777777" w:rsidR="00621174" w:rsidDel="00C53E2D" w:rsidRDefault="00621174">
      <w:pPr>
        <w:pStyle w:val="TOC2"/>
        <w:tabs>
          <w:tab w:val="left" w:pos="880"/>
          <w:tab w:val="right" w:leader="dot" w:pos="9440"/>
        </w:tabs>
        <w:rPr>
          <w:del w:id="128" w:author="Naveen Seth" w:date="2020-01-14T13:25:00Z"/>
          <w:noProof/>
          <w:sz w:val="22"/>
          <w:szCs w:val="22"/>
          <w:lang w:val="en-US"/>
        </w:rPr>
      </w:pPr>
      <w:del w:id="129" w:author="Naveen Seth" w:date="2020-01-14T13:25:00Z">
        <w:r w:rsidRPr="00C53E2D" w:rsidDel="00C53E2D">
          <w:rPr>
            <w:b/>
            <w:noProof/>
            <w:rPrChange w:id="130" w:author="Naveen Seth" w:date="2020-01-14T13:25:00Z">
              <w:rPr>
                <w:rStyle w:val="Hyperlink"/>
                <w:b/>
                <w:noProof/>
              </w:rPr>
            </w:rPrChange>
          </w:rPr>
          <w:delText>3.2</w:delText>
        </w:r>
        <w:r w:rsidDel="00C53E2D">
          <w:rPr>
            <w:noProof/>
            <w:sz w:val="22"/>
            <w:szCs w:val="22"/>
            <w:lang w:val="en-US"/>
          </w:rPr>
          <w:tab/>
        </w:r>
        <w:r w:rsidRPr="00C53E2D" w:rsidDel="00C53E2D">
          <w:rPr>
            <w:noProof/>
            <w:rPrChange w:id="131" w:author="Naveen Seth" w:date="2020-01-14T13:25:00Z">
              <w:rPr>
                <w:rStyle w:val="Hyperlink"/>
                <w:noProof/>
              </w:rPr>
            </w:rPrChange>
          </w:rPr>
          <w:delText>Source Attributes</w:delText>
        </w:r>
        <w:r w:rsidDel="00C53E2D">
          <w:rPr>
            <w:noProof/>
            <w:webHidden/>
          </w:rPr>
          <w:tab/>
          <w:delText>8</w:delText>
        </w:r>
      </w:del>
    </w:p>
    <w:p w14:paraId="1DA5ADA2" w14:textId="77777777" w:rsidR="00621174" w:rsidDel="00C53E2D" w:rsidRDefault="00621174">
      <w:pPr>
        <w:pStyle w:val="TOC2"/>
        <w:tabs>
          <w:tab w:val="left" w:pos="880"/>
          <w:tab w:val="right" w:leader="dot" w:pos="9440"/>
        </w:tabs>
        <w:rPr>
          <w:del w:id="132" w:author="Naveen Seth" w:date="2020-01-14T13:25:00Z"/>
          <w:noProof/>
          <w:sz w:val="22"/>
          <w:szCs w:val="22"/>
          <w:lang w:val="en-US"/>
        </w:rPr>
      </w:pPr>
      <w:del w:id="133" w:author="Naveen Seth" w:date="2020-01-14T13:25:00Z">
        <w:r w:rsidRPr="00C53E2D" w:rsidDel="00C53E2D">
          <w:rPr>
            <w:b/>
            <w:noProof/>
            <w:rPrChange w:id="134" w:author="Naveen Seth" w:date="2020-01-14T13:25:00Z">
              <w:rPr>
                <w:rStyle w:val="Hyperlink"/>
                <w:b/>
                <w:noProof/>
              </w:rPr>
            </w:rPrChange>
          </w:rPr>
          <w:delText>3.3</w:delText>
        </w:r>
        <w:r w:rsidDel="00C53E2D">
          <w:rPr>
            <w:noProof/>
            <w:sz w:val="22"/>
            <w:szCs w:val="22"/>
            <w:lang w:val="en-US"/>
          </w:rPr>
          <w:tab/>
        </w:r>
        <w:r w:rsidRPr="00C53E2D" w:rsidDel="00C53E2D">
          <w:rPr>
            <w:noProof/>
            <w:rPrChange w:id="135" w:author="Naveen Seth" w:date="2020-01-14T13:25:00Z">
              <w:rPr>
                <w:rStyle w:val="Hyperlink"/>
                <w:noProof/>
              </w:rPr>
            </w:rPrChange>
          </w:rPr>
          <w:delText>Business Terms</w:delText>
        </w:r>
        <w:r w:rsidDel="00C53E2D">
          <w:rPr>
            <w:noProof/>
            <w:webHidden/>
          </w:rPr>
          <w:tab/>
          <w:delText>9</w:delText>
        </w:r>
      </w:del>
    </w:p>
    <w:p w14:paraId="7802D007" w14:textId="77777777" w:rsidR="00621174" w:rsidDel="00C53E2D" w:rsidRDefault="00621174">
      <w:pPr>
        <w:pStyle w:val="TOC1"/>
        <w:tabs>
          <w:tab w:val="left" w:pos="660"/>
          <w:tab w:val="right" w:leader="dot" w:pos="9440"/>
        </w:tabs>
        <w:rPr>
          <w:del w:id="136" w:author="Naveen Seth" w:date="2020-01-14T13:25:00Z"/>
          <w:noProof/>
          <w:sz w:val="22"/>
          <w:szCs w:val="22"/>
          <w:lang w:val="en-US"/>
        </w:rPr>
      </w:pPr>
      <w:del w:id="137" w:author="Naveen Seth" w:date="2020-01-14T13:25:00Z">
        <w:r w:rsidRPr="00C53E2D" w:rsidDel="00C53E2D">
          <w:rPr>
            <w:rFonts w:cstheme="majorHAnsi"/>
            <w:noProof/>
            <w:rPrChange w:id="138" w:author="Naveen Seth" w:date="2020-01-14T13:25:00Z">
              <w:rPr>
                <w:rStyle w:val="Hyperlink"/>
                <w:rFonts w:cstheme="majorHAnsi"/>
                <w:noProof/>
              </w:rPr>
            </w:rPrChange>
          </w:rPr>
          <w:delText>4.0</w:delText>
        </w:r>
        <w:r w:rsidDel="00C53E2D">
          <w:rPr>
            <w:noProof/>
            <w:sz w:val="22"/>
            <w:szCs w:val="22"/>
            <w:lang w:val="en-US"/>
          </w:rPr>
          <w:tab/>
        </w:r>
        <w:r w:rsidRPr="00C53E2D" w:rsidDel="00C53E2D">
          <w:rPr>
            <w:rFonts w:cstheme="majorHAnsi"/>
            <w:noProof/>
            <w:rPrChange w:id="139" w:author="Naveen Seth" w:date="2020-01-14T13:25:00Z">
              <w:rPr>
                <w:rStyle w:val="Hyperlink"/>
                <w:rFonts w:cstheme="majorHAnsi"/>
                <w:noProof/>
              </w:rPr>
            </w:rPrChange>
          </w:rPr>
          <w:delText>Rules Configurations</w:delText>
        </w:r>
        <w:r w:rsidDel="00C53E2D">
          <w:rPr>
            <w:noProof/>
            <w:webHidden/>
          </w:rPr>
          <w:tab/>
          <w:delText>11</w:delText>
        </w:r>
      </w:del>
    </w:p>
    <w:p w14:paraId="1EF394E1" w14:textId="77777777" w:rsidR="00621174" w:rsidDel="00C53E2D" w:rsidRDefault="00621174">
      <w:pPr>
        <w:pStyle w:val="TOC1"/>
        <w:tabs>
          <w:tab w:val="left" w:pos="660"/>
          <w:tab w:val="right" w:leader="dot" w:pos="9440"/>
        </w:tabs>
        <w:rPr>
          <w:del w:id="140" w:author="Naveen Seth" w:date="2020-01-14T13:25:00Z"/>
          <w:noProof/>
          <w:sz w:val="22"/>
          <w:szCs w:val="22"/>
          <w:lang w:val="en-US"/>
        </w:rPr>
      </w:pPr>
      <w:del w:id="141" w:author="Naveen Seth" w:date="2020-01-14T13:25:00Z">
        <w:r w:rsidRPr="00C53E2D" w:rsidDel="00C53E2D">
          <w:rPr>
            <w:rFonts w:cstheme="majorHAnsi"/>
            <w:noProof/>
            <w:rPrChange w:id="142" w:author="Naveen Seth" w:date="2020-01-14T13:25:00Z">
              <w:rPr>
                <w:rStyle w:val="Hyperlink"/>
                <w:rFonts w:cstheme="majorHAnsi"/>
                <w:noProof/>
              </w:rPr>
            </w:rPrChange>
          </w:rPr>
          <w:delText>5.0</w:delText>
        </w:r>
        <w:r w:rsidDel="00C53E2D">
          <w:rPr>
            <w:noProof/>
            <w:sz w:val="22"/>
            <w:szCs w:val="22"/>
            <w:lang w:val="en-US"/>
          </w:rPr>
          <w:tab/>
        </w:r>
        <w:r w:rsidRPr="00C53E2D" w:rsidDel="00C53E2D">
          <w:rPr>
            <w:rFonts w:cstheme="majorHAnsi"/>
            <w:noProof/>
            <w:rPrChange w:id="143" w:author="Naveen Seth" w:date="2020-01-14T13:25:00Z">
              <w:rPr>
                <w:rStyle w:val="Hyperlink"/>
                <w:rFonts w:cstheme="majorHAnsi"/>
                <w:noProof/>
              </w:rPr>
            </w:rPrChange>
          </w:rPr>
          <w:delText>System Reference Lists</w:delText>
        </w:r>
        <w:r w:rsidDel="00C53E2D">
          <w:rPr>
            <w:noProof/>
            <w:webHidden/>
          </w:rPr>
          <w:tab/>
          <w:delText>23</w:delText>
        </w:r>
      </w:del>
    </w:p>
    <w:p w14:paraId="01A34ACB" w14:textId="77777777" w:rsidR="00621174" w:rsidDel="00C53E2D" w:rsidRDefault="00621174">
      <w:pPr>
        <w:pStyle w:val="TOC2"/>
        <w:tabs>
          <w:tab w:val="left" w:pos="880"/>
          <w:tab w:val="right" w:leader="dot" w:pos="9440"/>
        </w:tabs>
        <w:rPr>
          <w:del w:id="144" w:author="Naveen Seth" w:date="2020-01-14T13:25:00Z"/>
          <w:noProof/>
          <w:sz w:val="22"/>
          <w:szCs w:val="22"/>
          <w:lang w:val="en-US"/>
        </w:rPr>
      </w:pPr>
      <w:del w:id="145" w:author="Naveen Seth" w:date="2020-01-14T13:25:00Z">
        <w:r w:rsidRPr="00C53E2D" w:rsidDel="00C53E2D">
          <w:rPr>
            <w:rFonts w:cstheme="majorHAnsi"/>
            <w:noProof/>
            <w:rPrChange w:id="146" w:author="Naveen Seth" w:date="2020-01-14T13:25:00Z">
              <w:rPr>
                <w:rStyle w:val="Hyperlink"/>
                <w:rFonts w:cstheme="majorHAnsi"/>
                <w:noProof/>
              </w:rPr>
            </w:rPrChange>
          </w:rPr>
          <w:delText>5.1</w:delText>
        </w:r>
        <w:r w:rsidDel="00C53E2D">
          <w:rPr>
            <w:noProof/>
            <w:sz w:val="22"/>
            <w:szCs w:val="22"/>
            <w:lang w:val="en-US"/>
          </w:rPr>
          <w:tab/>
        </w:r>
        <w:r w:rsidRPr="00C53E2D" w:rsidDel="00C53E2D">
          <w:rPr>
            <w:rFonts w:cstheme="majorHAnsi"/>
            <w:noProof/>
            <w:rPrChange w:id="147" w:author="Naveen Seth" w:date="2020-01-14T13:25:00Z">
              <w:rPr>
                <w:rStyle w:val="Hyperlink"/>
                <w:rFonts w:cstheme="majorHAnsi"/>
                <w:noProof/>
              </w:rPr>
            </w:rPrChange>
          </w:rPr>
          <w:delText>IGX Data Element Group</w:delText>
        </w:r>
        <w:r w:rsidDel="00C53E2D">
          <w:rPr>
            <w:noProof/>
            <w:webHidden/>
          </w:rPr>
          <w:tab/>
          <w:delText>23</w:delText>
        </w:r>
      </w:del>
    </w:p>
    <w:p w14:paraId="7078F30F" w14:textId="77777777" w:rsidR="00621174" w:rsidDel="00C53E2D" w:rsidRDefault="00621174">
      <w:pPr>
        <w:pStyle w:val="TOC2"/>
        <w:tabs>
          <w:tab w:val="left" w:pos="880"/>
          <w:tab w:val="right" w:leader="dot" w:pos="9440"/>
        </w:tabs>
        <w:rPr>
          <w:del w:id="148" w:author="Naveen Seth" w:date="2020-01-14T13:25:00Z"/>
          <w:noProof/>
          <w:sz w:val="22"/>
          <w:szCs w:val="22"/>
          <w:lang w:val="en-US"/>
        </w:rPr>
      </w:pPr>
      <w:del w:id="149" w:author="Naveen Seth" w:date="2020-01-14T13:25:00Z">
        <w:r w:rsidRPr="00C53E2D" w:rsidDel="00C53E2D">
          <w:rPr>
            <w:rFonts w:cstheme="majorHAnsi"/>
            <w:noProof/>
            <w:rPrChange w:id="150" w:author="Naveen Seth" w:date="2020-01-14T13:25:00Z">
              <w:rPr>
                <w:rStyle w:val="Hyperlink"/>
                <w:rFonts w:cstheme="majorHAnsi"/>
                <w:noProof/>
              </w:rPr>
            </w:rPrChange>
          </w:rPr>
          <w:delText>5.2</w:delText>
        </w:r>
        <w:r w:rsidDel="00C53E2D">
          <w:rPr>
            <w:noProof/>
            <w:sz w:val="22"/>
            <w:szCs w:val="22"/>
            <w:lang w:val="en-US"/>
          </w:rPr>
          <w:tab/>
        </w:r>
        <w:r w:rsidRPr="00C53E2D" w:rsidDel="00C53E2D">
          <w:rPr>
            <w:rFonts w:cstheme="majorHAnsi"/>
            <w:noProof/>
            <w:rPrChange w:id="151" w:author="Naveen Seth" w:date="2020-01-14T13:25:00Z">
              <w:rPr>
                <w:rStyle w:val="Hyperlink"/>
                <w:rFonts w:cstheme="majorHAnsi"/>
                <w:noProof/>
              </w:rPr>
            </w:rPrChange>
          </w:rPr>
          <w:delText>IGX Scoring Config</w:delText>
        </w:r>
        <w:r w:rsidDel="00C53E2D">
          <w:rPr>
            <w:noProof/>
            <w:webHidden/>
          </w:rPr>
          <w:tab/>
          <w:delText>24</w:delText>
        </w:r>
      </w:del>
    </w:p>
    <w:p w14:paraId="6B1171D2" w14:textId="77777777" w:rsidR="00621174" w:rsidDel="00C53E2D" w:rsidRDefault="00621174">
      <w:pPr>
        <w:pStyle w:val="TOC2"/>
        <w:tabs>
          <w:tab w:val="left" w:pos="880"/>
          <w:tab w:val="right" w:leader="dot" w:pos="9440"/>
        </w:tabs>
        <w:rPr>
          <w:del w:id="152" w:author="Naveen Seth" w:date="2020-01-14T13:25:00Z"/>
          <w:noProof/>
          <w:sz w:val="22"/>
          <w:szCs w:val="22"/>
          <w:lang w:val="en-US"/>
        </w:rPr>
      </w:pPr>
      <w:del w:id="153" w:author="Naveen Seth" w:date="2020-01-14T13:25:00Z">
        <w:r w:rsidRPr="00C53E2D" w:rsidDel="00C53E2D">
          <w:rPr>
            <w:rFonts w:cstheme="majorHAnsi"/>
            <w:noProof/>
            <w:rPrChange w:id="154" w:author="Naveen Seth" w:date="2020-01-14T13:25:00Z">
              <w:rPr>
                <w:rStyle w:val="Hyperlink"/>
                <w:rFonts w:cstheme="majorHAnsi"/>
                <w:noProof/>
              </w:rPr>
            </w:rPrChange>
          </w:rPr>
          <w:delText>5.3</w:delText>
        </w:r>
        <w:r w:rsidDel="00C53E2D">
          <w:rPr>
            <w:noProof/>
            <w:sz w:val="22"/>
            <w:szCs w:val="22"/>
            <w:lang w:val="en-US"/>
          </w:rPr>
          <w:tab/>
        </w:r>
        <w:r w:rsidRPr="00C53E2D" w:rsidDel="00C53E2D">
          <w:rPr>
            <w:rFonts w:cstheme="majorHAnsi"/>
            <w:noProof/>
            <w:rPrChange w:id="155" w:author="Naveen Seth" w:date="2020-01-14T13:25:00Z">
              <w:rPr>
                <w:rStyle w:val="Hyperlink"/>
                <w:rFonts w:cstheme="majorHAnsi"/>
                <w:noProof/>
              </w:rPr>
            </w:rPrChange>
          </w:rPr>
          <w:delText>IGX Rule Operator List</w:delText>
        </w:r>
        <w:r w:rsidDel="00C53E2D">
          <w:rPr>
            <w:noProof/>
            <w:webHidden/>
          </w:rPr>
          <w:tab/>
          <w:delText>25</w:delText>
        </w:r>
      </w:del>
    </w:p>
    <w:p w14:paraId="174875E9" w14:textId="77777777" w:rsidR="00621174" w:rsidDel="00C53E2D" w:rsidRDefault="00621174">
      <w:pPr>
        <w:pStyle w:val="TOC2"/>
        <w:tabs>
          <w:tab w:val="left" w:pos="880"/>
          <w:tab w:val="right" w:leader="dot" w:pos="9440"/>
        </w:tabs>
        <w:rPr>
          <w:del w:id="156" w:author="Naveen Seth" w:date="2020-01-14T13:25:00Z"/>
          <w:noProof/>
          <w:sz w:val="22"/>
          <w:szCs w:val="22"/>
          <w:lang w:val="en-US"/>
        </w:rPr>
      </w:pPr>
      <w:del w:id="157" w:author="Naveen Seth" w:date="2020-01-14T13:25:00Z">
        <w:r w:rsidRPr="00C53E2D" w:rsidDel="00C53E2D">
          <w:rPr>
            <w:rFonts w:cstheme="majorHAnsi"/>
            <w:noProof/>
            <w:rPrChange w:id="158" w:author="Naveen Seth" w:date="2020-01-14T13:25:00Z">
              <w:rPr>
                <w:rStyle w:val="Hyperlink"/>
                <w:rFonts w:cstheme="majorHAnsi"/>
                <w:noProof/>
              </w:rPr>
            </w:rPrChange>
          </w:rPr>
          <w:delText>5.4</w:delText>
        </w:r>
        <w:r w:rsidDel="00C53E2D">
          <w:rPr>
            <w:noProof/>
            <w:sz w:val="22"/>
            <w:szCs w:val="22"/>
            <w:lang w:val="en-US"/>
          </w:rPr>
          <w:tab/>
        </w:r>
        <w:r w:rsidRPr="00C53E2D" w:rsidDel="00C53E2D">
          <w:rPr>
            <w:rFonts w:cstheme="majorHAnsi"/>
            <w:noProof/>
            <w:rPrChange w:id="159" w:author="Naveen Seth" w:date="2020-01-14T13:25:00Z">
              <w:rPr>
                <w:rStyle w:val="Hyperlink"/>
                <w:rFonts w:cstheme="majorHAnsi"/>
                <w:noProof/>
              </w:rPr>
            </w:rPrChange>
          </w:rPr>
          <w:delText>IGX Comparison Rule Operator List</w:delText>
        </w:r>
        <w:r w:rsidDel="00C53E2D">
          <w:rPr>
            <w:noProof/>
            <w:webHidden/>
          </w:rPr>
          <w:tab/>
          <w:delText>27</w:delText>
        </w:r>
      </w:del>
    </w:p>
    <w:p w14:paraId="51E01F6B" w14:textId="77777777" w:rsidR="00621174" w:rsidDel="00C53E2D" w:rsidRDefault="00621174">
      <w:pPr>
        <w:pStyle w:val="TOC2"/>
        <w:tabs>
          <w:tab w:val="left" w:pos="880"/>
          <w:tab w:val="right" w:leader="dot" w:pos="9440"/>
        </w:tabs>
        <w:rPr>
          <w:del w:id="160" w:author="Naveen Seth" w:date="2020-01-14T13:25:00Z"/>
          <w:noProof/>
          <w:sz w:val="22"/>
          <w:szCs w:val="22"/>
          <w:lang w:val="en-US"/>
        </w:rPr>
      </w:pPr>
      <w:del w:id="161" w:author="Naveen Seth" w:date="2020-01-14T13:25:00Z">
        <w:r w:rsidRPr="00C53E2D" w:rsidDel="00C53E2D">
          <w:rPr>
            <w:rFonts w:cstheme="majorHAnsi"/>
            <w:noProof/>
            <w:rPrChange w:id="162" w:author="Naveen Seth" w:date="2020-01-14T13:25:00Z">
              <w:rPr>
                <w:rStyle w:val="Hyperlink"/>
                <w:rFonts w:cstheme="majorHAnsi"/>
                <w:noProof/>
              </w:rPr>
            </w:rPrChange>
          </w:rPr>
          <w:delText>5.5</w:delText>
        </w:r>
        <w:r w:rsidDel="00C53E2D">
          <w:rPr>
            <w:noProof/>
            <w:sz w:val="22"/>
            <w:szCs w:val="22"/>
            <w:lang w:val="en-US"/>
          </w:rPr>
          <w:tab/>
        </w:r>
        <w:r w:rsidRPr="00C53E2D" w:rsidDel="00C53E2D">
          <w:rPr>
            <w:rFonts w:cstheme="majorHAnsi"/>
            <w:noProof/>
            <w:rPrChange w:id="163" w:author="Naveen Seth" w:date="2020-01-14T13:25:00Z">
              <w:rPr>
                <w:rStyle w:val="Hyperlink"/>
                <w:rFonts w:cstheme="majorHAnsi"/>
                <w:noProof/>
              </w:rPr>
            </w:rPrChange>
          </w:rPr>
          <w:delText>IGX Pass Skip List</w:delText>
        </w:r>
        <w:r w:rsidDel="00C53E2D">
          <w:rPr>
            <w:noProof/>
            <w:webHidden/>
          </w:rPr>
          <w:tab/>
          <w:delText>28</w:delText>
        </w:r>
      </w:del>
    </w:p>
    <w:p w14:paraId="1E22396B" w14:textId="77777777" w:rsidR="00621174" w:rsidDel="00C53E2D" w:rsidRDefault="00621174">
      <w:pPr>
        <w:pStyle w:val="TOC2"/>
        <w:tabs>
          <w:tab w:val="left" w:pos="880"/>
          <w:tab w:val="right" w:leader="dot" w:pos="9440"/>
        </w:tabs>
        <w:rPr>
          <w:del w:id="164" w:author="Naveen Seth" w:date="2020-01-14T13:25:00Z"/>
          <w:noProof/>
          <w:sz w:val="22"/>
          <w:szCs w:val="22"/>
          <w:lang w:val="en-US"/>
        </w:rPr>
      </w:pPr>
      <w:del w:id="165" w:author="Naveen Seth" w:date="2020-01-14T13:25:00Z">
        <w:r w:rsidRPr="00C53E2D" w:rsidDel="00C53E2D">
          <w:rPr>
            <w:rFonts w:cstheme="majorHAnsi"/>
            <w:noProof/>
            <w:rPrChange w:id="166" w:author="Naveen Seth" w:date="2020-01-14T13:25:00Z">
              <w:rPr>
                <w:rStyle w:val="Hyperlink"/>
                <w:rFonts w:cstheme="majorHAnsi"/>
                <w:noProof/>
              </w:rPr>
            </w:rPrChange>
          </w:rPr>
          <w:delText>5.6</w:delText>
        </w:r>
        <w:r w:rsidDel="00C53E2D">
          <w:rPr>
            <w:noProof/>
            <w:sz w:val="22"/>
            <w:szCs w:val="22"/>
            <w:lang w:val="en-US"/>
          </w:rPr>
          <w:tab/>
        </w:r>
        <w:r w:rsidRPr="00C53E2D" w:rsidDel="00C53E2D">
          <w:rPr>
            <w:rFonts w:cstheme="majorHAnsi"/>
            <w:noProof/>
            <w:rPrChange w:id="167" w:author="Naveen Seth" w:date="2020-01-14T13:25:00Z">
              <w:rPr>
                <w:rStyle w:val="Hyperlink"/>
                <w:rFonts w:cstheme="majorHAnsi"/>
                <w:noProof/>
              </w:rPr>
            </w:rPrChange>
          </w:rPr>
          <w:delText>Regex Rule List</w:delText>
        </w:r>
        <w:r w:rsidDel="00C53E2D">
          <w:rPr>
            <w:noProof/>
            <w:webHidden/>
          </w:rPr>
          <w:tab/>
          <w:delText>29</w:delText>
        </w:r>
      </w:del>
    </w:p>
    <w:p w14:paraId="220186C7" w14:textId="77777777" w:rsidR="00621174" w:rsidDel="00C53E2D" w:rsidRDefault="00621174">
      <w:pPr>
        <w:pStyle w:val="TOC2"/>
        <w:tabs>
          <w:tab w:val="left" w:pos="880"/>
          <w:tab w:val="right" w:leader="dot" w:pos="9440"/>
        </w:tabs>
        <w:rPr>
          <w:del w:id="168" w:author="Naveen Seth" w:date="2020-01-14T13:25:00Z"/>
          <w:noProof/>
          <w:sz w:val="22"/>
          <w:szCs w:val="22"/>
          <w:lang w:val="en-US"/>
        </w:rPr>
      </w:pPr>
      <w:del w:id="169" w:author="Naveen Seth" w:date="2020-01-14T13:25:00Z">
        <w:r w:rsidRPr="00C53E2D" w:rsidDel="00C53E2D">
          <w:rPr>
            <w:rFonts w:cstheme="majorHAnsi"/>
            <w:noProof/>
            <w:rPrChange w:id="170" w:author="Naveen Seth" w:date="2020-01-14T13:25:00Z">
              <w:rPr>
                <w:rStyle w:val="Hyperlink"/>
                <w:rFonts w:cstheme="majorHAnsi"/>
                <w:noProof/>
              </w:rPr>
            </w:rPrChange>
          </w:rPr>
          <w:delText>5.7</w:delText>
        </w:r>
        <w:r w:rsidDel="00C53E2D">
          <w:rPr>
            <w:noProof/>
            <w:sz w:val="22"/>
            <w:szCs w:val="22"/>
            <w:lang w:val="en-US"/>
          </w:rPr>
          <w:tab/>
        </w:r>
        <w:r w:rsidRPr="00C53E2D" w:rsidDel="00C53E2D">
          <w:rPr>
            <w:rFonts w:cstheme="majorHAnsi"/>
            <w:noProof/>
            <w:rPrChange w:id="171" w:author="Naveen Seth" w:date="2020-01-14T13:25:00Z">
              <w:rPr>
                <w:rStyle w:val="Hyperlink"/>
                <w:rFonts w:cstheme="majorHAnsi"/>
                <w:noProof/>
              </w:rPr>
            </w:rPrChange>
          </w:rPr>
          <w:delText>IGX SR Thresholds</w:delText>
        </w:r>
        <w:r w:rsidDel="00C53E2D">
          <w:rPr>
            <w:noProof/>
            <w:webHidden/>
          </w:rPr>
          <w:tab/>
          <w:delText>29</w:delText>
        </w:r>
      </w:del>
    </w:p>
    <w:p w14:paraId="2F9C5005" w14:textId="77777777" w:rsidR="00621174" w:rsidDel="00C53E2D" w:rsidRDefault="00621174">
      <w:pPr>
        <w:pStyle w:val="TOC2"/>
        <w:tabs>
          <w:tab w:val="left" w:pos="880"/>
          <w:tab w:val="right" w:leader="dot" w:pos="9440"/>
        </w:tabs>
        <w:rPr>
          <w:del w:id="172" w:author="Naveen Seth" w:date="2020-01-14T13:25:00Z"/>
          <w:noProof/>
          <w:sz w:val="22"/>
          <w:szCs w:val="22"/>
          <w:lang w:val="en-US"/>
        </w:rPr>
      </w:pPr>
      <w:del w:id="173" w:author="Naveen Seth" w:date="2020-01-14T13:25:00Z">
        <w:r w:rsidRPr="00C53E2D" w:rsidDel="00C53E2D">
          <w:rPr>
            <w:rFonts w:cstheme="majorHAnsi"/>
            <w:noProof/>
            <w:rPrChange w:id="174" w:author="Naveen Seth" w:date="2020-01-14T13:25:00Z">
              <w:rPr>
                <w:rStyle w:val="Hyperlink"/>
                <w:rFonts w:cstheme="majorHAnsi"/>
                <w:noProof/>
              </w:rPr>
            </w:rPrChange>
          </w:rPr>
          <w:delText>5.8</w:delText>
        </w:r>
        <w:r w:rsidDel="00C53E2D">
          <w:rPr>
            <w:noProof/>
            <w:sz w:val="22"/>
            <w:szCs w:val="22"/>
            <w:lang w:val="en-US"/>
          </w:rPr>
          <w:tab/>
        </w:r>
        <w:r w:rsidRPr="00C53E2D" w:rsidDel="00C53E2D">
          <w:rPr>
            <w:rFonts w:cstheme="majorHAnsi"/>
            <w:noProof/>
            <w:rPrChange w:id="175" w:author="Naveen Seth" w:date="2020-01-14T13:25:00Z">
              <w:rPr>
                <w:rStyle w:val="Hyperlink"/>
                <w:rFonts w:cstheme="majorHAnsi"/>
                <w:noProof/>
              </w:rPr>
            </w:rPrChange>
          </w:rPr>
          <w:delText>IGX_Semantic_List</w:delText>
        </w:r>
        <w:r w:rsidDel="00C53E2D">
          <w:rPr>
            <w:noProof/>
            <w:webHidden/>
          </w:rPr>
          <w:tab/>
          <w:delText>31</w:delText>
        </w:r>
      </w:del>
    </w:p>
    <w:p w14:paraId="1AB68D7C" w14:textId="77777777" w:rsidR="00621174" w:rsidDel="00C53E2D" w:rsidRDefault="00621174">
      <w:pPr>
        <w:pStyle w:val="TOC2"/>
        <w:tabs>
          <w:tab w:val="left" w:pos="880"/>
          <w:tab w:val="right" w:leader="dot" w:pos="9440"/>
        </w:tabs>
        <w:rPr>
          <w:del w:id="176" w:author="Naveen Seth" w:date="2020-01-14T13:25:00Z"/>
          <w:noProof/>
          <w:sz w:val="22"/>
          <w:szCs w:val="22"/>
          <w:lang w:val="en-US"/>
        </w:rPr>
      </w:pPr>
      <w:del w:id="177" w:author="Naveen Seth" w:date="2020-01-14T13:25:00Z">
        <w:r w:rsidRPr="00C53E2D" w:rsidDel="00C53E2D">
          <w:rPr>
            <w:rFonts w:cstheme="majorHAnsi"/>
            <w:noProof/>
            <w:rPrChange w:id="178" w:author="Naveen Seth" w:date="2020-01-14T13:25:00Z">
              <w:rPr>
                <w:rStyle w:val="Hyperlink"/>
                <w:rFonts w:cstheme="majorHAnsi"/>
                <w:noProof/>
              </w:rPr>
            </w:rPrChange>
          </w:rPr>
          <w:delText>5.9</w:delText>
        </w:r>
        <w:r w:rsidDel="00C53E2D">
          <w:rPr>
            <w:noProof/>
            <w:sz w:val="22"/>
            <w:szCs w:val="22"/>
            <w:lang w:val="en-US"/>
          </w:rPr>
          <w:tab/>
        </w:r>
        <w:r w:rsidRPr="00C53E2D" w:rsidDel="00C53E2D">
          <w:rPr>
            <w:rFonts w:cstheme="majorHAnsi"/>
            <w:noProof/>
            <w:rPrChange w:id="179" w:author="Naveen Seth" w:date="2020-01-14T13:25:00Z">
              <w:rPr>
                <w:rStyle w:val="Hyperlink"/>
                <w:rFonts w:cstheme="majorHAnsi"/>
                <w:noProof/>
              </w:rPr>
            </w:rPrChange>
          </w:rPr>
          <w:delText>IGX Data Entity Config</w:delText>
        </w:r>
        <w:r w:rsidDel="00C53E2D">
          <w:rPr>
            <w:noProof/>
            <w:webHidden/>
          </w:rPr>
          <w:tab/>
          <w:delText>31</w:delText>
        </w:r>
      </w:del>
    </w:p>
    <w:p w14:paraId="685E9454" w14:textId="77777777" w:rsidR="00621174" w:rsidDel="00C53E2D" w:rsidRDefault="00621174">
      <w:pPr>
        <w:pStyle w:val="TOC1"/>
        <w:tabs>
          <w:tab w:val="left" w:pos="660"/>
          <w:tab w:val="right" w:leader="dot" w:pos="9440"/>
        </w:tabs>
        <w:rPr>
          <w:del w:id="180" w:author="Naveen Seth" w:date="2020-01-14T13:25:00Z"/>
          <w:noProof/>
          <w:sz w:val="22"/>
          <w:szCs w:val="22"/>
          <w:lang w:val="en-US"/>
        </w:rPr>
      </w:pPr>
      <w:del w:id="181" w:author="Naveen Seth" w:date="2020-01-14T13:25:00Z">
        <w:r w:rsidRPr="00C53E2D" w:rsidDel="00C53E2D">
          <w:rPr>
            <w:rFonts w:cstheme="majorHAnsi"/>
            <w:noProof/>
            <w:rPrChange w:id="182" w:author="Naveen Seth" w:date="2020-01-14T13:25:00Z">
              <w:rPr>
                <w:rStyle w:val="Hyperlink"/>
                <w:rFonts w:cstheme="majorHAnsi"/>
                <w:noProof/>
              </w:rPr>
            </w:rPrChange>
          </w:rPr>
          <w:delText>6.0</w:delText>
        </w:r>
        <w:r w:rsidDel="00C53E2D">
          <w:rPr>
            <w:noProof/>
            <w:sz w:val="22"/>
            <w:szCs w:val="22"/>
            <w:lang w:val="en-US"/>
          </w:rPr>
          <w:tab/>
        </w:r>
        <w:r w:rsidRPr="00C53E2D" w:rsidDel="00C53E2D">
          <w:rPr>
            <w:rFonts w:cstheme="majorHAnsi"/>
            <w:noProof/>
            <w:rPrChange w:id="183" w:author="Naveen Seth" w:date="2020-01-14T13:25:00Z">
              <w:rPr>
                <w:rStyle w:val="Hyperlink"/>
                <w:rFonts w:cstheme="majorHAnsi"/>
                <w:noProof/>
              </w:rPr>
            </w:rPrChange>
          </w:rPr>
          <w:delText>Creating Relations</w:delText>
        </w:r>
        <w:r w:rsidDel="00C53E2D">
          <w:rPr>
            <w:noProof/>
            <w:webHidden/>
          </w:rPr>
          <w:tab/>
          <w:delText>32</w:delText>
        </w:r>
      </w:del>
    </w:p>
    <w:p w14:paraId="0F6D42E5" w14:textId="77777777" w:rsidR="00621174" w:rsidDel="00C53E2D" w:rsidRDefault="00621174">
      <w:pPr>
        <w:pStyle w:val="TOC1"/>
        <w:tabs>
          <w:tab w:val="left" w:pos="660"/>
          <w:tab w:val="right" w:leader="dot" w:pos="9440"/>
        </w:tabs>
        <w:rPr>
          <w:del w:id="184" w:author="Naveen Seth" w:date="2020-01-14T13:25:00Z"/>
          <w:noProof/>
          <w:sz w:val="22"/>
          <w:szCs w:val="22"/>
          <w:lang w:val="en-US"/>
        </w:rPr>
      </w:pPr>
      <w:del w:id="185" w:author="Naveen Seth" w:date="2020-01-14T13:25:00Z">
        <w:r w:rsidRPr="00C53E2D" w:rsidDel="00C53E2D">
          <w:rPr>
            <w:rFonts w:cstheme="majorHAnsi"/>
            <w:noProof/>
            <w:rPrChange w:id="186" w:author="Naveen Seth" w:date="2020-01-14T13:25:00Z">
              <w:rPr>
                <w:rStyle w:val="Hyperlink"/>
                <w:rFonts w:cstheme="majorHAnsi"/>
                <w:noProof/>
              </w:rPr>
            </w:rPrChange>
          </w:rPr>
          <w:delText>7.0</w:delText>
        </w:r>
        <w:r w:rsidDel="00C53E2D">
          <w:rPr>
            <w:noProof/>
            <w:sz w:val="22"/>
            <w:szCs w:val="22"/>
            <w:lang w:val="en-US"/>
          </w:rPr>
          <w:tab/>
        </w:r>
        <w:r w:rsidRPr="00C53E2D" w:rsidDel="00C53E2D">
          <w:rPr>
            <w:rFonts w:cstheme="majorHAnsi"/>
            <w:noProof/>
            <w:rPrChange w:id="187" w:author="Naveen Seth" w:date="2020-01-14T13:25:00Z">
              <w:rPr>
                <w:rStyle w:val="Hyperlink"/>
                <w:rFonts w:cstheme="majorHAnsi"/>
                <w:noProof/>
              </w:rPr>
            </w:rPrChange>
          </w:rPr>
          <w:delText>Weightage</w:delText>
        </w:r>
        <w:r w:rsidDel="00C53E2D">
          <w:rPr>
            <w:noProof/>
            <w:webHidden/>
          </w:rPr>
          <w:tab/>
          <w:delText>34</w:delText>
        </w:r>
      </w:del>
    </w:p>
    <w:p w14:paraId="6DABFFA4" w14:textId="77777777" w:rsidR="00621174" w:rsidDel="00C53E2D" w:rsidRDefault="00621174">
      <w:pPr>
        <w:pStyle w:val="TOC1"/>
        <w:tabs>
          <w:tab w:val="left" w:pos="660"/>
          <w:tab w:val="right" w:leader="dot" w:pos="9440"/>
        </w:tabs>
        <w:rPr>
          <w:del w:id="188" w:author="Naveen Seth" w:date="2020-01-14T13:25:00Z"/>
          <w:noProof/>
          <w:sz w:val="22"/>
          <w:szCs w:val="22"/>
          <w:lang w:val="en-US"/>
        </w:rPr>
      </w:pPr>
      <w:del w:id="189" w:author="Naveen Seth" w:date="2020-01-14T13:25:00Z">
        <w:r w:rsidRPr="00C53E2D" w:rsidDel="00C53E2D">
          <w:rPr>
            <w:rFonts w:cstheme="majorHAnsi"/>
            <w:noProof/>
            <w:rPrChange w:id="190" w:author="Naveen Seth" w:date="2020-01-14T13:25:00Z">
              <w:rPr>
                <w:rStyle w:val="Hyperlink"/>
                <w:rFonts w:cstheme="majorHAnsi"/>
                <w:noProof/>
              </w:rPr>
            </w:rPrChange>
          </w:rPr>
          <w:delText>8.0</w:delText>
        </w:r>
        <w:r w:rsidDel="00C53E2D">
          <w:rPr>
            <w:noProof/>
            <w:sz w:val="22"/>
            <w:szCs w:val="22"/>
            <w:lang w:val="en-US"/>
          </w:rPr>
          <w:tab/>
        </w:r>
        <w:r w:rsidRPr="00C53E2D" w:rsidDel="00C53E2D">
          <w:rPr>
            <w:rFonts w:cstheme="majorHAnsi"/>
            <w:noProof/>
            <w:rPrChange w:id="191" w:author="Naveen Seth" w:date="2020-01-14T13:25:00Z">
              <w:rPr>
                <w:rStyle w:val="Hyperlink"/>
                <w:rFonts w:cstheme="majorHAnsi"/>
                <w:noProof/>
              </w:rPr>
            </w:rPrChange>
          </w:rPr>
          <w:delText>Creating Assets</w:delText>
        </w:r>
        <w:r w:rsidDel="00C53E2D">
          <w:rPr>
            <w:noProof/>
            <w:webHidden/>
          </w:rPr>
          <w:tab/>
          <w:delText>35</w:delText>
        </w:r>
      </w:del>
    </w:p>
    <w:p w14:paraId="7A7B161C" w14:textId="77777777" w:rsidR="00621174" w:rsidDel="00C53E2D" w:rsidRDefault="00621174">
      <w:pPr>
        <w:pStyle w:val="TOC1"/>
        <w:tabs>
          <w:tab w:val="left" w:pos="660"/>
          <w:tab w:val="right" w:leader="dot" w:pos="9440"/>
        </w:tabs>
        <w:rPr>
          <w:del w:id="192" w:author="Naveen Seth" w:date="2020-01-14T13:25:00Z"/>
          <w:noProof/>
          <w:sz w:val="22"/>
          <w:szCs w:val="22"/>
          <w:lang w:val="en-US"/>
        </w:rPr>
      </w:pPr>
      <w:del w:id="193" w:author="Naveen Seth" w:date="2020-01-14T13:25:00Z">
        <w:r w:rsidRPr="00C53E2D" w:rsidDel="00C53E2D">
          <w:rPr>
            <w:rFonts w:cstheme="majorHAnsi"/>
            <w:noProof/>
            <w:rPrChange w:id="194" w:author="Naveen Seth" w:date="2020-01-14T13:25:00Z">
              <w:rPr>
                <w:rStyle w:val="Hyperlink"/>
                <w:rFonts w:cstheme="majorHAnsi"/>
                <w:noProof/>
              </w:rPr>
            </w:rPrChange>
          </w:rPr>
          <w:delText>9.0</w:delText>
        </w:r>
        <w:r w:rsidDel="00C53E2D">
          <w:rPr>
            <w:noProof/>
            <w:sz w:val="22"/>
            <w:szCs w:val="22"/>
            <w:lang w:val="en-US"/>
          </w:rPr>
          <w:tab/>
        </w:r>
        <w:r w:rsidRPr="00C53E2D" w:rsidDel="00C53E2D">
          <w:rPr>
            <w:rFonts w:cstheme="majorHAnsi"/>
            <w:noProof/>
            <w:rPrChange w:id="195" w:author="Naveen Seth" w:date="2020-01-14T13:25:00Z">
              <w:rPr>
                <w:rStyle w:val="Hyperlink"/>
                <w:rFonts w:cstheme="majorHAnsi"/>
                <w:noProof/>
              </w:rPr>
            </w:rPrChange>
          </w:rPr>
          <w:delText>Configurations in DQ+</w:delText>
        </w:r>
        <w:r w:rsidDel="00C53E2D">
          <w:rPr>
            <w:noProof/>
            <w:webHidden/>
          </w:rPr>
          <w:tab/>
          <w:delText>35</w:delText>
        </w:r>
      </w:del>
    </w:p>
    <w:p w14:paraId="5F0C20CA" w14:textId="77777777" w:rsidR="00621174" w:rsidDel="00C53E2D" w:rsidRDefault="00621174">
      <w:pPr>
        <w:pStyle w:val="TOC2"/>
        <w:tabs>
          <w:tab w:val="left" w:pos="880"/>
          <w:tab w:val="right" w:leader="dot" w:pos="9440"/>
        </w:tabs>
        <w:rPr>
          <w:del w:id="196" w:author="Naveen Seth" w:date="2020-01-14T13:25:00Z"/>
          <w:noProof/>
          <w:sz w:val="22"/>
          <w:szCs w:val="22"/>
          <w:lang w:val="en-US"/>
        </w:rPr>
      </w:pPr>
      <w:del w:id="197" w:author="Naveen Seth" w:date="2020-01-14T13:25:00Z">
        <w:r w:rsidRPr="00C53E2D" w:rsidDel="00C53E2D">
          <w:rPr>
            <w:rFonts w:cstheme="majorHAnsi"/>
            <w:noProof/>
            <w:rPrChange w:id="198" w:author="Naveen Seth" w:date="2020-01-14T13:25:00Z">
              <w:rPr>
                <w:rStyle w:val="Hyperlink"/>
                <w:rFonts w:cstheme="majorHAnsi"/>
                <w:noProof/>
              </w:rPr>
            </w:rPrChange>
          </w:rPr>
          <w:delText>9.1</w:delText>
        </w:r>
        <w:r w:rsidDel="00C53E2D">
          <w:rPr>
            <w:noProof/>
            <w:sz w:val="22"/>
            <w:szCs w:val="22"/>
            <w:lang w:val="en-US"/>
          </w:rPr>
          <w:tab/>
        </w:r>
        <w:r w:rsidRPr="00C53E2D" w:rsidDel="00C53E2D">
          <w:rPr>
            <w:rFonts w:cstheme="majorHAnsi"/>
            <w:noProof/>
            <w:rPrChange w:id="199" w:author="Naveen Seth" w:date="2020-01-14T13:25:00Z">
              <w:rPr>
                <w:rStyle w:val="Hyperlink"/>
                <w:rFonts w:cstheme="majorHAnsi"/>
                <w:noProof/>
              </w:rPr>
            </w:rPrChange>
          </w:rPr>
          <w:delText>Create Data Source</w:delText>
        </w:r>
        <w:r w:rsidDel="00C53E2D">
          <w:rPr>
            <w:noProof/>
            <w:webHidden/>
          </w:rPr>
          <w:tab/>
          <w:delText>35</w:delText>
        </w:r>
      </w:del>
    </w:p>
    <w:p w14:paraId="6F52BF85" w14:textId="77777777" w:rsidR="00621174" w:rsidDel="00C53E2D" w:rsidRDefault="00621174">
      <w:pPr>
        <w:pStyle w:val="TOC2"/>
        <w:tabs>
          <w:tab w:val="left" w:pos="880"/>
          <w:tab w:val="right" w:leader="dot" w:pos="9440"/>
        </w:tabs>
        <w:rPr>
          <w:del w:id="200" w:author="Naveen Seth" w:date="2020-01-14T13:25:00Z"/>
          <w:noProof/>
          <w:sz w:val="22"/>
          <w:szCs w:val="22"/>
          <w:lang w:val="en-US"/>
        </w:rPr>
      </w:pPr>
      <w:del w:id="201" w:author="Naveen Seth" w:date="2020-01-14T13:25:00Z">
        <w:r w:rsidRPr="00C53E2D" w:rsidDel="00C53E2D">
          <w:rPr>
            <w:rFonts w:cstheme="majorHAnsi"/>
            <w:noProof/>
            <w:rPrChange w:id="202" w:author="Naveen Seth" w:date="2020-01-14T13:25:00Z">
              <w:rPr>
                <w:rStyle w:val="Hyperlink"/>
                <w:rFonts w:cstheme="majorHAnsi"/>
                <w:noProof/>
              </w:rPr>
            </w:rPrChange>
          </w:rPr>
          <w:delText>9.2</w:delText>
        </w:r>
        <w:r w:rsidDel="00C53E2D">
          <w:rPr>
            <w:noProof/>
            <w:sz w:val="22"/>
            <w:szCs w:val="22"/>
            <w:lang w:val="en-US"/>
          </w:rPr>
          <w:tab/>
        </w:r>
        <w:r w:rsidRPr="00C53E2D" w:rsidDel="00C53E2D">
          <w:rPr>
            <w:rFonts w:cstheme="majorHAnsi"/>
            <w:noProof/>
            <w:rPrChange w:id="203" w:author="Naveen Seth" w:date="2020-01-14T13:25:00Z">
              <w:rPr>
                <w:rStyle w:val="Hyperlink"/>
                <w:rFonts w:cstheme="majorHAnsi"/>
                <w:noProof/>
              </w:rPr>
            </w:rPrChange>
          </w:rPr>
          <w:delText>Create Analysis</w:delText>
        </w:r>
        <w:r w:rsidDel="00C53E2D">
          <w:rPr>
            <w:noProof/>
            <w:webHidden/>
          </w:rPr>
          <w:tab/>
          <w:delText>35</w:delText>
        </w:r>
      </w:del>
    </w:p>
    <w:p w14:paraId="548A3EDC" w14:textId="77777777" w:rsidR="00621174" w:rsidDel="00C53E2D" w:rsidRDefault="00621174">
      <w:pPr>
        <w:pStyle w:val="TOC2"/>
        <w:tabs>
          <w:tab w:val="left" w:pos="880"/>
          <w:tab w:val="right" w:leader="dot" w:pos="9440"/>
        </w:tabs>
        <w:rPr>
          <w:del w:id="204" w:author="Naveen Seth" w:date="2020-01-14T13:25:00Z"/>
          <w:noProof/>
          <w:sz w:val="22"/>
          <w:szCs w:val="22"/>
          <w:lang w:val="en-US"/>
        </w:rPr>
      </w:pPr>
      <w:del w:id="205" w:author="Naveen Seth" w:date="2020-01-14T13:25:00Z">
        <w:r w:rsidRPr="00C53E2D" w:rsidDel="00C53E2D">
          <w:rPr>
            <w:rFonts w:cstheme="majorHAnsi"/>
            <w:noProof/>
            <w:rPrChange w:id="206" w:author="Naveen Seth" w:date="2020-01-14T13:25:00Z">
              <w:rPr>
                <w:rStyle w:val="Hyperlink"/>
                <w:rFonts w:cstheme="majorHAnsi"/>
                <w:noProof/>
              </w:rPr>
            </w:rPrChange>
          </w:rPr>
          <w:delText>9.3</w:delText>
        </w:r>
        <w:r w:rsidDel="00C53E2D">
          <w:rPr>
            <w:noProof/>
            <w:sz w:val="22"/>
            <w:szCs w:val="22"/>
            <w:lang w:val="en-US"/>
          </w:rPr>
          <w:tab/>
        </w:r>
        <w:r w:rsidRPr="00C53E2D" w:rsidDel="00C53E2D">
          <w:rPr>
            <w:rFonts w:cstheme="majorHAnsi"/>
            <w:noProof/>
            <w:rPrChange w:id="207" w:author="Naveen Seth" w:date="2020-01-14T13:25:00Z">
              <w:rPr>
                <w:rStyle w:val="Hyperlink"/>
                <w:rFonts w:cstheme="majorHAnsi"/>
                <w:noProof/>
              </w:rPr>
            </w:rPrChange>
          </w:rPr>
          <w:delText>Create Process Model</w:delText>
        </w:r>
        <w:r w:rsidDel="00C53E2D">
          <w:rPr>
            <w:noProof/>
            <w:webHidden/>
          </w:rPr>
          <w:tab/>
          <w:delText>37</w:delText>
        </w:r>
      </w:del>
    </w:p>
    <w:p w14:paraId="569A6D57" w14:textId="77777777" w:rsidR="00621174" w:rsidDel="00C53E2D" w:rsidRDefault="00621174">
      <w:pPr>
        <w:pStyle w:val="TOC2"/>
        <w:tabs>
          <w:tab w:val="left" w:pos="880"/>
          <w:tab w:val="right" w:leader="dot" w:pos="9440"/>
        </w:tabs>
        <w:rPr>
          <w:del w:id="208" w:author="Naveen Seth" w:date="2020-01-14T13:25:00Z"/>
          <w:noProof/>
          <w:sz w:val="22"/>
          <w:szCs w:val="22"/>
          <w:lang w:val="en-US"/>
        </w:rPr>
      </w:pPr>
      <w:del w:id="209" w:author="Naveen Seth" w:date="2020-01-14T13:25:00Z">
        <w:r w:rsidRPr="00C53E2D" w:rsidDel="00C53E2D">
          <w:rPr>
            <w:rFonts w:cstheme="majorHAnsi"/>
            <w:noProof/>
            <w:rPrChange w:id="210" w:author="Naveen Seth" w:date="2020-01-14T13:25:00Z">
              <w:rPr>
                <w:rStyle w:val="Hyperlink"/>
                <w:rFonts w:cstheme="majorHAnsi"/>
                <w:noProof/>
              </w:rPr>
            </w:rPrChange>
          </w:rPr>
          <w:delText>9.4</w:delText>
        </w:r>
        <w:r w:rsidDel="00C53E2D">
          <w:rPr>
            <w:noProof/>
            <w:sz w:val="22"/>
            <w:szCs w:val="22"/>
            <w:lang w:val="en-US"/>
          </w:rPr>
          <w:tab/>
        </w:r>
        <w:r w:rsidRPr="00C53E2D" w:rsidDel="00C53E2D">
          <w:rPr>
            <w:rFonts w:cstheme="majorHAnsi"/>
            <w:noProof/>
            <w:rPrChange w:id="211" w:author="Naveen Seth" w:date="2020-01-14T13:25:00Z">
              <w:rPr>
                <w:rStyle w:val="Hyperlink"/>
                <w:rFonts w:cstheme="majorHAnsi"/>
                <w:noProof/>
              </w:rPr>
            </w:rPrChange>
          </w:rPr>
          <w:delText>Dashboard URL Configuration</w:delText>
        </w:r>
        <w:r w:rsidDel="00C53E2D">
          <w:rPr>
            <w:noProof/>
            <w:webHidden/>
          </w:rPr>
          <w:tab/>
          <w:delText>40</w:delText>
        </w:r>
      </w:del>
    </w:p>
    <w:p w14:paraId="7D618043" w14:textId="77777777" w:rsidR="00621174" w:rsidDel="00C53E2D" w:rsidRDefault="00621174">
      <w:pPr>
        <w:pStyle w:val="TOC1"/>
        <w:tabs>
          <w:tab w:val="left" w:pos="660"/>
          <w:tab w:val="right" w:leader="dot" w:pos="9440"/>
        </w:tabs>
        <w:rPr>
          <w:del w:id="212" w:author="Naveen Seth" w:date="2020-01-14T13:25:00Z"/>
          <w:noProof/>
          <w:sz w:val="22"/>
          <w:szCs w:val="22"/>
          <w:lang w:val="en-US"/>
        </w:rPr>
      </w:pPr>
      <w:del w:id="213" w:author="Naveen Seth" w:date="2020-01-14T13:25:00Z">
        <w:r w:rsidRPr="00C53E2D" w:rsidDel="00C53E2D">
          <w:rPr>
            <w:rFonts w:cstheme="majorHAnsi"/>
            <w:noProof/>
            <w:rPrChange w:id="214" w:author="Naveen Seth" w:date="2020-01-14T13:25:00Z">
              <w:rPr>
                <w:rStyle w:val="Hyperlink"/>
                <w:rFonts w:cstheme="majorHAnsi"/>
                <w:noProof/>
              </w:rPr>
            </w:rPrChange>
          </w:rPr>
          <w:delText>10.0</w:delText>
        </w:r>
        <w:r w:rsidDel="00C53E2D">
          <w:rPr>
            <w:noProof/>
            <w:sz w:val="22"/>
            <w:szCs w:val="22"/>
            <w:lang w:val="en-US"/>
          </w:rPr>
          <w:tab/>
        </w:r>
        <w:r w:rsidRPr="00C53E2D" w:rsidDel="00C53E2D">
          <w:rPr>
            <w:rFonts w:cstheme="majorHAnsi"/>
            <w:noProof/>
            <w:rPrChange w:id="215" w:author="Naveen Seth" w:date="2020-01-14T13:25:00Z">
              <w:rPr>
                <w:rStyle w:val="Hyperlink"/>
                <w:rFonts w:cstheme="majorHAnsi"/>
                <w:noProof/>
              </w:rPr>
            </w:rPrChange>
          </w:rPr>
          <w:delText>How to Execute – DQ+ Process Executions</w:delText>
        </w:r>
        <w:r w:rsidDel="00C53E2D">
          <w:rPr>
            <w:noProof/>
            <w:webHidden/>
          </w:rPr>
          <w:tab/>
          <w:delText>42</w:delText>
        </w:r>
      </w:del>
    </w:p>
    <w:p w14:paraId="20828C7E" w14:textId="77777777" w:rsidR="00621174" w:rsidDel="00C53E2D" w:rsidRDefault="00621174">
      <w:pPr>
        <w:pStyle w:val="TOC1"/>
        <w:tabs>
          <w:tab w:val="left" w:pos="660"/>
          <w:tab w:val="right" w:leader="dot" w:pos="9440"/>
        </w:tabs>
        <w:rPr>
          <w:del w:id="216" w:author="Naveen Seth" w:date="2020-01-14T13:25:00Z"/>
          <w:noProof/>
          <w:sz w:val="22"/>
          <w:szCs w:val="22"/>
          <w:lang w:val="en-US"/>
        </w:rPr>
      </w:pPr>
      <w:del w:id="217" w:author="Naveen Seth" w:date="2020-01-14T13:25:00Z">
        <w:r w:rsidRPr="00C53E2D" w:rsidDel="00C53E2D">
          <w:rPr>
            <w:rFonts w:cstheme="majorHAnsi"/>
            <w:noProof/>
            <w:rPrChange w:id="218" w:author="Naveen Seth" w:date="2020-01-14T13:25:00Z">
              <w:rPr>
                <w:rStyle w:val="Hyperlink"/>
                <w:rFonts w:cstheme="majorHAnsi"/>
                <w:noProof/>
              </w:rPr>
            </w:rPrChange>
          </w:rPr>
          <w:delText>11.0</w:delText>
        </w:r>
        <w:r w:rsidDel="00C53E2D">
          <w:rPr>
            <w:noProof/>
            <w:sz w:val="22"/>
            <w:szCs w:val="22"/>
            <w:lang w:val="en-US"/>
          </w:rPr>
          <w:tab/>
        </w:r>
        <w:r w:rsidRPr="00C53E2D" w:rsidDel="00C53E2D">
          <w:rPr>
            <w:rFonts w:cstheme="majorHAnsi"/>
            <w:noProof/>
            <w:rPrChange w:id="219" w:author="Naveen Seth" w:date="2020-01-14T13:25:00Z">
              <w:rPr>
                <w:rStyle w:val="Hyperlink"/>
                <w:rFonts w:cstheme="majorHAnsi"/>
                <w:noProof/>
              </w:rPr>
            </w:rPrChange>
          </w:rPr>
          <w:delText>Dashboards</w:delText>
        </w:r>
        <w:r w:rsidDel="00C53E2D">
          <w:rPr>
            <w:noProof/>
            <w:webHidden/>
          </w:rPr>
          <w:tab/>
          <w:delText>43</w:delText>
        </w:r>
      </w:del>
    </w:p>
    <w:p w14:paraId="4B5484E1" w14:textId="77777777" w:rsidR="00621174" w:rsidDel="00C53E2D" w:rsidRDefault="00621174">
      <w:pPr>
        <w:pStyle w:val="TOC3"/>
        <w:tabs>
          <w:tab w:val="left" w:pos="1320"/>
          <w:tab w:val="right" w:leader="dot" w:pos="9440"/>
        </w:tabs>
        <w:rPr>
          <w:del w:id="220" w:author="Naveen Seth" w:date="2020-01-14T13:25:00Z"/>
          <w:noProof/>
          <w:sz w:val="22"/>
          <w:szCs w:val="22"/>
          <w:lang w:val="en-US"/>
        </w:rPr>
      </w:pPr>
      <w:del w:id="221" w:author="Naveen Seth" w:date="2020-01-14T13:25:00Z">
        <w:r w:rsidRPr="00C53E2D" w:rsidDel="00C53E2D">
          <w:rPr>
            <w:b/>
            <w:noProof/>
            <w:rPrChange w:id="222" w:author="Naveen Seth" w:date="2020-01-14T13:25:00Z">
              <w:rPr>
                <w:rStyle w:val="Hyperlink"/>
                <w:b/>
                <w:noProof/>
              </w:rPr>
            </w:rPrChange>
          </w:rPr>
          <w:delText>11.1</w:delText>
        </w:r>
        <w:r w:rsidDel="00C53E2D">
          <w:rPr>
            <w:noProof/>
            <w:sz w:val="22"/>
            <w:szCs w:val="22"/>
            <w:lang w:val="en-US"/>
          </w:rPr>
          <w:tab/>
        </w:r>
        <w:r w:rsidRPr="00C53E2D" w:rsidDel="00C53E2D">
          <w:rPr>
            <w:b/>
            <w:noProof/>
            <w:rPrChange w:id="223" w:author="Naveen Seth" w:date="2020-01-14T13:25:00Z">
              <w:rPr>
                <w:rStyle w:val="Hyperlink"/>
                <w:b/>
                <w:noProof/>
              </w:rPr>
            </w:rPrChange>
          </w:rPr>
          <w:delText>Overall DQ Health</w:delText>
        </w:r>
        <w:r w:rsidDel="00C53E2D">
          <w:rPr>
            <w:noProof/>
            <w:webHidden/>
          </w:rPr>
          <w:tab/>
          <w:delText>43</w:delText>
        </w:r>
      </w:del>
    </w:p>
    <w:p w14:paraId="047A940B" w14:textId="77777777" w:rsidR="00621174" w:rsidDel="00C53E2D" w:rsidRDefault="00621174">
      <w:pPr>
        <w:pStyle w:val="TOC3"/>
        <w:tabs>
          <w:tab w:val="left" w:pos="1320"/>
          <w:tab w:val="right" w:leader="dot" w:pos="9440"/>
        </w:tabs>
        <w:rPr>
          <w:del w:id="224" w:author="Naveen Seth" w:date="2020-01-14T13:25:00Z"/>
          <w:noProof/>
          <w:sz w:val="22"/>
          <w:szCs w:val="22"/>
          <w:lang w:val="en-US"/>
        </w:rPr>
      </w:pPr>
      <w:del w:id="225" w:author="Naveen Seth" w:date="2020-01-14T13:25:00Z">
        <w:r w:rsidRPr="00C53E2D" w:rsidDel="00C53E2D">
          <w:rPr>
            <w:b/>
            <w:noProof/>
            <w:rPrChange w:id="226" w:author="Naveen Seth" w:date="2020-01-14T13:25:00Z">
              <w:rPr>
                <w:rStyle w:val="Hyperlink"/>
                <w:b/>
                <w:noProof/>
              </w:rPr>
            </w:rPrChange>
          </w:rPr>
          <w:delText>11.2</w:delText>
        </w:r>
        <w:r w:rsidDel="00C53E2D">
          <w:rPr>
            <w:noProof/>
            <w:sz w:val="22"/>
            <w:szCs w:val="22"/>
            <w:lang w:val="en-US"/>
          </w:rPr>
          <w:tab/>
        </w:r>
        <w:r w:rsidRPr="00C53E2D" w:rsidDel="00C53E2D">
          <w:rPr>
            <w:b/>
            <w:noProof/>
            <w:rPrChange w:id="227" w:author="Naveen Seth" w:date="2020-01-14T13:25:00Z">
              <w:rPr>
                <w:rStyle w:val="Hyperlink"/>
                <w:b/>
                <w:noProof/>
              </w:rPr>
            </w:rPrChange>
          </w:rPr>
          <w:delText>Score Trend by Asset Group</w:delText>
        </w:r>
        <w:r w:rsidDel="00C53E2D">
          <w:rPr>
            <w:noProof/>
            <w:webHidden/>
          </w:rPr>
          <w:tab/>
          <w:delText>44</w:delText>
        </w:r>
      </w:del>
    </w:p>
    <w:p w14:paraId="6D8E177A" w14:textId="77777777" w:rsidR="00621174" w:rsidDel="00C53E2D" w:rsidRDefault="00621174">
      <w:pPr>
        <w:pStyle w:val="TOC3"/>
        <w:tabs>
          <w:tab w:val="left" w:pos="1320"/>
          <w:tab w:val="right" w:leader="dot" w:pos="9440"/>
        </w:tabs>
        <w:rPr>
          <w:del w:id="228" w:author="Naveen Seth" w:date="2020-01-14T13:25:00Z"/>
          <w:noProof/>
          <w:sz w:val="22"/>
          <w:szCs w:val="22"/>
          <w:lang w:val="en-US"/>
        </w:rPr>
      </w:pPr>
      <w:del w:id="229" w:author="Naveen Seth" w:date="2020-01-14T13:25:00Z">
        <w:r w:rsidRPr="00C53E2D" w:rsidDel="00C53E2D">
          <w:rPr>
            <w:b/>
            <w:noProof/>
            <w:rPrChange w:id="230" w:author="Naveen Seth" w:date="2020-01-14T13:25:00Z">
              <w:rPr>
                <w:rStyle w:val="Hyperlink"/>
                <w:b/>
                <w:noProof/>
              </w:rPr>
            </w:rPrChange>
          </w:rPr>
          <w:delText>11.3</w:delText>
        </w:r>
        <w:r w:rsidDel="00C53E2D">
          <w:rPr>
            <w:noProof/>
            <w:sz w:val="22"/>
            <w:szCs w:val="22"/>
            <w:lang w:val="en-US"/>
          </w:rPr>
          <w:tab/>
        </w:r>
        <w:r w:rsidRPr="00C53E2D" w:rsidDel="00C53E2D">
          <w:rPr>
            <w:b/>
            <w:noProof/>
            <w:rPrChange w:id="231" w:author="Naveen Seth" w:date="2020-01-14T13:25:00Z">
              <w:rPr>
                <w:rStyle w:val="Hyperlink"/>
                <w:b/>
                <w:noProof/>
              </w:rPr>
            </w:rPrChange>
          </w:rPr>
          <w:delText>Failed and Error Records by Data Entity, Element &amp; Rule</w:delText>
        </w:r>
        <w:r w:rsidDel="00C53E2D">
          <w:rPr>
            <w:noProof/>
            <w:webHidden/>
          </w:rPr>
          <w:tab/>
          <w:delText>45</w:delText>
        </w:r>
      </w:del>
    </w:p>
    <w:p w14:paraId="7F2786F9" w14:textId="77777777" w:rsidR="00621174" w:rsidDel="00C53E2D" w:rsidRDefault="00621174">
      <w:pPr>
        <w:pStyle w:val="TOC3"/>
        <w:tabs>
          <w:tab w:val="left" w:pos="1320"/>
          <w:tab w:val="right" w:leader="dot" w:pos="9440"/>
        </w:tabs>
        <w:rPr>
          <w:del w:id="232" w:author="Naveen Seth" w:date="2020-01-14T13:25:00Z"/>
          <w:noProof/>
          <w:sz w:val="22"/>
          <w:szCs w:val="22"/>
          <w:lang w:val="en-US"/>
        </w:rPr>
      </w:pPr>
      <w:del w:id="233" w:author="Naveen Seth" w:date="2020-01-14T13:25:00Z">
        <w:r w:rsidRPr="00C53E2D" w:rsidDel="00C53E2D">
          <w:rPr>
            <w:b/>
            <w:noProof/>
            <w:rPrChange w:id="234" w:author="Naveen Seth" w:date="2020-01-14T13:25:00Z">
              <w:rPr>
                <w:rStyle w:val="Hyperlink"/>
                <w:b/>
                <w:noProof/>
              </w:rPr>
            </w:rPrChange>
          </w:rPr>
          <w:lastRenderedPageBreak/>
          <w:delText>11.4</w:delText>
        </w:r>
        <w:r w:rsidDel="00C53E2D">
          <w:rPr>
            <w:noProof/>
            <w:sz w:val="22"/>
            <w:szCs w:val="22"/>
            <w:lang w:val="en-US"/>
          </w:rPr>
          <w:tab/>
        </w:r>
        <w:r w:rsidRPr="00C53E2D" w:rsidDel="00C53E2D">
          <w:rPr>
            <w:b/>
            <w:noProof/>
            <w:rPrChange w:id="235" w:author="Naveen Seth" w:date="2020-01-14T13:25:00Z">
              <w:rPr>
                <w:rStyle w:val="Hyperlink"/>
                <w:b/>
                <w:noProof/>
              </w:rPr>
            </w:rPrChange>
          </w:rPr>
          <w:delText>Pass Rate by Hierarchy</w:delText>
        </w:r>
        <w:r w:rsidDel="00C53E2D">
          <w:rPr>
            <w:noProof/>
            <w:webHidden/>
          </w:rPr>
          <w:tab/>
          <w:delText>46</w:delText>
        </w:r>
      </w:del>
    </w:p>
    <w:p w14:paraId="2A71EEC7" w14:textId="77777777" w:rsidR="00621174" w:rsidDel="00C53E2D" w:rsidRDefault="00621174">
      <w:pPr>
        <w:pStyle w:val="TOC3"/>
        <w:tabs>
          <w:tab w:val="left" w:pos="1320"/>
          <w:tab w:val="right" w:leader="dot" w:pos="9440"/>
        </w:tabs>
        <w:rPr>
          <w:del w:id="236" w:author="Naveen Seth" w:date="2020-01-14T13:25:00Z"/>
          <w:noProof/>
          <w:sz w:val="22"/>
          <w:szCs w:val="22"/>
          <w:lang w:val="en-US"/>
        </w:rPr>
      </w:pPr>
      <w:del w:id="237" w:author="Naveen Seth" w:date="2020-01-14T13:25:00Z">
        <w:r w:rsidRPr="00C53E2D" w:rsidDel="00C53E2D">
          <w:rPr>
            <w:b/>
            <w:noProof/>
            <w:rPrChange w:id="238" w:author="Naveen Seth" w:date="2020-01-14T13:25:00Z">
              <w:rPr>
                <w:rStyle w:val="Hyperlink"/>
                <w:b/>
                <w:noProof/>
              </w:rPr>
            </w:rPrChange>
          </w:rPr>
          <w:delText>11.5</w:delText>
        </w:r>
        <w:r w:rsidDel="00C53E2D">
          <w:rPr>
            <w:noProof/>
            <w:sz w:val="22"/>
            <w:szCs w:val="22"/>
            <w:lang w:val="en-US"/>
          </w:rPr>
          <w:tab/>
        </w:r>
        <w:r w:rsidRPr="00C53E2D" w:rsidDel="00C53E2D">
          <w:rPr>
            <w:b/>
            <w:noProof/>
            <w:rPrChange w:id="239" w:author="Naveen Seth" w:date="2020-01-14T13:25:00Z">
              <w:rPr>
                <w:rStyle w:val="Hyperlink"/>
                <w:b/>
                <w:noProof/>
              </w:rPr>
            </w:rPrChange>
          </w:rPr>
          <w:delText>URL Configuration for DQ+ Dashboard</w:delText>
        </w:r>
        <w:r w:rsidDel="00C53E2D">
          <w:rPr>
            <w:noProof/>
            <w:webHidden/>
          </w:rPr>
          <w:tab/>
          <w:delText>46</w:delText>
        </w:r>
      </w:del>
    </w:p>
    <w:p w14:paraId="6FE2068E" w14:textId="77777777" w:rsidR="00621174" w:rsidDel="00C53E2D" w:rsidRDefault="00621174">
      <w:pPr>
        <w:pStyle w:val="TOC1"/>
        <w:tabs>
          <w:tab w:val="left" w:pos="660"/>
          <w:tab w:val="right" w:leader="dot" w:pos="9440"/>
        </w:tabs>
        <w:rPr>
          <w:del w:id="240" w:author="Naveen Seth" w:date="2020-01-14T13:25:00Z"/>
          <w:noProof/>
          <w:sz w:val="22"/>
          <w:szCs w:val="22"/>
          <w:lang w:val="en-US"/>
        </w:rPr>
      </w:pPr>
      <w:del w:id="241" w:author="Naveen Seth" w:date="2020-01-14T13:25:00Z">
        <w:r w:rsidRPr="00C53E2D" w:rsidDel="00C53E2D">
          <w:rPr>
            <w:rFonts w:cstheme="majorHAnsi"/>
            <w:noProof/>
            <w:rPrChange w:id="242" w:author="Naveen Seth" w:date="2020-01-14T13:25:00Z">
              <w:rPr>
                <w:rStyle w:val="Hyperlink"/>
                <w:rFonts w:cstheme="majorHAnsi"/>
                <w:noProof/>
              </w:rPr>
            </w:rPrChange>
          </w:rPr>
          <w:delText>12.0</w:delText>
        </w:r>
        <w:r w:rsidDel="00C53E2D">
          <w:rPr>
            <w:noProof/>
            <w:sz w:val="22"/>
            <w:szCs w:val="22"/>
            <w:lang w:val="en-US"/>
          </w:rPr>
          <w:tab/>
        </w:r>
        <w:r w:rsidRPr="00C53E2D" w:rsidDel="00C53E2D">
          <w:rPr>
            <w:rFonts w:cstheme="majorHAnsi"/>
            <w:noProof/>
            <w:rPrChange w:id="243" w:author="Naveen Seth" w:date="2020-01-14T13:25:00Z">
              <w:rPr>
                <w:rStyle w:val="Hyperlink"/>
                <w:rFonts w:cstheme="majorHAnsi"/>
                <w:noProof/>
              </w:rPr>
            </w:rPrChange>
          </w:rPr>
          <w:delText>Data Quality Results in Data Governance</w:delText>
        </w:r>
        <w:r w:rsidDel="00C53E2D">
          <w:rPr>
            <w:noProof/>
            <w:webHidden/>
          </w:rPr>
          <w:tab/>
          <w:delText>47</w:delText>
        </w:r>
      </w:del>
    </w:p>
    <w:p w14:paraId="4D22739D" w14:textId="77777777" w:rsidR="00621174" w:rsidDel="00C53E2D" w:rsidRDefault="00621174">
      <w:pPr>
        <w:pStyle w:val="TOC2"/>
        <w:tabs>
          <w:tab w:val="left" w:pos="1100"/>
          <w:tab w:val="right" w:leader="dot" w:pos="9440"/>
        </w:tabs>
        <w:rPr>
          <w:del w:id="244" w:author="Naveen Seth" w:date="2020-01-14T13:25:00Z"/>
          <w:noProof/>
          <w:sz w:val="22"/>
          <w:szCs w:val="22"/>
          <w:lang w:val="en-US"/>
        </w:rPr>
      </w:pPr>
      <w:del w:id="245" w:author="Naveen Seth" w:date="2020-01-14T13:25:00Z">
        <w:r w:rsidRPr="00C53E2D" w:rsidDel="00C53E2D">
          <w:rPr>
            <w:rFonts w:cstheme="majorHAnsi"/>
            <w:noProof/>
            <w:rPrChange w:id="246" w:author="Naveen Seth" w:date="2020-01-14T13:25:00Z">
              <w:rPr>
                <w:rStyle w:val="Hyperlink"/>
                <w:rFonts w:cstheme="majorHAnsi"/>
                <w:noProof/>
              </w:rPr>
            </w:rPrChange>
          </w:rPr>
          <w:delText>12.1</w:delText>
        </w:r>
        <w:r w:rsidDel="00C53E2D">
          <w:rPr>
            <w:noProof/>
            <w:sz w:val="22"/>
            <w:szCs w:val="22"/>
            <w:lang w:val="en-US"/>
          </w:rPr>
          <w:tab/>
        </w:r>
        <w:r w:rsidRPr="00C53E2D" w:rsidDel="00C53E2D">
          <w:rPr>
            <w:rFonts w:cstheme="majorHAnsi"/>
            <w:noProof/>
            <w:rPrChange w:id="247" w:author="Naveen Seth" w:date="2020-01-14T13:25:00Z">
              <w:rPr>
                <w:rStyle w:val="Hyperlink"/>
                <w:rFonts w:cstheme="majorHAnsi"/>
                <w:noProof/>
              </w:rPr>
            </w:rPrChange>
          </w:rPr>
          <w:delText>Asset Versioning</w:delText>
        </w:r>
        <w:r w:rsidDel="00C53E2D">
          <w:rPr>
            <w:noProof/>
            <w:webHidden/>
          </w:rPr>
          <w:tab/>
          <w:delText>48</w:delText>
        </w:r>
      </w:del>
    </w:p>
    <w:p w14:paraId="3DBA3BF5" w14:textId="77777777" w:rsidR="00621174" w:rsidDel="00C53E2D" w:rsidRDefault="00621174">
      <w:pPr>
        <w:pStyle w:val="TOC2"/>
        <w:tabs>
          <w:tab w:val="left" w:pos="1100"/>
          <w:tab w:val="right" w:leader="dot" w:pos="9440"/>
        </w:tabs>
        <w:rPr>
          <w:del w:id="248" w:author="Naveen Seth" w:date="2020-01-14T13:25:00Z"/>
          <w:noProof/>
          <w:sz w:val="22"/>
          <w:szCs w:val="22"/>
          <w:lang w:val="en-US"/>
        </w:rPr>
      </w:pPr>
      <w:del w:id="249" w:author="Naveen Seth" w:date="2020-01-14T13:25:00Z">
        <w:r w:rsidRPr="00C53E2D" w:rsidDel="00C53E2D">
          <w:rPr>
            <w:rFonts w:cstheme="majorHAnsi"/>
            <w:noProof/>
            <w:rPrChange w:id="250" w:author="Naveen Seth" w:date="2020-01-14T13:25:00Z">
              <w:rPr>
                <w:rStyle w:val="Hyperlink"/>
                <w:rFonts w:cstheme="majorHAnsi"/>
                <w:noProof/>
              </w:rPr>
            </w:rPrChange>
          </w:rPr>
          <w:delText>12.2</w:delText>
        </w:r>
        <w:r w:rsidDel="00C53E2D">
          <w:rPr>
            <w:noProof/>
            <w:sz w:val="22"/>
            <w:szCs w:val="22"/>
            <w:lang w:val="en-US"/>
          </w:rPr>
          <w:tab/>
        </w:r>
        <w:r w:rsidRPr="00C53E2D" w:rsidDel="00C53E2D">
          <w:rPr>
            <w:rFonts w:cstheme="majorHAnsi"/>
            <w:noProof/>
            <w:rPrChange w:id="251" w:author="Naveen Seth" w:date="2020-01-14T13:25:00Z">
              <w:rPr>
                <w:rStyle w:val="Hyperlink"/>
                <w:rFonts w:cstheme="majorHAnsi"/>
                <w:noProof/>
              </w:rPr>
            </w:rPrChange>
          </w:rPr>
          <w:delText>Hierarchy/Score Rollup</w:delText>
        </w:r>
        <w:r w:rsidDel="00C53E2D">
          <w:rPr>
            <w:noProof/>
            <w:webHidden/>
          </w:rPr>
          <w:tab/>
          <w:delText>48</w:delText>
        </w:r>
      </w:del>
    </w:p>
    <w:p w14:paraId="1B515034" w14:textId="57FBE52C" w:rsidR="00713801" w:rsidRPr="00414BE7" w:rsidRDefault="00371288" w:rsidP="00F224F5">
      <w:pPr>
        <w:pStyle w:val="TOC2"/>
        <w:tabs>
          <w:tab w:val="right" w:leader="dot" w:pos="8440"/>
        </w:tabs>
        <w:ind w:right="270"/>
        <w:jc w:val="both"/>
        <w:rPr>
          <w:rFonts w:eastAsiaTheme="majorEastAsia" w:cstheme="majorBidi"/>
        </w:rPr>
      </w:pPr>
      <w:r w:rsidRPr="00414BE7">
        <w:rPr>
          <w:sz w:val="22"/>
          <w:szCs w:val="22"/>
        </w:rPr>
        <w:fldChar w:fldCharType="end"/>
      </w:r>
      <w:r w:rsidR="00713801" w:rsidRPr="00414BE7">
        <w:br w:type="page"/>
      </w:r>
    </w:p>
    <w:p w14:paraId="197EA167" w14:textId="77777777" w:rsidR="005A1064" w:rsidRPr="00414BE7" w:rsidRDefault="005A1064" w:rsidP="00F224F5">
      <w:pPr>
        <w:pStyle w:val="Heading1"/>
        <w:ind w:right="270"/>
        <w:jc w:val="both"/>
        <w:rPr>
          <w:rFonts w:asciiTheme="minorHAnsi" w:hAnsiTheme="minorHAnsi" w:cstheme="majorHAnsi"/>
        </w:rPr>
      </w:pPr>
      <w:bookmarkStart w:id="252" w:name="_Toc531183115"/>
      <w:bookmarkStart w:id="253" w:name="_Toc29900771"/>
      <w:bookmarkStart w:id="254" w:name="_GoBack"/>
      <w:bookmarkEnd w:id="254"/>
      <w:r w:rsidRPr="00414BE7">
        <w:rPr>
          <w:rFonts w:asciiTheme="minorHAnsi" w:hAnsiTheme="minorHAnsi" w:cstheme="majorHAnsi"/>
        </w:rPr>
        <w:lastRenderedPageBreak/>
        <w:t>Document Version History</w:t>
      </w:r>
      <w:bookmarkEnd w:id="252"/>
      <w:bookmarkEnd w:id="253"/>
    </w:p>
    <w:p w14:paraId="2A029CF9" w14:textId="77777777" w:rsidR="005A1064" w:rsidRPr="00414BE7" w:rsidRDefault="005A1064" w:rsidP="00F224F5">
      <w:pPr>
        <w:ind w:right="270"/>
        <w:jc w:val="both"/>
        <w:rPr>
          <w:sz w:val="22"/>
          <w:szCs w:val="22"/>
        </w:rPr>
      </w:pPr>
    </w:p>
    <w:p w14:paraId="23BBE333" w14:textId="77777777" w:rsidR="00002E84" w:rsidRDefault="00002E84" w:rsidP="00F224F5">
      <w:pPr>
        <w:ind w:right="270"/>
        <w:jc w:val="both"/>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1"/>
        <w:gridCol w:w="1373"/>
        <w:gridCol w:w="3127"/>
        <w:gridCol w:w="1553"/>
      </w:tblGrid>
      <w:tr w:rsidR="00002E84" w:rsidRPr="00414BE7" w14:paraId="41638C9F" w14:textId="77777777" w:rsidTr="001F55CB">
        <w:trPr>
          <w:trHeight w:val="317"/>
          <w:tblHeader/>
        </w:trPr>
        <w:tc>
          <w:tcPr>
            <w:tcW w:w="2191" w:type="dxa"/>
            <w:shd w:val="clear" w:color="auto" w:fill="95B3D7" w:themeFill="accent1" w:themeFillTint="99"/>
            <w:vAlign w:val="center"/>
          </w:tcPr>
          <w:p w14:paraId="6FEBD736" w14:textId="77777777" w:rsidR="00002E84" w:rsidRPr="00414BE7" w:rsidRDefault="00002E84" w:rsidP="001F55CB">
            <w:pPr>
              <w:pStyle w:val="Tablehead1"/>
              <w:spacing w:before="40" w:after="40"/>
              <w:ind w:right="270"/>
              <w:rPr>
                <w:rFonts w:asciiTheme="minorHAnsi" w:hAnsiTheme="minorHAnsi" w:cs="Arial"/>
                <w:sz w:val="22"/>
                <w:szCs w:val="22"/>
              </w:rPr>
            </w:pPr>
            <w:r w:rsidRPr="00414BE7">
              <w:rPr>
                <w:rFonts w:asciiTheme="minorHAnsi" w:hAnsiTheme="minorHAnsi" w:cs="Arial"/>
                <w:sz w:val="22"/>
                <w:szCs w:val="22"/>
              </w:rPr>
              <w:t>Author(s)</w:t>
            </w:r>
          </w:p>
        </w:tc>
        <w:tc>
          <w:tcPr>
            <w:tcW w:w="1373" w:type="dxa"/>
            <w:shd w:val="clear" w:color="auto" w:fill="95B3D7" w:themeFill="accent1" w:themeFillTint="99"/>
            <w:vAlign w:val="center"/>
          </w:tcPr>
          <w:p w14:paraId="45AC3272" w14:textId="77777777" w:rsidR="00002E84" w:rsidRPr="00414BE7" w:rsidRDefault="00002E84" w:rsidP="001F55CB">
            <w:pPr>
              <w:pStyle w:val="Tablehead1"/>
              <w:spacing w:before="40" w:after="40"/>
              <w:ind w:right="270"/>
              <w:rPr>
                <w:rFonts w:asciiTheme="minorHAnsi" w:hAnsiTheme="minorHAnsi" w:cs="Arial"/>
                <w:sz w:val="22"/>
                <w:szCs w:val="22"/>
              </w:rPr>
            </w:pPr>
            <w:r w:rsidRPr="00414BE7">
              <w:rPr>
                <w:rFonts w:asciiTheme="minorHAnsi" w:hAnsiTheme="minorHAnsi" w:cs="Arial"/>
                <w:sz w:val="22"/>
                <w:szCs w:val="22"/>
              </w:rPr>
              <w:t>Version</w:t>
            </w:r>
          </w:p>
        </w:tc>
        <w:tc>
          <w:tcPr>
            <w:tcW w:w="3127" w:type="dxa"/>
            <w:shd w:val="clear" w:color="auto" w:fill="95B3D7" w:themeFill="accent1" w:themeFillTint="99"/>
            <w:vAlign w:val="center"/>
          </w:tcPr>
          <w:p w14:paraId="7A1814C1" w14:textId="77777777" w:rsidR="00002E84" w:rsidRPr="00414BE7" w:rsidRDefault="00002E84" w:rsidP="001F55CB">
            <w:pPr>
              <w:pStyle w:val="Tablehead1"/>
              <w:spacing w:before="40" w:after="40"/>
              <w:ind w:right="270"/>
              <w:rPr>
                <w:rFonts w:asciiTheme="minorHAnsi" w:hAnsiTheme="minorHAnsi" w:cs="Arial"/>
                <w:sz w:val="22"/>
                <w:szCs w:val="22"/>
              </w:rPr>
            </w:pPr>
            <w:r w:rsidRPr="00414BE7">
              <w:rPr>
                <w:rFonts w:asciiTheme="minorHAnsi" w:hAnsiTheme="minorHAnsi" w:cs="Arial"/>
                <w:sz w:val="22"/>
                <w:szCs w:val="22"/>
              </w:rPr>
              <w:t>Amendments/Reasons</w:t>
            </w:r>
          </w:p>
        </w:tc>
        <w:tc>
          <w:tcPr>
            <w:tcW w:w="1553" w:type="dxa"/>
            <w:shd w:val="clear" w:color="auto" w:fill="95B3D7" w:themeFill="accent1" w:themeFillTint="99"/>
            <w:vAlign w:val="center"/>
          </w:tcPr>
          <w:p w14:paraId="08E12C0C" w14:textId="77777777" w:rsidR="00002E84" w:rsidRPr="00414BE7" w:rsidRDefault="00002E84" w:rsidP="001F55CB">
            <w:pPr>
              <w:pStyle w:val="Tablehead1"/>
              <w:spacing w:before="40" w:after="40"/>
              <w:ind w:right="270"/>
              <w:rPr>
                <w:rFonts w:asciiTheme="minorHAnsi" w:hAnsiTheme="minorHAnsi" w:cs="Arial"/>
                <w:sz w:val="22"/>
                <w:szCs w:val="22"/>
              </w:rPr>
            </w:pPr>
            <w:r w:rsidRPr="00414BE7">
              <w:rPr>
                <w:rFonts w:asciiTheme="minorHAnsi" w:hAnsiTheme="minorHAnsi" w:cs="Arial"/>
                <w:sz w:val="22"/>
                <w:szCs w:val="22"/>
              </w:rPr>
              <w:t>Date</w:t>
            </w:r>
          </w:p>
        </w:tc>
      </w:tr>
      <w:tr w:rsidR="00002E84" w:rsidRPr="00414BE7" w14:paraId="50554D2A" w14:textId="77777777" w:rsidTr="001F55CB">
        <w:tc>
          <w:tcPr>
            <w:tcW w:w="2191" w:type="dxa"/>
          </w:tcPr>
          <w:p w14:paraId="23167572" w14:textId="68E645A9" w:rsidR="00002E84" w:rsidRPr="00414BE7" w:rsidRDefault="00002E84" w:rsidP="001F55CB">
            <w:pPr>
              <w:pStyle w:val="Tabletext"/>
              <w:ind w:right="270"/>
              <w:rPr>
                <w:rFonts w:asciiTheme="minorHAnsi" w:hAnsiTheme="minorHAnsi"/>
              </w:rPr>
            </w:pPr>
            <w:r>
              <w:rPr>
                <w:rFonts w:asciiTheme="minorHAnsi" w:hAnsiTheme="minorHAnsi"/>
              </w:rPr>
              <w:t>Aditya SD</w:t>
            </w:r>
          </w:p>
        </w:tc>
        <w:tc>
          <w:tcPr>
            <w:tcW w:w="1373" w:type="dxa"/>
          </w:tcPr>
          <w:p w14:paraId="2FA46D68" w14:textId="77777777" w:rsidR="00002E84" w:rsidRPr="00414BE7" w:rsidRDefault="00002E84" w:rsidP="001F55CB">
            <w:pPr>
              <w:pStyle w:val="Tabletext"/>
              <w:ind w:right="270"/>
              <w:rPr>
                <w:rFonts w:asciiTheme="minorHAnsi" w:hAnsiTheme="minorHAnsi"/>
              </w:rPr>
            </w:pPr>
            <w:r>
              <w:rPr>
                <w:rFonts w:asciiTheme="minorHAnsi" w:hAnsiTheme="minorHAnsi"/>
              </w:rPr>
              <w:t>1.0</w:t>
            </w:r>
          </w:p>
        </w:tc>
        <w:tc>
          <w:tcPr>
            <w:tcW w:w="3127" w:type="dxa"/>
          </w:tcPr>
          <w:p w14:paraId="52060433" w14:textId="77777777" w:rsidR="00002E84" w:rsidRPr="00414BE7" w:rsidRDefault="00002E84" w:rsidP="001F55CB">
            <w:pPr>
              <w:pStyle w:val="Tabletext"/>
              <w:ind w:right="270"/>
              <w:rPr>
                <w:rFonts w:asciiTheme="minorHAnsi" w:hAnsiTheme="minorHAnsi"/>
              </w:rPr>
            </w:pPr>
            <w:r>
              <w:rPr>
                <w:rFonts w:asciiTheme="minorHAnsi" w:hAnsiTheme="minorHAnsi"/>
              </w:rPr>
              <w:t>Initial Draft</w:t>
            </w:r>
          </w:p>
        </w:tc>
        <w:tc>
          <w:tcPr>
            <w:tcW w:w="1553" w:type="dxa"/>
          </w:tcPr>
          <w:p w14:paraId="4BDBF510" w14:textId="77777777" w:rsidR="00002E84" w:rsidRPr="00414BE7" w:rsidRDefault="00002E84" w:rsidP="001F55CB">
            <w:pPr>
              <w:pStyle w:val="Tabletext"/>
              <w:ind w:right="270"/>
              <w:rPr>
                <w:rFonts w:asciiTheme="minorHAnsi" w:hAnsiTheme="minorHAnsi"/>
              </w:rPr>
            </w:pPr>
            <w:r>
              <w:rPr>
                <w:rFonts w:asciiTheme="minorHAnsi" w:hAnsiTheme="minorHAnsi"/>
              </w:rPr>
              <w:t>18-Nov</w:t>
            </w:r>
            <w:r w:rsidRPr="00414BE7">
              <w:rPr>
                <w:rFonts w:asciiTheme="minorHAnsi" w:hAnsiTheme="minorHAnsi"/>
              </w:rPr>
              <w:t>-2019</w:t>
            </w:r>
          </w:p>
        </w:tc>
      </w:tr>
      <w:tr w:rsidR="005B5B1A" w:rsidRPr="00414BE7" w14:paraId="45C5455A" w14:textId="77777777" w:rsidTr="001F55CB">
        <w:tc>
          <w:tcPr>
            <w:tcW w:w="2191" w:type="dxa"/>
          </w:tcPr>
          <w:p w14:paraId="7A8CAA15" w14:textId="3C025674" w:rsidR="005B5B1A" w:rsidRDefault="005B5B1A" w:rsidP="001F55CB">
            <w:pPr>
              <w:pStyle w:val="Tabletext"/>
              <w:ind w:right="270"/>
              <w:rPr>
                <w:rFonts w:asciiTheme="minorHAnsi" w:hAnsiTheme="minorHAnsi"/>
              </w:rPr>
            </w:pPr>
            <w:r>
              <w:rPr>
                <w:rFonts w:asciiTheme="minorHAnsi" w:hAnsiTheme="minorHAnsi"/>
              </w:rPr>
              <w:t>Naveen Seth</w:t>
            </w:r>
          </w:p>
        </w:tc>
        <w:tc>
          <w:tcPr>
            <w:tcW w:w="1373" w:type="dxa"/>
          </w:tcPr>
          <w:p w14:paraId="0165DDF2" w14:textId="1F007E5F" w:rsidR="005B5B1A" w:rsidRDefault="009A4E44" w:rsidP="001F55CB">
            <w:pPr>
              <w:pStyle w:val="Tabletext"/>
              <w:ind w:right="270"/>
              <w:rPr>
                <w:rFonts w:asciiTheme="minorHAnsi" w:hAnsiTheme="minorHAnsi"/>
              </w:rPr>
            </w:pPr>
            <w:r>
              <w:rPr>
                <w:rFonts w:asciiTheme="minorHAnsi" w:hAnsiTheme="minorHAnsi"/>
              </w:rPr>
              <w:t>2.0</w:t>
            </w:r>
          </w:p>
        </w:tc>
        <w:tc>
          <w:tcPr>
            <w:tcW w:w="3127" w:type="dxa"/>
          </w:tcPr>
          <w:p w14:paraId="3C003932" w14:textId="54DBC3FE" w:rsidR="005B5B1A" w:rsidRDefault="009A4E44" w:rsidP="001F55CB">
            <w:pPr>
              <w:pStyle w:val="Tabletext"/>
              <w:ind w:right="270"/>
              <w:rPr>
                <w:rFonts w:asciiTheme="minorHAnsi" w:hAnsiTheme="minorHAnsi"/>
              </w:rPr>
            </w:pPr>
            <w:r>
              <w:rPr>
                <w:rFonts w:asciiTheme="minorHAnsi" w:hAnsiTheme="minorHAnsi"/>
              </w:rPr>
              <w:t>Updates for Release 2.0</w:t>
            </w:r>
          </w:p>
        </w:tc>
        <w:tc>
          <w:tcPr>
            <w:tcW w:w="1553" w:type="dxa"/>
          </w:tcPr>
          <w:p w14:paraId="6F9F1A6A" w14:textId="6BD738C7" w:rsidR="005B5B1A" w:rsidRDefault="009A4E44" w:rsidP="009A4E44">
            <w:pPr>
              <w:pStyle w:val="Tabletext"/>
              <w:ind w:right="270"/>
              <w:rPr>
                <w:rFonts w:asciiTheme="minorHAnsi" w:hAnsiTheme="minorHAnsi"/>
              </w:rPr>
            </w:pPr>
            <w:r>
              <w:rPr>
                <w:rFonts w:asciiTheme="minorHAnsi" w:hAnsiTheme="minorHAnsi"/>
              </w:rPr>
              <w:t>30</w:t>
            </w:r>
            <w:r w:rsidR="005B5B1A">
              <w:rPr>
                <w:rFonts w:asciiTheme="minorHAnsi" w:hAnsiTheme="minorHAnsi"/>
              </w:rPr>
              <w:t>-</w:t>
            </w:r>
            <w:r>
              <w:rPr>
                <w:rFonts w:asciiTheme="minorHAnsi" w:hAnsiTheme="minorHAnsi"/>
              </w:rPr>
              <w:t>Dec</w:t>
            </w:r>
            <w:r w:rsidR="005B5B1A">
              <w:rPr>
                <w:rFonts w:asciiTheme="minorHAnsi" w:hAnsiTheme="minorHAnsi"/>
              </w:rPr>
              <w:t>-2019</w:t>
            </w:r>
          </w:p>
        </w:tc>
      </w:tr>
    </w:tbl>
    <w:p w14:paraId="409EEE24" w14:textId="77020662" w:rsidR="005A1064" w:rsidRPr="00414BE7" w:rsidRDefault="005A1064" w:rsidP="00F224F5">
      <w:pPr>
        <w:ind w:right="270"/>
        <w:jc w:val="both"/>
        <w:rPr>
          <w:rFonts w:eastAsiaTheme="majorEastAsia" w:cstheme="majorBidi"/>
          <w:color w:val="365F91" w:themeColor="accent1" w:themeShade="BF"/>
          <w:sz w:val="32"/>
          <w:szCs w:val="32"/>
        </w:rPr>
      </w:pPr>
      <w:r w:rsidRPr="00414BE7">
        <w:br w:type="page"/>
      </w:r>
    </w:p>
    <w:p w14:paraId="41B4DC54" w14:textId="52756558" w:rsidR="00FD3451" w:rsidRDefault="00FD3451" w:rsidP="00F224F5">
      <w:pPr>
        <w:pStyle w:val="Heading1"/>
        <w:numPr>
          <w:ilvl w:val="0"/>
          <w:numId w:val="3"/>
        </w:numPr>
        <w:spacing w:after="120" w:line="288" w:lineRule="auto"/>
        <w:ind w:right="270"/>
        <w:jc w:val="both"/>
        <w:rPr>
          <w:rFonts w:asciiTheme="minorHAnsi" w:hAnsiTheme="minorHAnsi"/>
          <w:sz w:val="30"/>
        </w:rPr>
      </w:pPr>
      <w:bookmarkStart w:id="255" w:name="_Project_-_IGX_PS_FDA_01"/>
      <w:bookmarkStart w:id="256" w:name="_Project_-_IGX_PS_FDA_04"/>
      <w:bookmarkStart w:id="257" w:name="_Toc29900772"/>
      <w:bookmarkEnd w:id="255"/>
      <w:bookmarkEnd w:id="256"/>
      <w:r>
        <w:rPr>
          <w:rFonts w:asciiTheme="minorHAnsi" w:hAnsiTheme="minorHAnsi"/>
          <w:sz w:val="30"/>
        </w:rPr>
        <w:lastRenderedPageBreak/>
        <w:t>Purpose</w:t>
      </w:r>
      <w:bookmarkEnd w:id="257"/>
    </w:p>
    <w:p w14:paraId="5D7E9DCD" w14:textId="77777777" w:rsidR="00C06201" w:rsidRPr="00C06201" w:rsidRDefault="00C06201" w:rsidP="00F224F5">
      <w:pPr>
        <w:jc w:val="both"/>
      </w:pPr>
    </w:p>
    <w:p w14:paraId="0BB593BC" w14:textId="257835B5" w:rsidR="00C06201" w:rsidRDefault="00C06201" w:rsidP="00F224F5">
      <w:pPr>
        <w:ind w:left="720"/>
        <w:jc w:val="both"/>
      </w:pPr>
      <w:r>
        <w:t xml:space="preserve">This document describes how to use Infogix </w:t>
      </w:r>
      <w:r w:rsidR="003D018B">
        <w:t xml:space="preserve">solution </w:t>
      </w:r>
      <w:r>
        <w:t xml:space="preserve">for </w:t>
      </w:r>
      <w:r w:rsidR="005242BF">
        <w:t>data quality scoring</w:t>
      </w:r>
      <w:r w:rsidR="00F224F5">
        <w:t>,</w:t>
      </w:r>
      <w:r>
        <w:t xml:space="preserve"> using DQ+</w:t>
      </w:r>
      <w:r w:rsidR="005242BF">
        <w:t xml:space="preserve"> and Data Governance</w:t>
      </w:r>
      <w:r>
        <w:t xml:space="preserve">. Intended audience of this document are </w:t>
      </w:r>
      <w:r w:rsidR="005242BF">
        <w:t>i</w:t>
      </w:r>
      <w:r>
        <w:t xml:space="preserve">mplementation consultants who wants to implement this </w:t>
      </w:r>
      <w:r w:rsidR="003D018B">
        <w:t>solution</w:t>
      </w:r>
      <w:r>
        <w:t xml:space="preserve"> for specific client.</w:t>
      </w:r>
    </w:p>
    <w:p w14:paraId="0F3169FB" w14:textId="77777777" w:rsidR="00C06201" w:rsidRDefault="00C06201" w:rsidP="00F224F5">
      <w:pPr>
        <w:ind w:left="720"/>
        <w:jc w:val="both"/>
      </w:pPr>
    </w:p>
    <w:p w14:paraId="36388810" w14:textId="62361EE8" w:rsidR="00C06201" w:rsidRDefault="00C06201" w:rsidP="00F224F5">
      <w:pPr>
        <w:ind w:left="720"/>
        <w:jc w:val="both"/>
      </w:pPr>
      <w:r>
        <w:t xml:space="preserve">User of this framework should be well trained on Infogix </w:t>
      </w:r>
      <w:r w:rsidR="005242BF">
        <w:t>Data3Sixty®</w:t>
      </w:r>
      <w:r w:rsidR="001F55CB">
        <w:t xml:space="preserve"> </w:t>
      </w:r>
      <w:r>
        <w:t>platform including Data Govern</w:t>
      </w:r>
      <w:r w:rsidR="001F55CB">
        <w:t>ance</w:t>
      </w:r>
      <w:r>
        <w:t xml:space="preserve"> and DQ+.</w:t>
      </w:r>
    </w:p>
    <w:p w14:paraId="4FF14307" w14:textId="62A86FBF" w:rsidR="00C06201" w:rsidRDefault="00C06201" w:rsidP="00F224F5">
      <w:pPr>
        <w:ind w:left="720"/>
        <w:jc w:val="both"/>
      </w:pPr>
    </w:p>
    <w:p w14:paraId="72D3ED44" w14:textId="77777777" w:rsidR="00F224F5" w:rsidRPr="00C06201" w:rsidRDefault="00F224F5" w:rsidP="00F224F5">
      <w:pPr>
        <w:ind w:left="720"/>
        <w:jc w:val="both"/>
      </w:pPr>
    </w:p>
    <w:p w14:paraId="2C22B106" w14:textId="2830C626" w:rsidR="00C41B53" w:rsidRPr="00414BE7" w:rsidRDefault="006661B5" w:rsidP="00F224F5">
      <w:pPr>
        <w:pStyle w:val="Heading1"/>
        <w:numPr>
          <w:ilvl w:val="0"/>
          <w:numId w:val="3"/>
        </w:numPr>
        <w:spacing w:after="120" w:line="288" w:lineRule="auto"/>
        <w:ind w:right="270"/>
        <w:jc w:val="both"/>
        <w:rPr>
          <w:rFonts w:asciiTheme="minorHAnsi" w:hAnsiTheme="minorHAnsi"/>
          <w:sz w:val="30"/>
        </w:rPr>
      </w:pPr>
      <w:bookmarkStart w:id="258" w:name="_Toc29900773"/>
      <w:r w:rsidRPr="00414BE7">
        <w:rPr>
          <w:rFonts w:asciiTheme="minorHAnsi" w:hAnsiTheme="minorHAnsi" w:cstheme="majorHAnsi"/>
        </w:rPr>
        <w:t xml:space="preserve">Introduction </w:t>
      </w:r>
      <w:r w:rsidRPr="00414BE7">
        <w:rPr>
          <w:rFonts w:asciiTheme="minorHAnsi" w:hAnsiTheme="minorHAnsi"/>
          <w:sz w:val="30"/>
        </w:rPr>
        <w:t>to</w:t>
      </w:r>
      <w:r>
        <w:rPr>
          <w:rFonts w:asciiTheme="minorHAnsi" w:hAnsiTheme="minorHAnsi"/>
          <w:sz w:val="30"/>
        </w:rPr>
        <w:t xml:space="preserve"> </w:t>
      </w:r>
      <w:r w:rsidR="0072148F">
        <w:rPr>
          <w:rFonts w:asciiTheme="minorHAnsi" w:hAnsiTheme="minorHAnsi"/>
          <w:sz w:val="30"/>
        </w:rPr>
        <w:t>DQ Scoring</w:t>
      </w:r>
      <w:r w:rsidR="00B15346">
        <w:rPr>
          <w:rFonts w:asciiTheme="minorHAnsi" w:hAnsiTheme="minorHAnsi"/>
          <w:sz w:val="30"/>
        </w:rPr>
        <w:t xml:space="preserve"> Framework</w:t>
      </w:r>
      <w:bookmarkEnd w:id="258"/>
    </w:p>
    <w:p w14:paraId="4C5A3500" w14:textId="77777777" w:rsidR="004975D1" w:rsidRDefault="004975D1" w:rsidP="00F224F5">
      <w:pPr>
        <w:pStyle w:val="BodyText"/>
        <w:ind w:right="270"/>
        <w:jc w:val="both"/>
        <w:rPr>
          <w:rFonts w:asciiTheme="minorHAnsi" w:hAnsiTheme="minorHAnsi"/>
        </w:rPr>
      </w:pPr>
    </w:p>
    <w:p w14:paraId="34458F24" w14:textId="0DEBAD92" w:rsidR="005242BF" w:rsidRDefault="00103A51" w:rsidP="00EA73FF">
      <w:pPr>
        <w:ind w:left="720"/>
        <w:jc w:val="both"/>
      </w:pPr>
      <w:r w:rsidRPr="00EA73FF">
        <w:t xml:space="preserve">DQ Scoring </w:t>
      </w:r>
      <w:r w:rsidR="00B15346" w:rsidRPr="00EA73FF">
        <w:t xml:space="preserve">Framework </w:t>
      </w:r>
      <w:r w:rsidRPr="00EA73FF">
        <w:t xml:space="preserve">is a </w:t>
      </w:r>
      <w:r w:rsidR="00C57530" w:rsidRPr="00EA73FF">
        <w:t>solution</w:t>
      </w:r>
      <w:r w:rsidRPr="00EA73FF">
        <w:t xml:space="preserve"> </w:t>
      </w:r>
      <w:r w:rsidR="00C57530" w:rsidRPr="00EA73FF">
        <w:t xml:space="preserve">developed </w:t>
      </w:r>
      <w:r w:rsidRPr="00EA73FF">
        <w:t>by Infogix</w:t>
      </w:r>
      <w:r w:rsidR="00C57530" w:rsidRPr="00EA73FF">
        <w:t xml:space="preserve">. </w:t>
      </w:r>
      <w:r w:rsidRPr="00EA73FF">
        <w:t xml:space="preserve">This </w:t>
      </w:r>
      <w:r w:rsidR="00C57530" w:rsidRPr="00EA73FF">
        <w:t>solution</w:t>
      </w:r>
      <w:r w:rsidRPr="00EA73FF">
        <w:t xml:space="preserve"> enables to check quality of data based on defined set of </w:t>
      </w:r>
      <w:r w:rsidR="005242BF" w:rsidRPr="00EA73FF">
        <w:t xml:space="preserve">data quality </w:t>
      </w:r>
      <w:r w:rsidRPr="00EA73FF">
        <w:t>rules in Data Govern</w:t>
      </w:r>
      <w:r w:rsidR="005242BF" w:rsidRPr="00EA73FF">
        <w:t>ance</w:t>
      </w:r>
      <w:r w:rsidRPr="00EA73FF">
        <w:t xml:space="preserve">. </w:t>
      </w:r>
      <w:r w:rsidR="00F224F5" w:rsidRPr="00EA73FF">
        <w:t>A</w:t>
      </w:r>
      <w:r w:rsidRPr="00EA73FF">
        <w:t xml:space="preserve">s part of </w:t>
      </w:r>
      <w:r w:rsidR="001F55CB" w:rsidRPr="00EA73FF">
        <w:t xml:space="preserve">the </w:t>
      </w:r>
      <w:r w:rsidRPr="00EA73FF">
        <w:t xml:space="preserve">metadata management, various business entities, policies and </w:t>
      </w:r>
      <w:r w:rsidR="005242BF" w:rsidRPr="00EA73FF">
        <w:t xml:space="preserve">data quality </w:t>
      </w:r>
      <w:r w:rsidRPr="00EA73FF">
        <w:t>rules etc. are defined in Data Govern</w:t>
      </w:r>
      <w:r w:rsidR="005242BF" w:rsidRPr="00EA73FF">
        <w:t>ance</w:t>
      </w:r>
      <w:r w:rsidRPr="00EA73FF">
        <w:t>. This framework uses DQ+</w:t>
      </w:r>
      <w:r w:rsidR="00A0602A" w:rsidRPr="00EA73FF">
        <w:t xml:space="preserve"> to </w:t>
      </w:r>
      <w:r w:rsidR="005242BF" w:rsidRPr="00EA73FF">
        <w:t>read/</w:t>
      </w:r>
      <w:r w:rsidR="00A0602A" w:rsidRPr="00EA73FF">
        <w:t xml:space="preserve">fetch </w:t>
      </w:r>
      <w:r w:rsidR="005242BF" w:rsidRPr="00EA73FF">
        <w:t xml:space="preserve">metadata </w:t>
      </w:r>
      <w:r w:rsidR="00A0602A" w:rsidRPr="00EA73FF">
        <w:t xml:space="preserve">and </w:t>
      </w:r>
      <w:r w:rsidR="00F224F5" w:rsidRPr="00EA73FF">
        <w:t>evaluate the</w:t>
      </w:r>
      <w:r w:rsidR="00A0602A" w:rsidRPr="00EA73FF">
        <w:t xml:space="preserve"> quality of </w:t>
      </w:r>
      <w:r w:rsidR="005242BF" w:rsidRPr="00EA73FF">
        <w:t xml:space="preserve">actual </w:t>
      </w:r>
      <w:r w:rsidR="00A0602A" w:rsidRPr="00EA73FF">
        <w:t>data</w:t>
      </w:r>
      <w:r w:rsidR="00F224F5" w:rsidRPr="00EA73FF">
        <w:t>,</w:t>
      </w:r>
      <w:r w:rsidR="00A0602A" w:rsidRPr="00EA73FF">
        <w:t xml:space="preserve"> using rules defined </w:t>
      </w:r>
      <w:r w:rsidR="005242BF" w:rsidRPr="00EA73FF">
        <w:t xml:space="preserve">in </w:t>
      </w:r>
      <w:r w:rsidR="00A0602A" w:rsidRPr="00EA73FF">
        <w:t>Data Govern</w:t>
      </w:r>
      <w:r w:rsidR="005242BF" w:rsidRPr="00EA73FF">
        <w:t>ance</w:t>
      </w:r>
      <w:r w:rsidR="00A0602A" w:rsidRPr="00EA73FF">
        <w:t xml:space="preserve">. </w:t>
      </w:r>
      <w:r w:rsidR="005242BF" w:rsidRPr="00EA73FF">
        <w:t>S</w:t>
      </w:r>
      <w:r w:rsidR="00A0602A" w:rsidRPr="00EA73FF">
        <w:t xml:space="preserve">core of </w:t>
      </w:r>
      <w:r w:rsidR="00F224F5" w:rsidRPr="00EA73FF">
        <w:t xml:space="preserve">various </w:t>
      </w:r>
      <w:r w:rsidR="005242BF" w:rsidRPr="00EA73FF">
        <w:t xml:space="preserve">objects </w:t>
      </w:r>
      <w:r w:rsidR="00A0602A" w:rsidRPr="00EA73FF">
        <w:t xml:space="preserve">are finally posted </w:t>
      </w:r>
      <w:r w:rsidR="005242BF" w:rsidRPr="00EA73FF">
        <w:t>back to</w:t>
      </w:r>
      <w:r w:rsidR="00A0602A" w:rsidRPr="00EA73FF">
        <w:t xml:space="preserve"> </w:t>
      </w:r>
      <w:r w:rsidR="005242BF" w:rsidRPr="00EA73FF">
        <w:t xml:space="preserve">Data </w:t>
      </w:r>
      <w:r w:rsidR="00A0602A" w:rsidRPr="00EA73FF">
        <w:t>Govern</w:t>
      </w:r>
      <w:r w:rsidR="005242BF" w:rsidRPr="00EA73FF">
        <w:t>ance.</w:t>
      </w:r>
    </w:p>
    <w:p w14:paraId="256E67E6" w14:textId="77777777" w:rsidR="00EA73FF" w:rsidRPr="00EA73FF" w:rsidRDefault="00EA73FF" w:rsidP="00EA73FF">
      <w:pPr>
        <w:ind w:left="720"/>
        <w:jc w:val="both"/>
      </w:pPr>
    </w:p>
    <w:p w14:paraId="786F78DA" w14:textId="23421FDD" w:rsidR="00A0602A" w:rsidRPr="00EA73FF" w:rsidRDefault="0053204B" w:rsidP="00EA73FF">
      <w:pPr>
        <w:ind w:left="720"/>
        <w:jc w:val="both"/>
      </w:pPr>
      <w:r w:rsidRPr="00EA73FF">
        <w:t xml:space="preserve">Below diagram depicts high level </w:t>
      </w:r>
      <w:r w:rsidR="00A82200" w:rsidRPr="00EA73FF">
        <w:t>design of this framework.</w:t>
      </w:r>
    </w:p>
    <w:p w14:paraId="4A205991" w14:textId="77777777" w:rsidR="00C41B53" w:rsidRDefault="00C41B53" w:rsidP="00F224F5">
      <w:pPr>
        <w:ind w:right="270"/>
        <w:jc w:val="both"/>
      </w:pPr>
    </w:p>
    <w:p w14:paraId="5733D3D5" w14:textId="3CF04351" w:rsidR="0053204B" w:rsidRDefault="0053204B" w:rsidP="00F224F5">
      <w:pPr>
        <w:ind w:right="270"/>
        <w:jc w:val="both"/>
      </w:pPr>
      <w:r>
        <w:tab/>
      </w:r>
      <w:r>
        <w:rPr>
          <w:noProof/>
          <w:lang w:val="en-US"/>
        </w:rPr>
        <w:drawing>
          <wp:inline distT="0" distB="0" distL="0" distR="0" wp14:anchorId="685356E3" wp14:editId="6926EC92">
            <wp:extent cx="5715000" cy="2970051"/>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5715000" cy="2970051"/>
                    </a:xfrm>
                    <a:prstGeom prst="rect">
                      <a:avLst/>
                    </a:prstGeom>
                    <a:ln>
                      <a:solidFill>
                        <a:schemeClr val="accent1"/>
                      </a:solidFill>
                    </a:ln>
                  </pic:spPr>
                </pic:pic>
              </a:graphicData>
            </a:graphic>
          </wp:inline>
        </w:drawing>
      </w:r>
    </w:p>
    <w:p w14:paraId="7A52834B" w14:textId="77777777" w:rsidR="0053204B" w:rsidRPr="00DF1B58" w:rsidRDefault="0053204B" w:rsidP="00F224F5">
      <w:pPr>
        <w:ind w:right="270"/>
        <w:jc w:val="both"/>
      </w:pPr>
    </w:p>
    <w:p w14:paraId="092B3BE5" w14:textId="77777777" w:rsidR="0028671D" w:rsidRDefault="0028671D" w:rsidP="00F224F5">
      <w:pPr>
        <w:pStyle w:val="InstructionalTextBullet"/>
        <w:numPr>
          <w:ilvl w:val="0"/>
          <w:numId w:val="0"/>
        </w:numPr>
        <w:ind w:right="270"/>
        <w:jc w:val="both"/>
        <w:rPr>
          <w:rFonts w:asciiTheme="minorHAnsi" w:hAnsiTheme="minorHAnsi"/>
          <w:i w:val="0"/>
          <w:color w:val="auto"/>
        </w:rPr>
      </w:pPr>
    </w:p>
    <w:p w14:paraId="7BC9EC2D" w14:textId="0C767E60" w:rsidR="00161F11" w:rsidRPr="009C6983" w:rsidRDefault="009C6983" w:rsidP="00161F11">
      <w:pPr>
        <w:ind w:left="720"/>
        <w:jc w:val="both"/>
        <w:rPr>
          <w:rFonts w:eastAsia="Verdana" w:cs="Verdana"/>
          <w:color w:val="000000"/>
          <w:lang w:val="en-IN" w:eastAsia="en-IN"/>
        </w:rPr>
      </w:pPr>
      <w:r w:rsidRPr="00900699">
        <w:rPr>
          <w:rFonts w:eastAsia="Verdana" w:cs="Verdana"/>
          <w:b/>
          <w:color w:val="000000"/>
          <w:lang w:val="en-IN" w:eastAsia="en-IN"/>
        </w:rPr>
        <w:lastRenderedPageBreak/>
        <w:t>Rule Refresher</w:t>
      </w:r>
      <w:r w:rsidR="001F55CB">
        <w:rPr>
          <w:rFonts w:eastAsia="Verdana" w:cs="Verdana"/>
          <w:color w:val="000000"/>
          <w:lang w:val="en-IN" w:eastAsia="en-IN"/>
        </w:rPr>
        <w:t xml:space="preserve"> –</w:t>
      </w:r>
      <w:r w:rsidRPr="009C6983">
        <w:rPr>
          <w:rFonts w:eastAsia="Verdana" w:cs="Verdana"/>
          <w:color w:val="000000"/>
          <w:lang w:val="en-IN" w:eastAsia="en-IN"/>
        </w:rPr>
        <w:t xml:space="preserve"> Rule Refresher is responsible for fetching </w:t>
      </w:r>
      <w:r w:rsidR="00F7019F">
        <w:rPr>
          <w:rFonts w:eastAsia="Verdana" w:cs="Verdana"/>
          <w:color w:val="000000"/>
          <w:lang w:val="en-IN" w:eastAsia="en-IN"/>
        </w:rPr>
        <w:t xml:space="preserve">Data </w:t>
      </w:r>
      <w:r w:rsidRPr="009C6983">
        <w:rPr>
          <w:rFonts w:eastAsia="Verdana" w:cs="Verdana"/>
          <w:color w:val="000000"/>
          <w:lang w:val="en-IN" w:eastAsia="en-IN"/>
        </w:rPr>
        <w:t>Govern</w:t>
      </w:r>
      <w:r w:rsidR="00F7019F">
        <w:rPr>
          <w:rFonts w:eastAsia="Verdana" w:cs="Verdana"/>
          <w:color w:val="000000"/>
          <w:lang w:val="en-IN" w:eastAsia="en-IN"/>
        </w:rPr>
        <w:t>ance</w:t>
      </w:r>
      <w:r w:rsidRPr="009C6983">
        <w:rPr>
          <w:rFonts w:eastAsia="Verdana" w:cs="Verdana"/>
          <w:color w:val="000000"/>
          <w:lang w:val="en-IN" w:eastAsia="en-IN"/>
        </w:rPr>
        <w:t xml:space="preserve"> configurations </w:t>
      </w:r>
      <w:r w:rsidR="00213944">
        <w:rPr>
          <w:rFonts w:eastAsia="Verdana" w:cs="Verdana"/>
          <w:color w:val="000000"/>
          <w:lang w:val="en-IN" w:eastAsia="en-IN"/>
        </w:rPr>
        <w:t>in</w:t>
      </w:r>
      <w:r w:rsidRPr="009C6983">
        <w:rPr>
          <w:rFonts w:eastAsia="Verdana" w:cs="Verdana"/>
          <w:color w:val="000000"/>
          <w:lang w:val="en-IN" w:eastAsia="en-IN"/>
        </w:rPr>
        <w:t xml:space="preserve">to DQ+ which will be further used by </w:t>
      </w:r>
      <w:r w:rsidR="00213944">
        <w:rPr>
          <w:rFonts w:eastAsia="Verdana" w:cs="Verdana"/>
          <w:color w:val="000000"/>
          <w:lang w:val="en-IN" w:eastAsia="en-IN"/>
        </w:rPr>
        <w:t>subsequent</w:t>
      </w:r>
      <w:r w:rsidR="00213944" w:rsidRPr="009C6983">
        <w:rPr>
          <w:rFonts w:eastAsia="Verdana" w:cs="Verdana"/>
          <w:color w:val="000000"/>
          <w:lang w:val="en-IN" w:eastAsia="en-IN"/>
        </w:rPr>
        <w:t xml:space="preserve"> </w:t>
      </w:r>
      <w:r w:rsidRPr="009C6983">
        <w:rPr>
          <w:rFonts w:eastAsia="Verdana" w:cs="Verdana"/>
          <w:color w:val="000000"/>
          <w:lang w:val="en-IN" w:eastAsia="en-IN"/>
        </w:rPr>
        <w:t>processes.</w:t>
      </w:r>
      <w:r w:rsidR="00161F11" w:rsidRPr="00161F11">
        <w:rPr>
          <w:rFonts w:eastAsia="Verdana" w:cs="Verdana"/>
          <w:color w:val="000000"/>
          <w:lang w:val="en-IN" w:eastAsia="en-IN"/>
        </w:rPr>
        <w:t xml:space="preserve"> </w:t>
      </w:r>
      <w:r w:rsidR="00161F11" w:rsidRPr="009C6983">
        <w:rPr>
          <w:rFonts w:eastAsia="Verdana" w:cs="Verdana"/>
          <w:color w:val="000000"/>
          <w:lang w:val="en-IN" w:eastAsia="en-IN"/>
        </w:rPr>
        <w:t>.</w:t>
      </w:r>
      <w:r w:rsidR="00161F11">
        <w:rPr>
          <w:rFonts w:eastAsia="Verdana" w:cs="Verdana"/>
          <w:color w:val="000000"/>
          <w:lang w:val="en-IN" w:eastAsia="en-IN"/>
        </w:rPr>
        <w:t xml:space="preserve"> Rule refresher also maintains version of assets and builds/refreshes their hierarchy.</w:t>
      </w:r>
      <w:r w:rsidR="00161F11" w:rsidRPr="00371553">
        <w:t xml:space="preserve"> </w:t>
      </w:r>
      <w:r w:rsidR="00161F11">
        <w:t xml:space="preserve">It </w:t>
      </w:r>
      <w:r w:rsidR="00161F11" w:rsidRPr="00371553">
        <w:rPr>
          <w:rFonts w:eastAsia="Verdana" w:cs="Verdana"/>
          <w:color w:val="000000"/>
          <w:lang w:val="en-IN" w:eastAsia="en-IN"/>
        </w:rPr>
        <w:t>create</w:t>
      </w:r>
      <w:r w:rsidR="00161F11">
        <w:rPr>
          <w:rFonts w:eastAsia="Verdana" w:cs="Verdana"/>
          <w:color w:val="000000"/>
          <w:lang w:val="en-IN" w:eastAsia="en-IN"/>
        </w:rPr>
        <w:t>s</w:t>
      </w:r>
      <w:r w:rsidR="00161F11" w:rsidRPr="00371553">
        <w:rPr>
          <w:rFonts w:eastAsia="Verdana" w:cs="Verdana"/>
          <w:color w:val="000000"/>
          <w:lang w:val="en-IN" w:eastAsia="en-IN"/>
        </w:rPr>
        <w:t xml:space="preserve"> version of assets based on their creation, update or changes in their </w:t>
      </w:r>
      <w:r w:rsidR="00161F11">
        <w:rPr>
          <w:rFonts w:eastAsia="Verdana" w:cs="Verdana"/>
          <w:color w:val="000000"/>
          <w:lang w:val="en-IN" w:eastAsia="en-IN"/>
        </w:rPr>
        <w:t>relationships. For every change in the asset, its</w:t>
      </w:r>
      <w:r w:rsidR="00161F11" w:rsidRPr="00371553">
        <w:rPr>
          <w:rFonts w:eastAsia="Verdana" w:cs="Verdana"/>
          <w:color w:val="000000"/>
          <w:lang w:val="en-IN" w:eastAsia="en-IN"/>
        </w:rPr>
        <w:t xml:space="preserve"> version and </w:t>
      </w:r>
      <w:r w:rsidR="00161F11">
        <w:rPr>
          <w:rFonts w:eastAsia="Verdana" w:cs="Verdana"/>
          <w:color w:val="000000"/>
          <w:lang w:val="en-IN" w:eastAsia="en-IN"/>
        </w:rPr>
        <w:t xml:space="preserve">version of </w:t>
      </w:r>
      <w:r w:rsidR="00161F11" w:rsidRPr="00371553">
        <w:rPr>
          <w:rFonts w:eastAsia="Verdana" w:cs="Verdana"/>
          <w:color w:val="000000"/>
          <w:lang w:val="en-IN" w:eastAsia="en-IN"/>
        </w:rPr>
        <w:t xml:space="preserve">assets above in the hierarchy </w:t>
      </w:r>
      <w:r w:rsidR="00161F11">
        <w:rPr>
          <w:rFonts w:eastAsia="Verdana" w:cs="Verdana"/>
          <w:color w:val="000000"/>
          <w:lang w:val="en-IN" w:eastAsia="en-IN"/>
        </w:rPr>
        <w:t>gets</w:t>
      </w:r>
      <w:r w:rsidR="00161F11" w:rsidRPr="00371553">
        <w:rPr>
          <w:rFonts w:eastAsia="Verdana" w:cs="Verdana"/>
          <w:color w:val="000000"/>
          <w:lang w:val="en-IN" w:eastAsia="en-IN"/>
        </w:rPr>
        <w:t xml:space="preserve"> increased by 1.</w:t>
      </w:r>
    </w:p>
    <w:p w14:paraId="1087FFB1" w14:textId="66A72AC4" w:rsidR="009C6983" w:rsidRPr="009C6983" w:rsidRDefault="009C6983" w:rsidP="00900699">
      <w:pPr>
        <w:ind w:left="720"/>
        <w:jc w:val="both"/>
        <w:rPr>
          <w:rFonts w:eastAsia="Verdana" w:cs="Verdana"/>
          <w:color w:val="000000"/>
          <w:lang w:val="en-IN" w:eastAsia="en-IN"/>
        </w:rPr>
      </w:pPr>
    </w:p>
    <w:p w14:paraId="3156E80B" w14:textId="6E10AB49" w:rsidR="009C6983" w:rsidRDefault="009C6983" w:rsidP="00F224F5">
      <w:pPr>
        <w:pStyle w:val="InstructionalTextBullet"/>
        <w:numPr>
          <w:ilvl w:val="0"/>
          <w:numId w:val="0"/>
        </w:numPr>
        <w:ind w:right="270"/>
        <w:jc w:val="both"/>
        <w:rPr>
          <w:rFonts w:asciiTheme="minorHAnsi" w:hAnsiTheme="minorHAnsi"/>
          <w:i w:val="0"/>
          <w:color w:val="auto"/>
        </w:rPr>
      </w:pPr>
    </w:p>
    <w:p w14:paraId="6730DA84" w14:textId="49C6CD3B" w:rsidR="00A02F84" w:rsidRDefault="00A02F84" w:rsidP="00A02F84">
      <w:pPr>
        <w:ind w:left="720"/>
      </w:pPr>
      <w:r w:rsidRPr="00A02F84">
        <w:rPr>
          <w:b/>
        </w:rPr>
        <w:t>Rule Evaluator</w:t>
      </w:r>
      <w:r w:rsidR="001F55CB">
        <w:t xml:space="preserve"> – </w:t>
      </w:r>
      <w:r>
        <w:t>Rule Evaluator is responsible to evaluate/validate rules against actual data present in data stores.</w:t>
      </w:r>
    </w:p>
    <w:p w14:paraId="14E31888" w14:textId="77777777" w:rsidR="00A02F84" w:rsidRDefault="00A02F84" w:rsidP="00F224F5">
      <w:pPr>
        <w:pStyle w:val="InstructionalTextBullet"/>
        <w:numPr>
          <w:ilvl w:val="0"/>
          <w:numId w:val="0"/>
        </w:numPr>
        <w:ind w:right="270"/>
        <w:jc w:val="both"/>
        <w:rPr>
          <w:rFonts w:asciiTheme="minorHAnsi" w:hAnsiTheme="minorHAnsi"/>
          <w:i w:val="0"/>
          <w:color w:val="auto"/>
        </w:rPr>
      </w:pPr>
    </w:p>
    <w:p w14:paraId="16A4BBD5" w14:textId="4A0BCB4C" w:rsidR="009815B7" w:rsidRDefault="009815B7" w:rsidP="009815B7">
      <w:pPr>
        <w:ind w:left="720"/>
      </w:pPr>
      <w:r w:rsidRPr="009815B7">
        <w:rPr>
          <w:b/>
        </w:rPr>
        <w:t>Scoring Engine</w:t>
      </w:r>
      <w:r w:rsidR="001F55CB">
        <w:t xml:space="preserve"> – </w:t>
      </w:r>
      <w:r>
        <w:t xml:space="preserve">Scoring Engine is responsible for calculating scores of rules, </w:t>
      </w:r>
      <w:r w:rsidR="000351AC">
        <w:t>source attributes</w:t>
      </w:r>
      <w:r>
        <w:t xml:space="preserve">, </w:t>
      </w:r>
      <w:r w:rsidR="000351AC">
        <w:t>data sources, business terms, models</w:t>
      </w:r>
      <w:r w:rsidR="005B784A">
        <w:t xml:space="preserve"> and users</w:t>
      </w:r>
      <w:r>
        <w:t xml:space="preserve"> etc. </w:t>
      </w:r>
    </w:p>
    <w:p w14:paraId="36396C83" w14:textId="77777777" w:rsidR="00093CAC" w:rsidRDefault="00093CAC" w:rsidP="009815B7">
      <w:pPr>
        <w:ind w:left="720"/>
      </w:pPr>
    </w:p>
    <w:p w14:paraId="035EAA06" w14:textId="57C8B6FE" w:rsidR="00093CAC" w:rsidRDefault="00093CAC" w:rsidP="00093CAC">
      <w:pPr>
        <w:ind w:left="720"/>
      </w:pPr>
      <w:r w:rsidRPr="00093CAC">
        <w:rPr>
          <w:b/>
        </w:rPr>
        <w:t>Score Refresher</w:t>
      </w:r>
      <w:r w:rsidR="001F55CB">
        <w:t xml:space="preserve"> – </w:t>
      </w:r>
      <w:r>
        <w:t>Score Refresher is responsible to post score</w:t>
      </w:r>
      <w:r w:rsidR="00213944">
        <w:t xml:space="preserve"> back </w:t>
      </w:r>
      <w:r>
        <w:t>to Govern</w:t>
      </w:r>
      <w:r w:rsidR="00213944">
        <w:t xml:space="preserve"> at respective level</w:t>
      </w:r>
      <w:r>
        <w:t xml:space="preserve">. </w:t>
      </w:r>
    </w:p>
    <w:p w14:paraId="5404ADFD" w14:textId="529398ED" w:rsidR="00093CAC" w:rsidRDefault="00093CAC" w:rsidP="009815B7">
      <w:pPr>
        <w:ind w:left="720"/>
      </w:pPr>
    </w:p>
    <w:p w14:paraId="2F63BA48" w14:textId="0B3A0898" w:rsidR="009815B7" w:rsidRPr="00DA56E5" w:rsidRDefault="00DA56E5" w:rsidP="00DA56E5">
      <w:pPr>
        <w:pStyle w:val="InstructionalTextBullet"/>
        <w:numPr>
          <w:ilvl w:val="0"/>
          <w:numId w:val="0"/>
        </w:numPr>
        <w:tabs>
          <w:tab w:val="left" w:pos="90"/>
        </w:tabs>
        <w:ind w:left="720" w:right="270"/>
        <w:jc w:val="both"/>
        <w:rPr>
          <w:rFonts w:asciiTheme="minorHAnsi" w:hAnsiTheme="minorHAnsi"/>
          <w:b/>
          <w:i w:val="0"/>
          <w:color w:val="auto"/>
        </w:rPr>
      </w:pPr>
      <w:r w:rsidRPr="00DA56E5">
        <w:rPr>
          <w:rFonts w:asciiTheme="minorHAnsi" w:hAnsiTheme="minorHAnsi"/>
          <w:b/>
          <w:i w:val="0"/>
          <w:color w:val="auto"/>
        </w:rPr>
        <w:t>Dashboard Data Preparation</w:t>
      </w:r>
      <w:r>
        <w:rPr>
          <w:rFonts w:asciiTheme="minorHAnsi" w:hAnsiTheme="minorHAnsi"/>
          <w:b/>
          <w:i w:val="0"/>
          <w:color w:val="auto"/>
        </w:rPr>
        <w:t xml:space="preserve"> </w:t>
      </w:r>
      <w:r>
        <w:rPr>
          <w:rFonts w:asciiTheme="minorHAnsi" w:hAnsiTheme="minorHAnsi"/>
          <w:i w:val="0"/>
          <w:color w:val="auto"/>
        </w:rPr>
        <w:t>– This component prepares and refreshes data to be used by various dashboards.</w:t>
      </w:r>
    </w:p>
    <w:p w14:paraId="06F5DDC9" w14:textId="77777777" w:rsidR="00213944" w:rsidRDefault="00213944">
      <w:pPr>
        <w:rPr>
          <w:rFonts w:eastAsiaTheme="majorEastAsia" w:cstheme="majorHAnsi"/>
          <w:color w:val="365F91" w:themeColor="accent1" w:themeShade="BF"/>
          <w:sz w:val="32"/>
          <w:szCs w:val="32"/>
        </w:rPr>
      </w:pPr>
      <w:bookmarkStart w:id="259" w:name="_Creating_Business_Assets"/>
      <w:bookmarkEnd w:id="259"/>
      <w:r>
        <w:rPr>
          <w:rFonts w:cstheme="majorHAnsi"/>
        </w:rPr>
        <w:br w:type="page"/>
      </w:r>
    </w:p>
    <w:p w14:paraId="331685B2" w14:textId="484559E5" w:rsidR="00D569EA" w:rsidRDefault="00AC2FFE" w:rsidP="00F224F5">
      <w:pPr>
        <w:pStyle w:val="Heading1"/>
        <w:numPr>
          <w:ilvl w:val="0"/>
          <w:numId w:val="3"/>
        </w:numPr>
        <w:spacing w:after="120" w:line="288" w:lineRule="auto"/>
        <w:ind w:right="270"/>
        <w:jc w:val="both"/>
        <w:rPr>
          <w:rFonts w:asciiTheme="minorHAnsi" w:hAnsiTheme="minorHAnsi" w:cstheme="majorHAnsi"/>
        </w:rPr>
      </w:pPr>
      <w:bookmarkStart w:id="260" w:name="_Toc29900774"/>
      <w:r>
        <w:rPr>
          <w:rFonts w:asciiTheme="minorHAnsi" w:hAnsiTheme="minorHAnsi" w:cstheme="majorHAnsi"/>
        </w:rPr>
        <w:lastRenderedPageBreak/>
        <w:t>Creating Business Asset</w:t>
      </w:r>
      <w:r w:rsidR="00660C5D">
        <w:rPr>
          <w:rFonts w:asciiTheme="minorHAnsi" w:hAnsiTheme="minorHAnsi" w:cstheme="majorHAnsi"/>
        </w:rPr>
        <w:t xml:space="preserve"> Type</w:t>
      </w:r>
      <w:bookmarkEnd w:id="260"/>
    </w:p>
    <w:p w14:paraId="7A6B39A1" w14:textId="088C084D" w:rsidR="00660C5D" w:rsidRPr="00660C5D" w:rsidRDefault="00660C5D" w:rsidP="00660C5D">
      <w:pPr>
        <w:ind w:left="720"/>
      </w:pPr>
      <w:r>
        <w:t>Following Business Asset Types need to be created</w:t>
      </w:r>
      <w:r w:rsidR="003E6BBA">
        <w:t>:</w:t>
      </w:r>
      <w:r>
        <w:t xml:space="preserve"> </w:t>
      </w:r>
    </w:p>
    <w:p w14:paraId="4053C88D" w14:textId="690C8C80" w:rsidR="00AC2FFE" w:rsidRDefault="00886371" w:rsidP="00F224F5">
      <w:pPr>
        <w:pStyle w:val="Heading20"/>
        <w:numPr>
          <w:ilvl w:val="1"/>
          <w:numId w:val="3"/>
        </w:numPr>
        <w:ind w:right="270"/>
        <w:jc w:val="both"/>
      </w:pPr>
      <w:bookmarkStart w:id="261" w:name="DataSources"/>
      <w:bookmarkStart w:id="262" w:name="_Toc29900775"/>
      <w:r>
        <w:t>Data So</w:t>
      </w:r>
      <w:r w:rsidR="00E51C28">
        <w:t>u</w:t>
      </w:r>
      <w:r>
        <w:t>r</w:t>
      </w:r>
      <w:r w:rsidR="00E51C28">
        <w:t>ces</w:t>
      </w:r>
      <w:bookmarkEnd w:id="262"/>
    </w:p>
    <w:bookmarkEnd w:id="261"/>
    <w:p w14:paraId="36E37887" w14:textId="279680EE" w:rsidR="00886371" w:rsidRPr="00EA73FF" w:rsidRDefault="00886371" w:rsidP="00F224F5">
      <w:pPr>
        <w:pStyle w:val="BodyText"/>
        <w:ind w:left="1440" w:right="270"/>
        <w:jc w:val="both"/>
        <w:rPr>
          <w:rFonts w:asciiTheme="minorHAnsi" w:hAnsiTheme="minorHAnsi"/>
          <w:sz w:val="24"/>
        </w:rPr>
      </w:pPr>
      <w:r w:rsidRPr="00EA73FF">
        <w:rPr>
          <w:rFonts w:asciiTheme="minorHAnsi" w:hAnsiTheme="minorHAnsi"/>
          <w:sz w:val="24"/>
        </w:rPr>
        <w:t xml:space="preserve">A Business Asset type should be configured to list all the data sources participating in data quality </w:t>
      </w:r>
      <w:r w:rsidR="00213944" w:rsidRPr="00EA73FF">
        <w:rPr>
          <w:rFonts w:asciiTheme="minorHAnsi" w:hAnsiTheme="minorHAnsi"/>
          <w:sz w:val="24"/>
        </w:rPr>
        <w:t>evaluation</w:t>
      </w:r>
      <w:r w:rsidRPr="00EA73FF">
        <w:rPr>
          <w:rFonts w:asciiTheme="minorHAnsi" w:hAnsiTheme="minorHAnsi"/>
          <w:sz w:val="24"/>
        </w:rPr>
        <w:t xml:space="preserve">. </w:t>
      </w:r>
    </w:p>
    <w:p w14:paraId="46C76950" w14:textId="773700A1" w:rsidR="00886371" w:rsidRPr="00EA73FF" w:rsidRDefault="00886371" w:rsidP="00886371">
      <w:pPr>
        <w:pStyle w:val="BodyText"/>
        <w:ind w:left="1440" w:right="270"/>
        <w:jc w:val="both"/>
        <w:rPr>
          <w:rFonts w:asciiTheme="minorHAnsi" w:hAnsiTheme="minorHAnsi"/>
          <w:sz w:val="24"/>
        </w:rPr>
      </w:pPr>
      <w:r w:rsidRPr="00EA73FF">
        <w:rPr>
          <w:rFonts w:asciiTheme="minorHAnsi" w:hAnsiTheme="minorHAnsi"/>
          <w:sz w:val="24"/>
        </w:rPr>
        <w:t>A suitable name can be given for this asset type e.g. “Data Sources”, “Source Files” etc.</w:t>
      </w:r>
    </w:p>
    <w:p w14:paraId="7AD2D113" w14:textId="3939ECFE" w:rsidR="00BF5DB3" w:rsidRPr="00EA73FF" w:rsidRDefault="00A4544A" w:rsidP="00F224F5">
      <w:pPr>
        <w:pStyle w:val="BodyText"/>
        <w:ind w:left="1440" w:right="270"/>
        <w:jc w:val="both"/>
        <w:rPr>
          <w:rFonts w:asciiTheme="minorHAnsi" w:hAnsiTheme="minorHAnsi"/>
          <w:sz w:val="24"/>
        </w:rPr>
      </w:pPr>
      <w:r w:rsidRPr="00EA73FF">
        <w:rPr>
          <w:rFonts w:asciiTheme="minorHAnsi" w:hAnsiTheme="minorHAnsi"/>
          <w:sz w:val="24"/>
        </w:rPr>
        <w:t>Following field</w:t>
      </w:r>
      <w:r w:rsidR="002B12AD" w:rsidRPr="00EA73FF">
        <w:rPr>
          <w:rFonts w:asciiTheme="minorHAnsi" w:hAnsiTheme="minorHAnsi"/>
          <w:sz w:val="24"/>
        </w:rPr>
        <w:t>(</w:t>
      </w:r>
      <w:r w:rsidRPr="00EA73FF">
        <w:rPr>
          <w:rFonts w:asciiTheme="minorHAnsi" w:hAnsiTheme="minorHAnsi"/>
          <w:sz w:val="24"/>
        </w:rPr>
        <w:t>s</w:t>
      </w:r>
      <w:r w:rsidR="002B12AD" w:rsidRPr="00EA73FF">
        <w:rPr>
          <w:rFonts w:asciiTheme="minorHAnsi" w:hAnsiTheme="minorHAnsi"/>
          <w:sz w:val="24"/>
        </w:rPr>
        <w:t>)</w:t>
      </w:r>
      <w:r w:rsidR="00BF5DB3" w:rsidRPr="00EA73FF">
        <w:rPr>
          <w:rFonts w:asciiTheme="minorHAnsi" w:hAnsiTheme="minorHAnsi"/>
          <w:sz w:val="24"/>
        </w:rPr>
        <w:t xml:space="preserve"> must </w:t>
      </w:r>
      <w:r w:rsidRPr="00EA73FF">
        <w:rPr>
          <w:rFonts w:asciiTheme="minorHAnsi" w:hAnsiTheme="minorHAnsi"/>
          <w:sz w:val="24"/>
        </w:rPr>
        <w:t xml:space="preserve">be configured </w:t>
      </w:r>
      <w:r w:rsidR="006C6876" w:rsidRPr="00EA73FF">
        <w:rPr>
          <w:rFonts w:asciiTheme="minorHAnsi" w:hAnsiTheme="minorHAnsi"/>
          <w:sz w:val="24"/>
        </w:rPr>
        <w:t>for this asset type</w:t>
      </w:r>
      <w:r w:rsidR="00BF5DB3" w:rsidRPr="00EA73FF">
        <w:rPr>
          <w:rFonts w:asciiTheme="minorHAnsi" w:hAnsiTheme="minorHAnsi"/>
          <w:sz w:val="24"/>
        </w:rPr>
        <w:t>:</w:t>
      </w:r>
    </w:p>
    <w:p w14:paraId="3CF73DCF" w14:textId="77777777" w:rsidR="007A6F9E" w:rsidRDefault="007A6F9E" w:rsidP="00F224F5">
      <w:pPr>
        <w:pStyle w:val="BodyText"/>
        <w:ind w:left="1440" w:right="270"/>
        <w:jc w:val="both"/>
        <w:rPr>
          <w:rFonts w:asciiTheme="minorHAnsi" w:hAnsiTheme="minorHAnsi"/>
        </w:rPr>
      </w:pPr>
    </w:p>
    <w:tbl>
      <w:tblPr>
        <w:tblW w:w="5535" w:type="dxa"/>
        <w:jc w:val="center"/>
        <w:tblLook w:val="04A0" w:firstRow="1" w:lastRow="0" w:firstColumn="1" w:lastColumn="0" w:noHBand="0" w:noVBand="1"/>
      </w:tblPr>
      <w:tblGrid>
        <w:gridCol w:w="2495"/>
        <w:gridCol w:w="1415"/>
        <w:gridCol w:w="1625"/>
      </w:tblGrid>
      <w:tr w:rsidR="00862B33" w:rsidRPr="00862B33" w14:paraId="218A901D" w14:textId="77777777" w:rsidTr="001F55CB">
        <w:trPr>
          <w:trHeight w:val="260"/>
          <w:jc w:val="center"/>
        </w:trPr>
        <w:tc>
          <w:tcPr>
            <w:tcW w:w="249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02847B6" w14:textId="53DD0306" w:rsidR="00862B33" w:rsidRPr="00862B33" w:rsidRDefault="00862B33" w:rsidP="00862B33">
            <w:pPr>
              <w:rPr>
                <w:rFonts w:ascii="Calibri" w:eastAsia="Times New Roman" w:hAnsi="Calibri" w:cs="Calibri"/>
                <w:b/>
                <w:bCs/>
                <w:color w:val="FFFFFF"/>
                <w:sz w:val="20"/>
                <w:szCs w:val="20"/>
                <w:lang w:val="en-US"/>
              </w:rPr>
            </w:pPr>
            <w:r w:rsidRPr="00862B33">
              <w:rPr>
                <w:rFonts w:ascii="Calibri" w:eastAsia="Times New Roman" w:hAnsi="Calibri" w:cs="Calibri"/>
                <w:b/>
                <w:bCs/>
                <w:color w:val="FFFFFF"/>
                <w:sz w:val="20"/>
                <w:szCs w:val="20"/>
                <w:lang w:val="en-US"/>
              </w:rPr>
              <w:t>Field Attribute</w:t>
            </w:r>
          </w:p>
        </w:tc>
        <w:tc>
          <w:tcPr>
            <w:tcW w:w="1415" w:type="dxa"/>
            <w:tcBorders>
              <w:top w:val="single" w:sz="4" w:space="0" w:color="auto"/>
              <w:left w:val="nil"/>
              <w:bottom w:val="single" w:sz="4" w:space="0" w:color="auto"/>
              <w:right w:val="nil"/>
            </w:tcBorders>
            <w:shd w:val="clear" w:color="000000" w:fill="000000"/>
            <w:noWrap/>
            <w:vAlign w:val="bottom"/>
            <w:hideMark/>
          </w:tcPr>
          <w:p w14:paraId="7453B9CD" w14:textId="77777777" w:rsidR="00862B33" w:rsidRPr="00862B33" w:rsidRDefault="00862B33" w:rsidP="00862B33">
            <w:pPr>
              <w:rPr>
                <w:rFonts w:ascii="Calibri" w:eastAsia="Times New Roman" w:hAnsi="Calibri" w:cs="Calibri"/>
                <w:b/>
                <w:bCs/>
                <w:color w:val="FFFFFF"/>
                <w:sz w:val="20"/>
                <w:szCs w:val="20"/>
                <w:lang w:val="en-US"/>
              </w:rPr>
            </w:pPr>
            <w:r w:rsidRPr="00862B33">
              <w:rPr>
                <w:rFonts w:ascii="Calibri" w:eastAsia="Times New Roman" w:hAnsi="Calibri" w:cs="Calibri"/>
                <w:b/>
                <w:bCs/>
                <w:color w:val="FFFFFF"/>
                <w:sz w:val="20"/>
                <w:szCs w:val="20"/>
                <w:lang w:val="en-US"/>
              </w:rPr>
              <w:t>Field-1</w:t>
            </w:r>
          </w:p>
        </w:tc>
        <w:tc>
          <w:tcPr>
            <w:tcW w:w="1625" w:type="dxa"/>
            <w:tcBorders>
              <w:top w:val="single" w:sz="4" w:space="0" w:color="auto"/>
              <w:left w:val="single" w:sz="4" w:space="0" w:color="auto"/>
              <w:bottom w:val="single" w:sz="4" w:space="0" w:color="auto"/>
              <w:right w:val="nil"/>
            </w:tcBorders>
            <w:shd w:val="clear" w:color="000000" w:fill="000000"/>
            <w:noWrap/>
            <w:vAlign w:val="bottom"/>
            <w:hideMark/>
          </w:tcPr>
          <w:p w14:paraId="4B0BDF83" w14:textId="77777777" w:rsidR="00862B33" w:rsidRPr="00862B33" w:rsidRDefault="00862B33" w:rsidP="00862B33">
            <w:pPr>
              <w:rPr>
                <w:rFonts w:ascii="Calibri" w:eastAsia="Times New Roman" w:hAnsi="Calibri" w:cs="Calibri"/>
                <w:b/>
                <w:bCs/>
                <w:color w:val="FFFFFF"/>
                <w:sz w:val="20"/>
                <w:szCs w:val="20"/>
                <w:lang w:val="en-US"/>
              </w:rPr>
            </w:pPr>
            <w:r w:rsidRPr="00862B33">
              <w:rPr>
                <w:rFonts w:ascii="Calibri" w:eastAsia="Times New Roman" w:hAnsi="Calibri" w:cs="Calibri"/>
                <w:b/>
                <w:bCs/>
                <w:color w:val="FFFFFF"/>
                <w:sz w:val="20"/>
                <w:szCs w:val="20"/>
                <w:lang w:val="en-US"/>
              </w:rPr>
              <w:t>Field-2</w:t>
            </w:r>
          </w:p>
        </w:tc>
      </w:tr>
      <w:tr w:rsidR="00862B33" w:rsidRPr="00862B33" w14:paraId="2C4A5396"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5BC7751C"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Name</w:t>
            </w:r>
          </w:p>
        </w:tc>
        <w:tc>
          <w:tcPr>
            <w:tcW w:w="1415" w:type="dxa"/>
            <w:tcBorders>
              <w:top w:val="nil"/>
              <w:left w:val="nil"/>
              <w:bottom w:val="single" w:sz="4" w:space="0" w:color="auto"/>
              <w:right w:val="single" w:sz="4" w:space="0" w:color="auto"/>
            </w:tcBorders>
            <w:shd w:val="clear" w:color="auto" w:fill="auto"/>
            <w:noWrap/>
            <w:vAlign w:val="bottom"/>
            <w:hideMark/>
          </w:tcPr>
          <w:p w14:paraId="0DE4A571"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Name</w:t>
            </w:r>
          </w:p>
        </w:tc>
        <w:tc>
          <w:tcPr>
            <w:tcW w:w="1625" w:type="dxa"/>
            <w:tcBorders>
              <w:top w:val="nil"/>
              <w:left w:val="nil"/>
              <w:bottom w:val="single" w:sz="4" w:space="0" w:color="auto"/>
              <w:right w:val="single" w:sz="4" w:space="0" w:color="auto"/>
            </w:tcBorders>
            <w:shd w:val="clear" w:color="auto" w:fill="auto"/>
            <w:noWrap/>
            <w:vAlign w:val="bottom"/>
            <w:hideMark/>
          </w:tcPr>
          <w:p w14:paraId="17AB939B"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DQ Results</w:t>
            </w:r>
          </w:p>
        </w:tc>
      </w:tr>
      <w:tr w:rsidR="00862B33" w:rsidRPr="00862B33" w14:paraId="1CB2EFE5"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3A7576C3"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API Name</w:t>
            </w:r>
          </w:p>
        </w:tc>
        <w:tc>
          <w:tcPr>
            <w:tcW w:w="1415" w:type="dxa"/>
            <w:tcBorders>
              <w:top w:val="nil"/>
              <w:left w:val="nil"/>
              <w:bottom w:val="single" w:sz="4" w:space="0" w:color="auto"/>
              <w:right w:val="single" w:sz="4" w:space="0" w:color="auto"/>
            </w:tcBorders>
            <w:shd w:val="clear" w:color="auto" w:fill="auto"/>
            <w:noWrap/>
            <w:vAlign w:val="bottom"/>
            <w:hideMark/>
          </w:tcPr>
          <w:p w14:paraId="4759E571"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Name</w:t>
            </w:r>
          </w:p>
        </w:tc>
        <w:tc>
          <w:tcPr>
            <w:tcW w:w="1625" w:type="dxa"/>
            <w:tcBorders>
              <w:top w:val="nil"/>
              <w:left w:val="nil"/>
              <w:bottom w:val="single" w:sz="4" w:space="0" w:color="auto"/>
              <w:right w:val="single" w:sz="4" w:space="0" w:color="auto"/>
            </w:tcBorders>
            <w:shd w:val="clear" w:color="auto" w:fill="auto"/>
            <w:noWrap/>
            <w:vAlign w:val="bottom"/>
            <w:hideMark/>
          </w:tcPr>
          <w:p w14:paraId="5EC3E848"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DQ Results</w:t>
            </w:r>
          </w:p>
        </w:tc>
      </w:tr>
      <w:tr w:rsidR="00862B33" w:rsidRPr="00862B33" w14:paraId="4B665212"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17A9E096"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Input Type</w:t>
            </w:r>
          </w:p>
        </w:tc>
        <w:tc>
          <w:tcPr>
            <w:tcW w:w="1415" w:type="dxa"/>
            <w:tcBorders>
              <w:top w:val="nil"/>
              <w:left w:val="nil"/>
              <w:bottom w:val="single" w:sz="4" w:space="0" w:color="auto"/>
              <w:right w:val="single" w:sz="4" w:space="0" w:color="auto"/>
            </w:tcBorders>
            <w:shd w:val="clear" w:color="auto" w:fill="auto"/>
            <w:noWrap/>
            <w:vAlign w:val="bottom"/>
            <w:hideMark/>
          </w:tcPr>
          <w:p w14:paraId="6B199D67"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Simple Text</w:t>
            </w:r>
          </w:p>
        </w:tc>
        <w:tc>
          <w:tcPr>
            <w:tcW w:w="1625" w:type="dxa"/>
            <w:tcBorders>
              <w:top w:val="nil"/>
              <w:left w:val="nil"/>
              <w:bottom w:val="single" w:sz="4" w:space="0" w:color="auto"/>
              <w:right w:val="single" w:sz="4" w:space="0" w:color="auto"/>
            </w:tcBorders>
            <w:shd w:val="clear" w:color="auto" w:fill="auto"/>
            <w:noWrap/>
            <w:vAlign w:val="bottom"/>
            <w:hideMark/>
          </w:tcPr>
          <w:p w14:paraId="50B85A20" w14:textId="3AAA1464"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Html/</w:t>
            </w:r>
            <w:r w:rsidR="00621174" w:rsidRPr="00862B33">
              <w:rPr>
                <w:rFonts w:ascii="Calibri" w:eastAsia="Times New Roman" w:hAnsi="Calibri" w:cs="Calibri"/>
                <w:color w:val="000000"/>
                <w:sz w:val="20"/>
                <w:szCs w:val="20"/>
                <w:lang w:val="en-US"/>
              </w:rPr>
              <w:t>Rich text</w:t>
            </w:r>
          </w:p>
        </w:tc>
      </w:tr>
      <w:tr w:rsidR="00862B33" w:rsidRPr="00862B33" w14:paraId="51360548"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2F674B37"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Category</w:t>
            </w:r>
          </w:p>
        </w:tc>
        <w:tc>
          <w:tcPr>
            <w:tcW w:w="1415" w:type="dxa"/>
            <w:tcBorders>
              <w:top w:val="nil"/>
              <w:left w:val="nil"/>
              <w:bottom w:val="single" w:sz="4" w:space="0" w:color="auto"/>
              <w:right w:val="single" w:sz="4" w:space="0" w:color="auto"/>
            </w:tcBorders>
            <w:shd w:val="clear" w:color="auto" w:fill="auto"/>
            <w:noWrap/>
            <w:vAlign w:val="bottom"/>
            <w:hideMark/>
          </w:tcPr>
          <w:p w14:paraId="28BD4C2E"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c>
          <w:tcPr>
            <w:tcW w:w="1625" w:type="dxa"/>
            <w:tcBorders>
              <w:top w:val="nil"/>
              <w:left w:val="nil"/>
              <w:bottom w:val="single" w:sz="4" w:space="0" w:color="auto"/>
              <w:right w:val="single" w:sz="4" w:space="0" w:color="auto"/>
            </w:tcBorders>
            <w:shd w:val="clear" w:color="auto" w:fill="auto"/>
            <w:noWrap/>
            <w:vAlign w:val="bottom"/>
            <w:hideMark/>
          </w:tcPr>
          <w:p w14:paraId="01205A54"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Data Quality</w:t>
            </w:r>
          </w:p>
        </w:tc>
      </w:tr>
      <w:tr w:rsidR="00862B33" w:rsidRPr="00862B33" w14:paraId="1287D618"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207580EA"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Minimum Value</w:t>
            </w:r>
          </w:p>
        </w:tc>
        <w:tc>
          <w:tcPr>
            <w:tcW w:w="1415" w:type="dxa"/>
            <w:tcBorders>
              <w:top w:val="nil"/>
              <w:left w:val="nil"/>
              <w:bottom w:val="single" w:sz="4" w:space="0" w:color="auto"/>
              <w:right w:val="single" w:sz="4" w:space="0" w:color="auto"/>
            </w:tcBorders>
            <w:shd w:val="clear" w:color="auto" w:fill="auto"/>
            <w:noWrap/>
            <w:vAlign w:val="bottom"/>
            <w:hideMark/>
          </w:tcPr>
          <w:p w14:paraId="56DF4335"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c>
          <w:tcPr>
            <w:tcW w:w="1625" w:type="dxa"/>
            <w:tcBorders>
              <w:top w:val="nil"/>
              <w:left w:val="nil"/>
              <w:bottom w:val="single" w:sz="4" w:space="0" w:color="auto"/>
              <w:right w:val="single" w:sz="4" w:space="0" w:color="auto"/>
            </w:tcBorders>
            <w:shd w:val="clear" w:color="auto" w:fill="auto"/>
            <w:noWrap/>
            <w:vAlign w:val="bottom"/>
            <w:hideMark/>
          </w:tcPr>
          <w:p w14:paraId="4E223CEB"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r>
      <w:tr w:rsidR="00862B33" w:rsidRPr="00862B33" w14:paraId="4750C41E"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002D1E94"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Maximum Value</w:t>
            </w:r>
          </w:p>
        </w:tc>
        <w:tc>
          <w:tcPr>
            <w:tcW w:w="1415" w:type="dxa"/>
            <w:tcBorders>
              <w:top w:val="nil"/>
              <w:left w:val="nil"/>
              <w:bottom w:val="single" w:sz="4" w:space="0" w:color="auto"/>
              <w:right w:val="single" w:sz="4" w:space="0" w:color="auto"/>
            </w:tcBorders>
            <w:shd w:val="clear" w:color="auto" w:fill="auto"/>
            <w:noWrap/>
            <w:vAlign w:val="bottom"/>
            <w:hideMark/>
          </w:tcPr>
          <w:p w14:paraId="5DFACEA8"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c>
          <w:tcPr>
            <w:tcW w:w="1625" w:type="dxa"/>
            <w:tcBorders>
              <w:top w:val="nil"/>
              <w:left w:val="nil"/>
              <w:bottom w:val="single" w:sz="4" w:space="0" w:color="auto"/>
              <w:right w:val="single" w:sz="4" w:space="0" w:color="auto"/>
            </w:tcBorders>
            <w:shd w:val="clear" w:color="auto" w:fill="auto"/>
            <w:noWrap/>
            <w:vAlign w:val="bottom"/>
            <w:hideMark/>
          </w:tcPr>
          <w:p w14:paraId="79D6FA64"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r>
      <w:tr w:rsidR="00862B33" w:rsidRPr="00862B33" w14:paraId="1810BEE8" w14:textId="77777777" w:rsidTr="001F55CB">
        <w:trPr>
          <w:trHeight w:val="521"/>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00807B0F"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Type of List</w:t>
            </w:r>
          </w:p>
        </w:tc>
        <w:tc>
          <w:tcPr>
            <w:tcW w:w="1415" w:type="dxa"/>
            <w:tcBorders>
              <w:top w:val="nil"/>
              <w:left w:val="nil"/>
              <w:bottom w:val="single" w:sz="4" w:space="0" w:color="auto"/>
              <w:right w:val="single" w:sz="4" w:space="0" w:color="auto"/>
            </w:tcBorders>
            <w:shd w:val="clear" w:color="auto" w:fill="auto"/>
            <w:noWrap/>
            <w:vAlign w:val="bottom"/>
            <w:hideMark/>
          </w:tcPr>
          <w:p w14:paraId="5BFD9EDA"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c>
          <w:tcPr>
            <w:tcW w:w="1625" w:type="dxa"/>
            <w:tcBorders>
              <w:top w:val="nil"/>
              <w:left w:val="nil"/>
              <w:bottom w:val="single" w:sz="4" w:space="0" w:color="auto"/>
              <w:right w:val="single" w:sz="4" w:space="0" w:color="auto"/>
            </w:tcBorders>
            <w:shd w:val="clear" w:color="auto" w:fill="auto"/>
            <w:noWrap/>
            <w:vAlign w:val="bottom"/>
            <w:hideMark/>
          </w:tcPr>
          <w:p w14:paraId="2BC3F813"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r>
      <w:tr w:rsidR="00862B33" w:rsidRPr="00862B33" w14:paraId="77175983"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55788121"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List Display Format</w:t>
            </w:r>
          </w:p>
        </w:tc>
        <w:tc>
          <w:tcPr>
            <w:tcW w:w="1415" w:type="dxa"/>
            <w:tcBorders>
              <w:top w:val="nil"/>
              <w:left w:val="nil"/>
              <w:bottom w:val="single" w:sz="4" w:space="0" w:color="auto"/>
              <w:right w:val="single" w:sz="4" w:space="0" w:color="auto"/>
            </w:tcBorders>
            <w:shd w:val="clear" w:color="auto" w:fill="auto"/>
            <w:noWrap/>
            <w:vAlign w:val="bottom"/>
            <w:hideMark/>
          </w:tcPr>
          <w:p w14:paraId="0AFEA755"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c>
          <w:tcPr>
            <w:tcW w:w="1625" w:type="dxa"/>
            <w:tcBorders>
              <w:top w:val="nil"/>
              <w:left w:val="nil"/>
              <w:bottom w:val="single" w:sz="4" w:space="0" w:color="auto"/>
              <w:right w:val="single" w:sz="4" w:space="0" w:color="auto"/>
            </w:tcBorders>
            <w:shd w:val="clear" w:color="auto" w:fill="auto"/>
            <w:noWrap/>
            <w:vAlign w:val="bottom"/>
            <w:hideMark/>
          </w:tcPr>
          <w:p w14:paraId="66662146"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r>
      <w:tr w:rsidR="00862B33" w:rsidRPr="00862B33" w14:paraId="3062C203"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55D1E3AF"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Show In Detail Tile</w:t>
            </w:r>
          </w:p>
        </w:tc>
        <w:tc>
          <w:tcPr>
            <w:tcW w:w="1415" w:type="dxa"/>
            <w:tcBorders>
              <w:top w:val="nil"/>
              <w:left w:val="nil"/>
              <w:bottom w:val="single" w:sz="4" w:space="0" w:color="auto"/>
              <w:right w:val="single" w:sz="4" w:space="0" w:color="auto"/>
            </w:tcBorders>
            <w:shd w:val="clear" w:color="auto" w:fill="auto"/>
            <w:noWrap/>
            <w:vAlign w:val="bottom"/>
            <w:hideMark/>
          </w:tcPr>
          <w:p w14:paraId="70189C65"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TRUE</w:t>
            </w:r>
          </w:p>
        </w:tc>
        <w:tc>
          <w:tcPr>
            <w:tcW w:w="1625" w:type="dxa"/>
            <w:tcBorders>
              <w:top w:val="nil"/>
              <w:left w:val="nil"/>
              <w:bottom w:val="single" w:sz="4" w:space="0" w:color="auto"/>
              <w:right w:val="single" w:sz="4" w:space="0" w:color="auto"/>
            </w:tcBorders>
            <w:shd w:val="clear" w:color="auto" w:fill="auto"/>
            <w:noWrap/>
            <w:vAlign w:val="bottom"/>
            <w:hideMark/>
          </w:tcPr>
          <w:p w14:paraId="7B34B723"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TRUE</w:t>
            </w:r>
          </w:p>
        </w:tc>
      </w:tr>
      <w:tr w:rsidR="00862B33" w:rsidRPr="00862B33" w14:paraId="63C2D09B"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57B9B026"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Is Editable</w:t>
            </w:r>
          </w:p>
        </w:tc>
        <w:tc>
          <w:tcPr>
            <w:tcW w:w="1415" w:type="dxa"/>
            <w:tcBorders>
              <w:top w:val="nil"/>
              <w:left w:val="nil"/>
              <w:bottom w:val="single" w:sz="4" w:space="0" w:color="auto"/>
              <w:right w:val="single" w:sz="4" w:space="0" w:color="auto"/>
            </w:tcBorders>
            <w:shd w:val="clear" w:color="auto" w:fill="auto"/>
            <w:noWrap/>
            <w:vAlign w:val="bottom"/>
            <w:hideMark/>
          </w:tcPr>
          <w:p w14:paraId="09A79174"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TRUE</w:t>
            </w:r>
          </w:p>
        </w:tc>
        <w:tc>
          <w:tcPr>
            <w:tcW w:w="1625" w:type="dxa"/>
            <w:tcBorders>
              <w:top w:val="nil"/>
              <w:left w:val="nil"/>
              <w:bottom w:val="single" w:sz="4" w:space="0" w:color="auto"/>
              <w:right w:val="single" w:sz="4" w:space="0" w:color="auto"/>
            </w:tcBorders>
            <w:shd w:val="clear" w:color="auto" w:fill="auto"/>
            <w:noWrap/>
            <w:vAlign w:val="bottom"/>
            <w:hideMark/>
          </w:tcPr>
          <w:p w14:paraId="7C83B4FA"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r>
      <w:tr w:rsidR="00862B33" w:rsidRPr="00862B33" w14:paraId="52F3984E"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43C9B8D4"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Is Listable</w:t>
            </w:r>
          </w:p>
        </w:tc>
        <w:tc>
          <w:tcPr>
            <w:tcW w:w="1415" w:type="dxa"/>
            <w:tcBorders>
              <w:top w:val="nil"/>
              <w:left w:val="nil"/>
              <w:bottom w:val="single" w:sz="4" w:space="0" w:color="auto"/>
              <w:right w:val="single" w:sz="4" w:space="0" w:color="auto"/>
            </w:tcBorders>
            <w:shd w:val="clear" w:color="auto" w:fill="auto"/>
            <w:noWrap/>
            <w:vAlign w:val="bottom"/>
            <w:hideMark/>
          </w:tcPr>
          <w:p w14:paraId="2CC473C9"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TRUE</w:t>
            </w:r>
          </w:p>
        </w:tc>
        <w:tc>
          <w:tcPr>
            <w:tcW w:w="1625" w:type="dxa"/>
            <w:tcBorders>
              <w:top w:val="nil"/>
              <w:left w:val="nil"/>
              <w:bottom w:val="single" w:sz="4" w:space="0" w:color="auto"/>
              <w:right w:val="single" w:sz="4" w:space="0" w:color="auto"/>
            </w:tcBorders>
            <w:shd w:val="clear" w:color="auto" w:fill="auto"/>
            <w:noWrap/>
            <w:vAlign w:val="bottom"/>
            <w:hideMark/>
          </w:tcPr>
          <w:p w14:paraId="079AA689"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r>
      <w:tr w:rsidR="00862B33" w:rsidRPr="00862B33" w14:paraId="3908CD60"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6626CD90"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Is Required</w:t>
            </w:r>
          </w:p>
        </w:tc>
        <w:tc>
          <w:tcPr>
            <w:tcW w:w="1415" w:type="dxa"/>
            <w:tcBorders>
              <w:top w:val="nil"/>
              <w:left w:val="nil"/>
              <w:bottom w:val="single" w:sz="4" w:space="0" w:color="auto"/>
              <w:right w:val="single" w:sz="4" w:space="0" w:color="auto"/>
            </w:tcBorders>
            <w:shd w:val="clear" w:color="auto" w:fill="auto"/>
            <w:noWrap/>
            <w:vAlign w:val="bottom"/>
            <w:hideMark/>
          </w:tcPr>
          <w:p w14:paraId="79A8F65C"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TRUE</w:t>
            </w:r>
          </w:p>
        </w:tc>
        <w:tc>
          <w:tcPr>
            <w:tcW w:w="1625" w:type="dxa"/>
            <w:tcBorders>
              <w:top w:val="nil"/>
              <w:left w:val="nil"/>
              <w:bottom w:val="single" w:sz="4" w:space="0" w:color="auto"/>
              <w:right w:val="single" w:sz="4" w:space="0" w:color="auto"/>
            </w:tcBorders>
            <w:shd w:val="clear" w:color="auto" w:fill="auto"/>
            <w:noWrap/>
            <w:vAlign w:val="bottom"/>
            <w:hideMark/>
          </w:tcPr>
          <w:p w14:paraId="62001A96"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r>
      <w:tr w:rsidR="00862B33" w:rsidRPr="00862B33" w14:paraId="147981C8"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21BBB065"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Part of Key</w:t>
            </w:r>
          </w:p>
        </w:tc>
        <w:tc>
          <w:tcPr>
            <w:tcW w:w="1415" w:type="dxa"/>
            <w:tcBorders>
              <w:top w:val="nil"/>
              <w:left w:val="nil"/>
              <w:bottom w:val="single" w:sz="4" w:space="0" w:color="auto"/>
              <w:right w:val="single" w:sz="4" w:space="0" w:color="auto"/>
            </w:tcBorders>
            <w:shd w:val="clear" w:color="auto" w:fill="auto"/>
            <w:noWrap/>
            <w:vAlign w:val="bottom"/>
            <w:hideMark/>
          </w:tcPr>
          <w:p w14:paraId="386AE856"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TRUE</w:t>
            </w:r>
          </w:p>
        </w:tc>
        <w:tc>
          <w:tcPr>
            <w:tcW w:w="1625" w:type="dxa"/>
            <w:tcBorders>
              <w:top w:val="nil"/>
              <w:left w:val="nil"/>
              <w:bottom w:val="single" w:sz="4" w:space="0" w:color="auto"/>
              <w:right w:val="single" w:sz="4" w:space="0" w:color="auto"/>
            </w:tcBorders>
            <w:shd w:val="clear" w:color="auto" w:fill="auto"/>
            <w:noWrap/>
            <w:vAlign w:val="bottom"/>
            <w:hideMark/>
          </w:tcPr>
          <w:p w14:paraId="785FF651"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r>
      <w:tr w:rsidR="00862B33" w:rsidRPr="00862B33" w14:paraId="67DCE914"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14748EFB"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Show As Top Level Filter</w:t>
            </w:r>
          </w:p>
        </w:tc>
        <w:tc>
          <w:tcPr>
            <w:tcW w:w="1415" w:type="dxa"/>
            <w:tcBorders>
              <w:top w:val="nil"/>
              <w:left w:val="nil"/>
              <w:bottom w:val="single" w:sz="4" w:space="0" w:color="auto"/>
              <w:right w:val="single" w:sz="4" w:space="0" w:color="auto"/>
            </w:tcBorders>
            <w:shd w:val="clear" w:color="auto" w:fill="auto"/>
            <w:noWrap/>
            <w:vAlign w:val="bottom"/>
            <w:hideMark/>
          </w:tcPr>
          <w:p w14:paraId="569DE4EF"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c>
          <w:tcPr>
            <w:tcW w:w="1625" w:type="dxa"/>
            <w:tcBorders>
              <w:top w:val="nil"/>
              <w:left w:val="nil"/>
              <w:bottom w:val="single" w:sz="4" w:space="0" w:color="auto"/>
              <w:right w:val="single" w:sz="4" w:space="0" w:color="auto"/>
            </w:tcBorders>
            <w:shd w:val="clear" w:color="auto" w:fill="auto"/>
            <w:noWrap/>
            <w:vAlign w:val="bottom"/>
            <w:hideMark/>
          </w:tcPr>
          <w:p w14:paraId="0264960C"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r>
      <w:tr w:rsidR="00862B33" w:rsidRPr="00862B33" w14:paraId="1E0897A2"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20E6903E"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Allow Multiple Items</w:t>
            </w:r>
          </w:p>
        </w:tc>
        <w:tc>
          <w:tcPr>
            <w:tcW w:w="1415" w:type="dxa"/>
            <w:tcBorders>
              <w:top w:val="nil"/>
              <w:left w:val="nil"/>
              <w:bottom w:val="single" w:sz="4" w:space="0" w:color="auto"/>
              <w:right w:val="single" w:sz="4" w:space="0" w:color="auto"/>
            </w:tcBorders>
            <w:shd w:val="clear" w:color="auto" w:fill="auto"/>
            <w:noWrap/>
            <w:vAlign w:val="bottom"/>
            <w:hideMark/>
          </w:tcPr>
          <w:p w14:paraId="48385B30"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c>
          <w:tcPr>
            <w:tcW w:w="1625" w:type="dxa"/>
            <w:tcBorders>
              <w:top w:val="nil"/>
              <w:left w:val="nil"/>
              <w:bottom w:val="single" w:sz="4" w:space="0" w:color="auto"/>
              <w:right w:val="single" w:sz="4" w:space="0" w:color="auto"/>
            </w:tcBorders>
            <w:shd w:val="clear" w:color="auto" w:fill="auto"/>
            <w:noWrap/>
            <w:vAlign w:val="bottom"/>
            <w:hideMark/>
          </w:tcPr>
          <w:p w14:paraId="350F10E9"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r>
      <w:tr w:rsidR="00862B33" w:rsidRPr="00862B33" w14:paraId="1CF6C16F"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4AADE549"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Show if Empty</w:t>
            </w:r>
          </w:p>
        </w:tc>
        <w:tc>
          <w:tcPr>
            <w:tcW w:w="1415" w:type="dxa"/>
            <w:tcBorders>
              <w:top w:val="nil"/>
              <w:left w:val="nil"/>
              <w:bottom w:val="single" w:sz="4" w:space="0" w:color="auto"/>
              <w:right w:val="single" w:sz="4" w:space="0" w:color="auto"/>
            </w:tcBorders>
            <w:shd w:val="clear" w:color="auto" w:fill="auto"/>
            <w:noWrap/>
            <w:vAlign w:val="bottom"/>
            <w:hideMark/>
          </w:tcPr>
          <w:p w14:paraId="0C420DA5"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c>
          <w:tcPr>
            <w:tcW w:w="1625" w:type="dxa"/>
            <w:tcBorders>
              <w:top w:val="nil"/>
              <w:left w:val="nil"/>
              <w:bottom w:val="single" w:sz="4" w:space="0" w:color="auto"/>
              <w:right w:val="single" w:sz="4" w:space="0" w:color="auto"/>
            </w:tcBorders>
            <w:shd w:val="clear" w:color="auto" w:fill="auto"/>
            <w:noWrap/>
            <w:vAlign w:val="bottom"/>
            <w:hideMark/>
          </w:tcPr>
          <w:p w14:paraId="5D122A89"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FALSE</w:t>
            </w:r>
          </w:p>
        </w:tc>
      </w:tr>
      <w:tr w:rsidR="00862B33" w:rsidRPr="00862B33" w14:paraId="311279EB"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416775DF"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Lookup Type</w:t>
            </w:r>
          </w:p>
        </w:tc>
        <w:tc>
          <w:tcPr>
            <w:tcW w:w="1415" w:type="dxa"/>
            <w:tcBorders>
              <w:top w:val="nil"/>
              <w:left w:val="nil"/>
              <w:bottom w:val="single" w:sz="4" w:space="0" w:color="auto"/>
              <w:right w:val="single" w:sz="4" w:space="0" w:color="auto"/>
            </w:tcBorders>
            <w:shd w:val="clear" w:color="auto" w:fill="auto"/>
            <w:noWrap/>
            <w:vAlign w:val="bottom"/>
            <w:hideMark/>
          </w:tcPr>
          <w:p w14:paraId="3921CED8"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c>
          <w:tcPr>
            <w:tcW w:w="1625" w:type="dxa"/>
            <w:tcBorders>
              <w:top w:val="nil"/>
              <w:left w:val="nil"/>
              <w:bottom w:val="single" w:sz="4" w:space="0" w:color="auto"/>
              <w:right w:val="single" w:sz="4" w:space="0" w:color="auto"/>
            </w:tcBorders>
            <w:shd w:val="clear" w:color="auto" w:fill="auto"/>
            <w:noWrap/>
            <w:vAlign w:val="bottom"/>
            <w:hideMark/>
          </w:tcPr>
          <w:p w14:paraId="6108FE59"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r>
      <w:tr w:rsidR="00862B33" w:rsidRPr="00862B33" w14:paraId="64DC8D11"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2CDC0131"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Relationship Type</w:t>
            </w:r>
          </w:p>
        </w:tc>
        <w:tc>
          <w:tcPr>
            <w:tcW w:w="1415" w:type="dxa"/>
            <w:tcBorders>
              <w:top w:val="nil"/>
              <w:left w:val="nil"/>
              <w:bottom w:val="single" w:sz="4" w:space="0" w:color="auto"/>
              <w:right w:val="single" w:sz="4" w:space="0" w:color="auto"/>
            </w:tcBorders>
            <w:shd w:val="clear" w:color="auto" w:fill="auto"/>
            <w:noWrap/>
            <w:vAlign w:val="bottom"/>
            <w:hideMark/>
          </w:tcPr>
          <w:p w14:paraId="0F267FF5"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c>
          <w:tcPr>
            <w:tcW w:w="1625" w:type="dxa"/>
            <w:tcBorders>
              <w:top w:val="nil"/>
              <w:left w:val="nil"/>
              <w:bottom w:val="single" w:sz="4" w:space="0" w:color="auto"/>
              <w:right w:val="single" w:sz="4" w:space="0" w:color="auto"/>
            </w:tcBorders>
            <w:shd w:val="clear" w:color="auto" w:fill="auto"/>
            <w:noWrap/>
            <w:vAlign w:val="bottom"/>
            <w:hideMark/>
          </w:tcPr>
          <w:p w14:paraId="53079499"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r>
      <w:tr w:rsidR="00862B33" w:rsidRPr="00862B33" w14:paraId="09CFF7F0" w14:textId="77777777" w:rsidTr="001F55CB">
        <w:trPr>
          <w:trHeight w:val="260"/>
          <w:jc w:val="center"/>
        </w:trPr>
        <w:tc>
          <w:tcPr>
            <w:tcW w:w="2495" w:type="dxa"/>
            <w:tcBorders>
              <w:top w:val="nil"/>
              <w:left w:val="single" w:sz="4" w:space="0" w:color="auto"/>
              <w:bottom w:val="single" w:sz="4" w:space="0" w:color="auto"/>
              <w:right w:val="single" w:sz="4" w:space="0" w:color="auto"/>
            </w:tcBorders>
            <w:shd w:val="clear" w:color="000000" w:fill="BFBFBF"/>
            <w:noWrap/>
            <w:vAlign w:val="bottom"/>
            <w:hideMark/>
          </w:tcPr>
          <w:p w14:paraId="7C1CBD0F"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Table Settings</w:t>
            </w:r>
          </w:p>
        </w:tc>
        <w:tc>
          <w:tcPr>
            <w:tcW w:w="1415" w:type="dxa"/>
            <w:tcBorders>
              <w:top w:val="nil"/>
              <w:left w:val="nil"/>
              <w:bottom w:val="single" w:sz="4" w:space="0" w:color="auto"/>
              <w:right w:val="single" w:sz="4" w:space="0" w:color="auto"/>
            </w:tcBorders>
            <w:shd w:val="clear" w:color="auto" w:fill="auto"/>
            <w:noWrap/>
            <w:vAlign w:val="bottom"/>
            <w:hideMark/>
          </w:tcPr>
          <w:p w14:paraId="758DDA43"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c>
          <w:tcPr>
            <w:tcW w:w="1625" w:type="dxa"/>
            <w:tcBorders>
              <w:top w:val="nil"/>
              <w:left w:val="nil"/>
              <w:bottom w:val="single" w:sz="4" w:space="0" w:color="auto"/>
              <w:right w:val="single" w:sz="4" w:space="0" w:color="auto"/>
            </w:tcBorders>
            <w:shd w:val="clear" w:color="auto" w:fill="auto"/>
            <w:noWrap/>
            <w:vAlign w:val="bottom"/>
            <w:hideMark/>
          </w:tcPr>
          <w:p w14:paraId="5DFB393E" w14:textId="77777777" w:rsidR="00862B33" w:rsidRPr="00862B33" w:rsidRDefault="00862B33" w:rsidP="00862B33">
            <w:pPr>
              <w:rPr>
                <w:rFonts w:ascii="Calibri" w:eastAsia="Times New Roman" w:hAnsi="Calibri" w:cs="Calibri"/>
                <w:color w:val="000000"/>
                <w:sz w:val="20"/>
                <w:szCs w:val="20"/>
                <w:lang w:val="en-US"/>
              </w:rPr>
            </w:pPr>
            <w:r w:rsidRPr="00862B33">
              <w:rPr>
                <w:rFonts w:ascii="Calibri" w:eastAsia="Times New Roman" w:hAnsi="Calibri" w:cs="Calibri"/>
                <w:color w:val="000000"/>
                <w:sz w:val="20"/>
                <w:szCs w:val="20"/>
                <w:lang w:val="en-US"/>
              </w:rPr>
              <w:t>N/A</w:t>
            </w:r>
          </w:p>
        </w:tc>
      </w:tr>
    </w:tbl>
    <w:p w14:paraId="67C8CF64" w14:textId="77777777" w:rsidR="001F55CB" w:rsidRDefault="00A03E96" w:rsidP="00F224F5">
      <w:pPr>
        <w:pStyle w:val="BodyText"/>
        <w:ind w:left="1440" w:right="270"/>
        <w:jc w:val="both"/>
        <w:rPr>
          <w:rFonts w:asciiTheme="minorHAnsi" w:hAnsiTheme="minorHAnsi"/>
        </w:rPr>
      </w:pPr>
      <w:r>
        <w:rPr>
          <w:rFonts w:asciiTheme="minorHAnsi" w:hAnsiTheme="minorHAnsi"/>
        </w:rPr>
        <w:br w:type="textWrapping" w:clear="all"/>
      </w:r>
      <w:r w:rsidR="009155BA">
        <w:rPr>
          <w:rFonts w:asciiTheme="minorHAnsi" w:hAnsiTheme="minorHAnsi"/>
        </w:rPr>
        <w:br w:type="textWrapping" w:clear="all"/>
      </w:r>
    </w:p>
    <w:p w14:paraId="731A584A" w14:textId="77777777" w:rsidR="001F55CB" w:rsidRDefault="001F55CB" w:rsidP="00F224F5">
      <w:pPr>
        <w:pStyle w:val="BodyText"/>
        <w:ind w:left="1440" w:right="270"/>
        <w:jc w:val="both"/>
        <w:rPr>
          <w:rFonts w:asciiTheme="minorHAnsi" w:hAnsiTheme="minorHAnsi"/>
        </w:rPr>
      </w:pPr>
    </w:p>
    <w:p w14:paraId="4540ABEA" w14:textId="77777777" w:rsidR="001F55CB" w:rsidRDefault="001F55CB" w:rsidP="00F224F5">
      <w:pPr>
        <w:pStyle w:val="BodyText"/>
        <w:ind w:left="1440" w:right="270"/>
        <w:jc w:val="both"/>
        <w:rPr>
          <w:rFonts w:asciiTheme="minorHAnsi" w:hAnsiTheme="minorHAnsi"/>
        </w:rPr>
      </w:pPr>
    </w:p>
    <w:p w14:paraId="2EC0EDC3" w14:textId="77777777" w:rsidR="001F55CB" w:rsidRDefault="001F55CB" w:rsidP="00F224F5">
      <w:pPr>
        <w:pStyle w:val="BodyText"/>
        <w:ind w:left="1440" w:right="270"/>
        <w:jc w:val="both"/>
        <w:rPr>
          <w:rFonts w:asciiTheme="minorHAnsi" w:hAnsiTheme="minorHAnsi"/>
        </w:rPr>
      </w:pPr>
    </w:p>
    <w:p w14:paraId="4E92FC4D" w14:textId="77777777" w:rsidR="001F55CB" w:rsidRDefault="001F55CB" w:rsidP="00F224F5">
      <w:pPr>
        <w:pStyle w:val="BodyText"/>
        <w:ind w:left="1440" w:right="270"/>
        <w:jc w:val="both"/>
        <w:rPr>
          <w:rFonts w:asciiTheme="minorHAnsi" w:hAnsiTheme="minorHAnsi"/>
        </w:rPr>
      </w:pPr>
    </w:p>
    <w:p w14:paraId="5AD000F3" w14:textId="77777777" w:rsidR="001F55CB" w:rsidRDefault="001F55CB" w:rsidP="00F224F5">
      <w:pPr>
        <w:pStyle w:val="BodyText"/>
        <w:ind w:left="1440" w:right="270"/>
        <w:jc w:val="both"/>
        <w:rPr>
          <w:rFonts w:asciiTheme="minorHAnsi" w:hAnsiTheme="minorHAnsi"/>
        </w:rPr>
      </w:pPr>
    </w:p>
    <w:p w14:paraId="54E59103" w14:textId="77777777" w:rsidR="001F55CB" w:rsidRDefault="001F55CB" w:rsidP="00F224F5">
      <w:pPr>
        <w:pStyle w:val="BodyText"/>
        <w:ind w:left="1440" w:right="270"/>
        <w:jc w:val="both"/>
        <w:rPr>
          <w:rFonts w:asciiTheme="minorHAnsi" w:hAnsiTheme="minorHAnsi"/>
        </w:rPr>
      </w:pPr>
    </w:p>
    <w:p w14:paraId="33160AD4" w14:textId="77777777" w:rsidR="001F55CB" w:rsidRDefault="001F55CB" w:rsidP="00F224F5">
      <w:pPr>
        <w:pStyle w:val="BodyText"/>
        <w:ind w:left="1440" w:right="270"/>
        <w:jc w:val="both"/>
        <w:rPr>
          <w:rFonts w:asciiTheme="minorHAnsi" w:hAnsiTheme="minorHAnsi"/>
        </w:rPr>
      </w:pPr>
    </w:p>
    <w:p w14:paraId="43873EB7" w14:textId="3829B51E" w:rsidR="00BF5DB3" w:rsidRDefault="00D01077" w:rsidP="00F224F5">
      <w:pPr>
        <w:pStyle w:val="BodyText"/>
        <w:ind w:left="1440" w:right="270"/>
        <w:jc w:val="both"/>
        <w:rPr>
          <w:rFonts w:asciiTheme="minorHAnsi" w:hAnsiTheme="minorHAnsi"/>
        </w:rPr>
      </w:pPr>
      <w:r>
        <w:rPr>
          <w:rFonts w:asciiTheme="minorHAnsi" w:hAnsiTheme="minorHAnsi"/>
        </w:rPr>
        <w:lastRenderedPageBreak/>
        <w:t>Refer b</w:t>
      </w:r>
      <w:r w:rsidR="00BF5DB3">
        <w:rPr>
          <w:rFonts w:asciiTheme="minorHAnsi" w:hAnsiTheme="minorHAnsi"/>
        </w:rPr>
        <w:t xml:space="preserve">elow </w:t>
      </w:r>
      <w:r>
        <w:rPr>
          <w:rFonts w:asciiTheme="minorHAnsi" w:hAnsiTheme="minorHAnsi"/>
        </w:rPr>
        <w:t>screenshot</w:t>
      </w:r>
      <w:r w:rsidR="00BF5DB3">
        <w:rPr>
          <w:rFonts w:asciiTheme="minorHAnsi" w:hAnsiTheme="minorHAnsi"/>
        </w:rPr>
        <w:t xml:space="preserve"> </w:t>
      </w:r>
      <w:r w:rsidR="0041545F">
        <w:rPr>
          <w:rFonts w:asciiTheme="minorHAnsi" w:hAnsiTheme="minorHAnsi"/>
        </w:rPr>
        <w:t xml:space="preserve">for </w:t>
      </w:r>
      <w:r w:rsidR="00635A78">
        <w:rPr>
          <w:rFonts w:asciiTheme="minorHAnsi" w:hAnsiTheme="minorHAnsi"/>
        </w:rPr>
        <w:t xml:space="preserve">creating </w:t>
      </w:r>
      <w:r>
        <w:rPr>
          <w:rFonts w:asciiTheme="minorHAnsi" w:hAnsiTheme="minorHAnsi"/>
        </w:rPr>
        <w:t>business asset</w:t>
      </w:r>
      <w:r w:rsidR="00635A78">
        <w:rPr>
          <w:rFonts w:asciiTheme="minorHAnsi" w:hAnsiTheme="minorHAnsi"/>
        </w:rPr>
        <w:t xml:space="preserve"> type</w:t>
      </w:r>
      <w:r w:rsidR="0041545F">
        <w:rPr>
          <w:rFonts w:asciiTheme="minorHAnsi" w:hAnsiTheme="minorHAnsi"/>
        </w:rPr>
        <w:t>.</w:t>
      </w:r>
    </w:p>
    <w:p w14:paraId="367DB983" w14:textId="77777777" w:rsidR="00BF5DB3" w:rsidRDefault="00BF5DB3" w:rsidP="00F224F5">
      <w:pPr>
        <w:pStyle w:val="BodyText"/>
        <w:ind w:right="270"/>
        <w:jc w:val="both"/>
        <w:rPr>
          <w:rFonts w:asciiTheme="minorHAnsi" w:hAnsiTheme="minorHAnsi"/>
        </w:rPr>
      </w:pPr>
    </w:p>
    <w:p w14:paraId="177CBE1C" w14:textId="46D9F3DA" w:rsidR="00515DFA" w:rsidRDefault="00515DFA" w:rsidP="00F224F5">
      <w:pPr>
        <w:pStyle w:val="BodyText"/>
        <w:ind w:right="270"/>
        <w:jc w:val="both"/>
        <w:rPr>
          <w:rFonts w:asciiTheme="minorHAnsi" w:hAnsiTheme="minorHAnsi"/>
        </w:rPr>
      </w:pPr>
      <w:r>
        <w:rPr>
          <w:noProof/>
        </w:rPr>
        <w:drawing>
          <wp:inline distT="0" distB="0" distL="0" distR="0" wp14:anchorId="17658A81" wp14:editId="3E24F612">
            <wp:extent cx="5720244" cy="1697128"/>
            <wp:effectExtent l="19050" t="19050" r="1397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5724367" cy="1698351"/>
                    </a:xfrm>
                    <a:prstGeom prst="rect">
                      <a:avLst/>
                    </a:prstGeom>
                    <a:ln>
                      <a:solidFill>
                        <a:schemeClr val="accent1"/>
                      </a:solidFill>
                    </a:ln>
                  </pic:spPr>
                </pic:pic>
              </a:graphicData>
            </a:graphic>
          </wp:inline>
        </w:drawing>
      </w:r>
    </w:p>
    <w:p w14:paraId="2F35F532" w14:textId="77777777" w:rsidR="00F7019F" w:rsidRDefault="00F7019F" w:rsidP="00F224F5">
      <w:pPr>
        <w:pStyle w:val="BodyText"/>
        <w:ind w:right="270"/>
        <w:jc w:val="both"/>
        <w:rPr>
          <w:rFonts w:asciiTheme="minorHAnsi" w:hAnsiTheme="minorHAnsi"/>
        </w:rPr>
      </w:pPr>
    </w:p>
    <w:p w14:paraId="15806688" w14:textId="1CAB9456" w:rsidR="00AC2FFE" w:rsidRDefault="00E14EC6" w:rsidP="00F224F5">
      <w:pPr>
        <w:pStyle w:val="Heading20"/>
        <w:numPr>
          <w:ilvl w:val="1"/>
          <w:numId w:val="3"/>
        </w:numPr>
        <w:ind w:right="270"/>
        <w:jc w:val="both"/>
      </w:pPr>
      <w:bookmarkStart w:id="263" w:name="SourceAttributes"/>
      <w:bookmarkStart w:id="264" w:name="_Toc29900776"/>
      <w:r>
        <w:t>Source Attributes</w:t>
      </w:r>
      <w:bookmarkEnd w:id="264"/>
    </w:p>
    <w:bookmarkEnd w:id="263"/>
    <w:p w14:paraId="2EE42CA0" w14:textId="6AF6616C" w:rsidR="0005170E" w:rsidRPr="00EA73FF" w:rsidRDefault="0005170E" w:rsidP="0005170E">
      <w:pPr>
        <w:pStyle w:val="BodyText"/>
        <w:ind w:left="1440" w:right="270"/>
        <w:jc w:val="both"/>
        <w:rPr>
          <w:rFonts w:asciiTheme="minorHAnsi" w:hAnsiTheme="minorHAnsi"/>
          <w:sz w:val="24"/>
        </w:rPr>
      </w:pPr>
      <w:r w:rsidRPr="00EA73FF">
        <w:rPr>
          <w:rFonts w:asciiTheme="minorHAnsi" w:hAnsiTheme="minorHAnsi"/>
          <w:sz w:val="24"/>
        </w:rPr>
        <w:t xml:space="preserve">A Business Asset type should be configured to </w:t>
      </w:r>
      <w:r w:rsidR="003F363E" w:rsidRPr="00EA73FF">
        <w:rPr>
          <w:rFonts w:asciiTheme="minorHAnsi" w:hAnsiTheme="minorHAnsi"/>
          <w:sz w:val="24"/>
        </w:rPr>
        <w:t xml:space="preserve">define the consolidated </w:t>
      </w:r>
      <w:r w:rsidRPr="00EA73FF">
        <w:rPr>
          <w:rFonts w:asciiTheme="minorHAnsi" w:hAnsiTheme="minorHAnsi"/>
          <w:sz w:val="24"/>
        </w:rPr>
        <w:t>list</w:t>
      </w:r>
      <w:r w:rsidR="003F363E" w:rsidRPr="00EA73FF">
        <w:rPr>
          <w:rFonts w:asciiTheme="minorHAnsi" w:hAnsiTheme="minorHAnsi"/>
          <w:sz w:val="24"/>
        </w:rPr>
        <w:t xml:space="preserve"> of</w:t>
      </w:r>
      <w:r w:rsidRPr="00EA73FF">
        <w:rPr>
          <w:rFonts w:asciiTheme="minorHAnsi" w:hAnsiTheme="minorHAnsi"/>
          <w:sz w:val="24"/>
        </w:rPr>
        <w:t xml:space="preserve"> </w:t>
      </w:r>
      <w:r w:rsidR="00B846E7" w:rsidRPr="00EA73FF">
        <w:rPr>
          <w:rFonts w:asciiTheme="minorHAnsi" w:hAnsiTheme="minorHAnsi"/>
          <w:sz w:val="24"/>
        </w:rPr>
        <w:t>attributes</w:t>
      </w:r>
      <w:r w:rsidRPr="00EA73FF">
        <w:rPr>
          <w:rFonts w:asciiTheme="minorHAnsi" w:hAnsiTheme="minorHAnsi"/>
          <w:sz w:val="24"/>
        </w:rPr>
        <w:t xml:space="preserve"> </w:t>
      </w:r>
      <w:r w:rsidR="00FB3223" w:rsidRPr="00EA73FF">
        <w:rPr>
          <w:rFonts w:asciiTheme="minorHAnsi" w:hAnsiTheme="minorHAnsi"/>
          <w:sz w:val="24"/>
        </w:rPr>
        <w:t xml:space="preserve">of </w:t>
      </w:r>
      <w:r w:rsidR="003F363E" w:rsidRPr="00EA73FF">
        <w:rPr>
          <w:rFonts w:asciiTheme="minorHAnsi" w:hAnsiTheme="minorHAnsi"/>
          <w:sz w:val="24"/>
        </w:rPr>
        <w:t xml:space="preserve">all </w:t>
      </w:r>
      <w:r w:rsidR="00C7339F" w:rsidRPr="00EA73FF">
        <w:rPr>
          <w:rFonts w:asciiTheme="minorHAnsi" w:hAnsiTheme="minorHAnsi"/>
          <w:sz w:val="24"/>
        </w:rPr>
        <w:t>data sources.</w:t>
      </w:r>
      <w:r w:rsidR="00C01431" w:rsidRPr="00EA73FF">
        <w:rPr>
          <w:rFonts w:asciiTheme="minorHAnsi" w:hAnsiTheme="minorHAnsi"/>
          <w:sz w:val="24"/>
        </w:rPr>
        <w:t xml:space="preserve"> </w:t>
      </w:r>
    </w:p>
    <w:p w14:paraId="0290D177" w14:textId="6D2B2CC3" w:rsidR="0005170E" w:rsidRPr="00EA73FF" w:rsidRDefault="0005170E" w:rsidP="0005170E">
      <w:pPr>
        <w:pStyle w:val="BodyText"/>
        <w:ind w:left="1440" w:right="270"/>
        <w:jc w:val="both"/>
        <w:rPr>
          <w:rFonts w:asciiTheme="minorHAnsi" w:hAnsiTheme="minorHAnsi"/>
          <w:sz w:val="24"/>
        </w:rPr>
      </w:pPr>
      <w:r w:rsidRPr="00EA73FF">
        <w:rPr>
          <w:rFonts w:asciiTheme="minorHAnsi" w:hAnsiTheme="minorHAnsi"/>
          <w:sz w:val="24"/>
        </w:rPr>
        <w:t xml:space="preserve">A suitable name can be given for this asset type e.g. “Data </w:t>
      </w:r>
      <w:r w:rsidR="008872C3" w:rsidRPr="00EA73FF">
        <w:rPr>
          <w:rFonts w:asciiTheme="minorHAnsi" w:hAnsiTheme="minorHAnsi"/>
          <w:sz w:val="24"/>
        </w:rPr>
        <w:t>Element</w:t>
      </w:r>
      <w:r w:rsidR="00F00DFB" w:rsidRPr="00EA73FF">
        <w:rPr>
          <w:rFonts w:asciiTheme="minorHAnsi" w:hAnsiTheme="minorHAnsi"/>
          <w:sz w:val="24"/>
        </w:rPr>
        <w:t>s</w:t>
      </w:r>
      <w:r w:rsidRPr="00EA73FF">
        <w:rPr>
          <w:rFonts w:asciiTheme="minorHAnsi" w:hAnsiTheme="minorHAnsi"/>
          <w:sz w:val="24"/>
        </w:rPr>
        <w:t>”, “</w:t>
      </w:r>
      <w:r w:rsidR="00CF3DE0" w:rsidRPr="00EA73FF">
        <w:rPr>
          <w:rFonts w:asciiTheme="minorHAnsi" w:hAnsiTheme="minorHAnsi"/>
          <w:sz w:val="24"/>
        </w:rPr>
        <w:t xml:space="preserve">Source </w:t>
      </w:r>
      <w:r w:rsidRPr="00EA73FF">
        <w:rPr>
          <w:rFonts w:asciiTheme="minorHAnsi" w:hAnsiTheme="minorHAnsi"/>
          <w:sz w:val="24"/>
        </w:rPr>
        <w:t>Fie</w:t>
      </w:r>
      <w:r w:rsidR="0057056D" w:rsidRPr="00EA73FF">
        <w:rPr>
          <w:rFonts w:asciiTheme="minorHAnsi" w:hAnsiTheme="minorHAnsi"/>
          <w:sz w:val="24"/>
        </w:rPr>
        <w:t>ld</w:t>
      </w:r>
      <w:r w:rsidRPr="00EA73FF">
        <w:rPr>
          <w:rFonts w:asciiTheme="minorHAnsi" w:hAnsiTheme="minorHAnsi"/>
          <w:sz w:val="24"/>
        </w:rPr>
        <w:t>s” etc.</w:t>
      </w:r>
    </w:p>
    <w:p w14:paraId="08C085D2" w14:textId="77777777" w:rsidR="0005170E" w:rsidRPr="00EA73FF" w:rsidRDefault="0005170E" w:rsidP="0005170E">
      <w:pPr>
        <w:pStyle w:val="BodyText"/>
        <w:ind w:left="1440" w:right="270"/>
        <w:jc w:val="both"/>
        <w:rPr>
          <w:rFonts w:asciiTheme="minorHAnsi" w:hAnsiTheme="minorHAnsi"/>
          <w:sz w:val="24"/>
        </w:rPr>
      </w:pPr>
      <w:r w:rsidRPr="00EA73FF">
        <w:rPr>
          <w:rFonts w:asciiTheme="minorHAnsi" w:hAnsiTheme="minorHAnsi"/>
          <w:sz w:val="24"/>
        </w:rPr>
        <w:t>Following field(s) must be configured for this asset type:</w:t>
      </w:r>
    </w:p>
    <w:p w14:paraId="7F2DE30D" w14:textId="77777777" w:rsidR="00D7562F" w:rsidRDefault="00D7562F" w:rsidP="0005170E">
      <w:pPr>
        <w:pStyle w:val="BodyText"/>
        <w:ind w:left="1440" w:right="270"/>
        <w:jc w:val="both"/>
        <w:rPr>
          <w:rFonts w:asciiTheme="minorHAnsi" w:hAnsiTheme="minorHAnsi"/>
        </w:rPr>
      </w:pPr>
    </w:p>
    <w:tbl>
      <w:tblPr>
        <w:tblW w:w="8785" w:type="dxa"/>
        <w:jc w:val="center"/>
        <w:tblLook w:val="04A0" w:firstRow="1" w:lastRow="0" w:firstColumn="1" w:lastColumn="0" w:noHBand="0" w:noVBand="1"/>
      </w:tblPr>
      <w:tblGrid>
        <w:gridCol w:w="2080"/>
        <w:gridCol w:w="1180"/>
        <w:gridCol w:w="1355"/>
        <w:gridCol w:w="2085"/>
        <w:gridCol w:w="2085"/>
      </w:tblGrid>
      <w:tr w:rsidR="004F2D7E" w:rsidRPr="00501278" w14:paraId="605334E2" w14:textId="02ABDA17" w:rsidTr="00621174">
        <w:trPr>
          <w:trHeight w:val="255"/>
          <w:jc w:val="center"/>
        </w:trPr>
        <w:tc>
          <w:tcPr>
            <w:tcW w:w="208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34C7BC4" w14:textId="60C9F1D7" w:rsidR="004F2D7E" w:rsidRPr="00501278" w:rsidRDefault="004F2D7E" w:rsidP="00501278">
            <w:pPr>
              <w:rPr>
                <w:rFonts w:ascii="Calibri" w:eastAsia="Times New Roman" w:hAnsi="Calibri" w:cs="Calibri"/>
                <w:b/>
                <w:bCs/>
                <w:color w:val="FFFFFF"/>
                <w:sz w:val="20"/>
                <w:szCs w:val="20"/>
                <w:lang w:val="en-US"/>
              </w:rPr>
            </w:pPr>
            <w:r w:rsidRPr="00501278">
              <w:rPr>
                <w:rFonts w:ascii="Calibri" w:eastAsia="Times New Roman" w:hAnsi="Calibri" w:cs="Calibri"/>
                <w:b/>
                <w:bCs/>
                <w:color w:val="FFFFFF"/>
                <w:sz w:val="20"/>
                <w:szCs w:val="20"/>
                <w:lang w:val="en-US"/>
              </w:rPr>
              <w:t>Field Attribute</w:t>
            </w:r>
          </w:p>
        </w:tc>
        <w:tc>
          <w:tcPr>
            <w:tcW w:w="1180" w:type="dxa"/>
            <w:tcBorders>
              <w:top w:val="single" w:sz="4" w:space="0" w:color="auto"/>
              <w:left w:val="nil"/>
              <w:bottom w:val="single" w:sz="4" w:space="0" w:color="auto"/>
              <w:right w:val="nil"/>
            </w:tcBorders>
            <w:shd w:val="clear" w:color="000000" w:fill="000000"/>
            <w:noWrap/>
            <w:vAlign w:val="bottom"/>
            <w:hideMark/>
          </w:tcPr>
          <w:p w14:paraId="4834D9A8" w14:textId="77777777" w:rsidR="004F2D7E" w:rsidRPr="00501278" w:rsidRDefault="004F2D7E" w:rsidP="00501278">
            <w:pPr>
              <w:rPr>
                <w:rFonts w:ascii="Calibri" w:eastAsia="Times New Roman" w:hAnsi="Calibri" w:cs="Calibri"/>
                <w:b/>
                <w:bCs/>
                <w:color w:val="FFFFFF"/>
                <w:sz w:val="20"/>
                <w:szCs w:val="20"/>
                <w:lang w:val="en-US"/>
              </w:rPr>
            </w:pPr>
            <w:r w:rsidRPr="00501278">
              <w:rPr>
                <w:rFonts w:ascii="Calibri" w:eastAsia="Times New Roman" w:hAnsi="Calibri" w:cs="Calibri"/>
                <w:b/>
                <w:bCs/>
                <w:color w:val="FFFFFF"/>
                <w:sz w:val="20"/>
                <w:szCs w:val="20"/>
                <w:lang w:val="en-US"/>
              </w:rPr>
              <w:t>Field-1</w:t>
            </w:r>
          </w:p>
        </w:tc>
        <w:tc>
          <w:tcPr>
            <w:tcW w:w="1355" w:type="dxa"/>
            <w:tcBorders>
              <w:top w:val="single" w:sz="4" w:space="0" w:color="auto"/>
              <w:left w:val="single" w:sz="4" w:space="0" w:color="auto"/>
              <w:bottom w:val="single" w:sz="4" w:space="0" w:color="auto"/>
              <w:right w:val="nil"/>
            </w:tcBorders>
            <w:shd w:val="clear" w:color="000000" w:fill="000000"/>
            <w:noWrap/>
            <w:vAlign w:val="bottom"/>
            <w:hideMark/>
          </w:tcPr>
          <w:p w14:paraId="2E8ED880" w14:textId="77777777" w:rsidR="004F2D7E" w:rsidRPr="00501278" w:rsidRDefault="004F2D7E" w:rsidP="00501278">
            <w:pPr>
              <w:rPr>
                <w:rFonts w:ascii="Calibri" w:eastAsia="Times New Roman" w:hAnsi="Calibri" w:cs="Calibri"/>
                <w:b/>
                <w:bCs/>
                <w:color w:val="FFFFFF"/>
                <w:sz w:val="20"/>
                <w:szCs w:val="20"/>
                <w:lang w:val="en-US"/>
              </w:rPr>
            </w:pPr>
            <w:r w:rsidRPr="00501278">
              <w:rPr>
                <w:rFonts w:ascii="Calibri" w:eastAsia="Times New Roman" w:hAnsi="Calibri" w:cs="Calibri"/>
                <w:b/>
                <w:bCs/>
                <w:color w:val="FFFFFF"/>
                <w:sz w:val="20"/>
                <w:szCs w:val="20"/>
                <w:lang w:val="en-US"/>
              </w:rPr>
              <w:t>Field-2</w:t>
            </w:r>
          </w:p>
        </w:tc>
        <w:tc>
          <w:tcPr>
            <w:tcW w:w="2085" w:type="dxa"/>
            <w:tcBorders>
              <w:top w:val="single" w:sz="4" w:space="0" w:color="auto"/>
              <w:left w:val="single" w:sz="4" w:space="0" w:color="auto"/>
              <w:bottom w:val="single" w:sz="4" w:space="0" w:color="auto"/>
              <w:right w:val="nil"/>
            </w:tcBorders>
            <w:shd w:val="clear" w:color="000000" w:fill="000000"/>
            <w:vAlign w:val="bottom"/>
            <w:hideMark/>
          </w:tcPr>
          <w:p w14:paraId="39147181" w14:textId="77777777" w:rsidR="004F2D7E" w:rsidRPr="00501278" w:rsidRDefault="004F2D7E" w:rsidP="00501278">
            <w:pPr>
              <w:rPr>
                <w:rFonts w:ascii="Calibri" w:eastAsia="Times New Roman" w:hAnsi="Calibri" w:cs="Calibri"/>
                <w:b/>
                <w:bCs/>
                <w:color w:val="FFFFFF"/>
                <w:sz w:val="20"/>
                <w:szCs w:val="20"/>
                <w:lang w:val="en-US"/>
              </w:rPr>
            </w:pPr>
            <w:r w:rsidRPr="00501278">
              <w:rPr>
                <w:rFonts w:ascii="Calibri" w:eastAsia="Times New Roman" w:hAnsi="Calibri" w:cs="Calibri"/>
                <w:b/>
                <w:bCs/>
                <w:color w:val="FFFFFF"/>
                <w:sz w:val="20"/>
                <w:szCs w:val="20"/>
                <w:lang w:val="en-US"/>
              </w:rPr>
              <w:t>Field-3</w:t>
            </w:r>
          </w:p>
        </w:tc>
        <w:tc>
          <w:tcPr>
            <w:tcW w:w="2085" w:type="dxa"/>
            <w:tcBorders>
              <w:top w:val="single" w:sz="4" w:space="0" w:color="auto"/>
              <w:left w:val="single" w:sz="4" w:space="0" w:color="auto"/>
              <w:bottom w:val="single" w:sz="4" w:space="0" w:color="auto"/>
              <w:right w:val="nil"/>
            </w:tcBorders>
            <w:shd w:val="clear" w:color="000000" w:fill="000000"/>
          </w:tcPr>
          <w:p w14:paraId="15DA4900" w14:textId="088899B9" w:rsidR="004F2D7E" w:rsidRPr="00501278" w:rsidRDefault="004F2D7E" w:rsidP="00501278">
            <w:pPr>
              <w:rPr>
                <w:rFonts w:ascii="Calibri" w:eastAsia="Times New Roman" w:hAnsi="Calibri" w:cs="Calibri"/>
                <w:b/>
                <w:bCs/>
                <w:color w:val="FFFFFF"/>
                <w:sz w:val="20"/>
                <w:szCs w:val="20"/>
                <w:lang w:val="en-US"/>
              </w:rPr>
            </w:pPr>
            <w:r>
              <w:rPr>
                <w:rFonts w:ascii="Calibri" w:eastAsia="Times New Roman" w:hAnsi="Calibri" w:cs="Calibri"/>
                <w:b/>
                <w:bCs/>
                <w:color w:val="FFFFFF"/>
                <w:sz w:val="20"/>
                <w:szCs w:val="20"/>
                <w:lang w:val="en-US"/>
              </w:rPr>
              <w:t>Field-4</w:t>
            </w:r>
          </w:p>
        </w:tc>
      </w:tr>
      <w:tr w:rsidR="004F2D7E" w:rsidRPr="00501278" w14:paraId="12CD75F2" w14:textId="722F31A8"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7320A5D4"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Name</w:t>
            </w:r>
          </w:p>
        </w:tc>
        <w:tc>
          <w:tcPr>
            <w:tcW w:w="1180" w:type="dxa"/>
            <w:tcBorders>
              <w:top w:val="nil"/>
              <w:left w:val="nil"/>
              <w:bottom w:val="single" w:sz="4" w:space="0" w:color="auto"/>
              <w:right w:val="single" w:sz="4" w:space="0" w:color="auto"/>
            </w:tcBorders>
            <w:shd w:val="clear" w:color="auto" w:fill="auto"/>
            <w:noWrap/>
            <w:vAlign w:val="bottom"/>
            <w:hideMark/>
          </w:tcPr>
          <w:p w14:paraId="4686AD27"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Name</w:t>
            </w:r>
          </w:p>
        </w:tc>
        <w:tc>
          <w:tcPr>
            <w:tcW w:w="1355" w:type="dxa"/>
            <w:tcBorders>
              <w:top w:val="nil"/>
              <w:left w:val="nil"/>
              <w:bottom w:val="single" w:sz="4" w:space="0" w:color="auto"/>
              <w:right w:val="single" w:sz="4" w:space="0" w:color="auto"/>
            </w:tcBorders>
            <w:shd w:val="clear" w:color="auto" w:fill="auto"/>
            <w:noWrap/>
            <w:vAlign w:val="bottom"/>
            <w:hideMark/>
          </w:tcPr>
          <w:p w14:paraId="37AD83D1"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DQ Results</w:t>
            </w:r>
          </w:p>
        </w:tc>
        <w:tc>
          <w:tcPr>
            <w:tcW w:w="2085" w:type="dxa"/>
            <w:tcBorders>
              <w:top w:val="nil"/>
              <w:left w:val="nil"/>
              <w:bottom w:val="single" w:sz="4" w:space="0" w:color="auto"/>
              <w:right w:val="single" w:sz="4" w:space="0" w:color="auto"/>
            </w:tcBorders>
            <w:shd w:val="clear" w:color="auto" w:fill="auto"/>
            <w:vAlign w:val="bottom"/>
            <w:hideMark/>
          </w:tcPr>
          <w:p w14:paraId="16A6A9D1"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DataElementGroup</w:t>
            </w:r>
          </w:p>
        </w:tc>
        <w:tc>
          <w:tcPr>
            <w:tcW w:w="2085" w:type="dxa"/>
            <w:tcBorders>
              <w:top w:val="nil"/>
              <w:left w:val="nil"/>
              <w:bottom w:val="single" w:sz="4" w:space="0" w:color="auto"/>
              <w:right w:val="single" w:sz="4" w:space="0" w:color="auto"/>
            </w:tcBorders>
          </w:tcPr>
          <w:p w14:paraId="1790F4C4" w14:textId="7B7DF085" w:rsidR="004F2D7E" w:rsidRPr="00501278" w:rsidRDefault="004F2D7E" w:rsidP="00501278">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Semantic</w:t>
            </w:r>
          </w:p>
        </w:tc>
      </w:tr>
      <w:tr w:rsidR="004F2D7E" w:rsidRPr="00501278" w14:paraId="147AA3B7" w14:textId="2F0ACB10"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F326F2C"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API Name</w:t>
            </w:r>
          </w:p>
        </w:tc>
        <w:tc>
          <w:tcPr>
            <w:tcW w:w="1180" w:type="dxa"/>
            <w:tcBorders>
              <w:top w:val="nil"/>
              <w:left w:val="nil"/>
              <w:bottom w:val="single" w:sz="4" w:space="0" w:color="auto"/>
              <w:right w:val="single" w:sz="4" w:space="0" w:color="auto"/>
            </w:tcBorders>
            <w:shd w:val="clear" w:color="auto" w:fill="auto"/>
            <w:noWrap/>
            <w:vAlign w:val="bottom"/>
            <w:hideMark/>
          </w:tcPr>
          <w:p w14:paraId="7CDFD5E7"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Name</w:t>
            </w:r>
          </w:p>
        </w:tc>
        <w:tc>
          <w:tcPr>
            <w:tcW w:w="1355" w:type="dxa"/>
            <w:tcBorders>
              <w:top w:val="nil"/>
              <w:left w:val="nil"/>
              <w:bottom w:val="single" w:sz="4" w:space="0" w:color="auto"/>
              <w:right w:val="single" w:sz="4" w:space="0" w:color="auto"/>
            </w:tcBorders>
            <w:shd w:val="clear" w:color="auto" w:fill="auto"/>
            <w:noWrap/>
            <w:vAlign w:val="bottom"/>
            <w:hideMark/>
          </w:tcPr>
          <w:p w14:paraId="321E06EA"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DQ Results</w:t>
            </w:r>
          </w:p>
        </w:tc>
        <w:tc>
          <w:tcPr>
            <w:tcW w:w="2085" w:type="dxa"/>
            <w:tcBorders>
              <w:top w:val="nil"/>
              <w:left w:val="nil"/>
              <w:bottom w:val="single" w:sz="4" w:space="0" w:color="auto"/>
              <w:right w:val="single" w:sz="4" w:space="0" w:color="auto"/>
            </w:tcBorders>
            <w:shd w:val="clear" w:color="auto" w:fill="auto"/>
            <w:vAlign w:val="bottom"/>
            <w:hideMark/>
          </w:tcPr>
          <w:p w14:paraId="44FC0C8F"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DataElementGroup</w:t>
            </w:r>
          </w:p>
        </w:tc>
        <w:tc>
          <w:tcPr>
            <w:tcW w:w="2085" w:type="dxa"/>
            <w:tcBorders>
              <w:top w:val="nil"/>
              <w:left w:val="nil"/>
              <w:bottom w:val="single" w:sz="4" w:space="0" w:color="auto"/>
              <w:right w:val="single" w:sz="4" w:space="0" w:color="auto"/>
            </w:tcBorders>
          </w:tcPr>
          <w:p w14:paraId="4C1CDFB5" w14:textId="5A965963" w:rsidR="004F2D7E" w:rsidRPr="00501278" w:rsidRDefault="004F2D7E" w:rsidP="00501278">
            <w:pPr>
              <w:rPr>
                <w:rFonts w:ascii="Calibri" w:eastAsia="Times New Roman" w:hAnsi="Calibri" w:cs="Calibri"/>
                <w:color w:val="000000"/>
                <w:sz w:val="20"/>
                <w:szCs w:val="20"/>
                <w:lang w:val="en-US"/>
              </w:rPr>
            </w:pPr>
            <w:r w:rsidRPr="004F2D7E">
              <w:rPr>
                <w:rFonts w:ascii="Calibri" w:eastAsia="Times New Roman" w:hAnsi="Calibri" w:cs="Calibri"/>
                <w:color w:val="000000"/>
                <w:sz w:val="20"/>
                <w:szCs w:val="20"/>
                <w:lang w:val="en-US"/>
              </w:rPr>
              <w:t>Semantic</w:t>
            </w:r>
          </w:p>
        </w:tc>
      </w:tr>
      <w:tr w:rsidR="004F2D7E" w:rsidRPr="00501278" w14:paraId="3813AC1C" w14:textId="0ABEF3C1"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3FE76E2F"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Input Type</w:t>
            </w:r>
          </w:p>
        </w:tc>
        <w:tc>
          <w:tcPr>
            <w:tcW w:w="1180" w:type="dxa"/>
            <w:tcBorders>
              <w:top w:val="nil"/>
              <w:left w:val="nil"/>
              <w:bottom w:val="single" w:sz="4" w:space="0" w:color="auto"/>
              <w:right w:val="single" w:sz="4" w:space="0" w:color="auto"/>
            </w:tcBorders>
            <w:shd w:val="clear" w:color="auto" w:fill="auto"/>
            <w:noWrap/>
            <w:vAlign w:val="bottom"/>
            <w:hideMark/>
          </w:tcPr>
          <w:p w14:paraId="2C7ADE96"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Simple Text</w:t>
            </w:r>
          </w:p>
        </w:tc>
        <w:tc>
          <w:tcPr>
            <w:tcW w:w="1355" w:type="dxa"/>
            <w:tcBorders>
              <w:top w:val="nil"/>
              <w:left w:val="nil"/>
              <w:bottom w:val="single" w:sz="4" w:space="0" w:color="auto"/>
              <w:right w:val="single" w:sz="4" w:space="0" w:color="auto"/>
            </w:tcBorders>
            <w:shd w:val="clear" w:color="auto" w:fill="auto"/>
            <w:noWrap/>
            <w:vAlign w:val="bottom"/>
            <w:hideMark/>
          </w:tcPr>
          <w:p w14:paraId="00B9EE59" w14:textId="29DD21F6"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Html/</w:t>
            </w:r>
            <w:r w:rsidR="00621174" w:rsidRPr="00501278">
              <w:rPr>
                <w:rFonts w:ascii="Calibri" w:eastAsia="Times New Roman" w:hAnsi="Calibri" w:cs="Calibri"/>
                <w:color w:val="000000"/>
                <w:sz w:val="20"/>
                <w:szCs w:val="20"/>
                <w:lang w:val="en-US"/>
              </w:rPr>
              <w:t>Rich text</w:t>
            </w:r>
          </w:p>
        </w:tc>
        <w:tc>
          <w:tcPr>
            <w:tcW w:w="2085" w:type="dxa"/>
            <w:tcBorders>
              <w:top w:val="nil"/>
              <w:left w:val="nil"/>
              <w:bottom w:val="single" w:sz="4" w:space="0" w:color="auto"/>
              <w:right w:val="single" w:sz="4" w:space="0" w:color="auto"/>
            </w:tcBorders>
            <w:shd w:val="clear" w:color="auto" w:fill="auto"/>
            <w:vAlign w:val="bottom"/>
            <w:hideMark/>
          </w:tcPr>
          <w:p w14:paraId="77F9753D"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List</w:t>
            </w:r>
          </w:p>
        </w:tc>
        <w:tc>
          <w:tcPr>
            <w:tcW w:w="2085" w:type="dxa"/>
            <w:tcBorders>
              <w:top w:val="nil"/>
              <w:left w:val="nil"/>
              <w:bottom w:val="single" w:sz="4" w:space="0" w:color="auto"/>
              <w:right w:val="single" w:sz="4" w:space="0" w:color="auto"/>
            </w:tcBorders>
          </w:tcPr>
          <w:p w14:paraId="5A99F426" w14:textId="54F01D74" w:rsidR="004F2D7E" w:rsidRPr="00501278" w:rsidRDefault="004F2D7E" w:rsidP="00501278">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List</w:t>
            </w:r>
          </w:p>
        </w:tc>
      </w:tr>
      <w:tr w:rsidR="004F2D7E" w:rsidRPr="00501278" w14:paraId="2E8843E1" w14:textId="5F38491E"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5BE726E"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Category</w:t>
            </w:r>
          </w:p>
        </w:tc>
        <w:tc>
          <w:tcPr>
            <w:tcW w:w="1180" w:type="dxa"/>
            <w:tcBorders>
              <w:top w:val="nil"/>
              <w:left w:val="nil"/>
              <w:bottom w:val="single" w:sz="4" w:space="0" w:color="auto"/>
              <w:right w:val="single" w:sz="4" w:space="0" w:color="auto"/>
            </w:tcBorders>
            <w:shd w:val="clear" w:color="auto" w:fill="auto"/>
            <w:noWrap/>
            <w:vAlign w:val="bottom"/>
            <w:hideMark/>
          </w:tcPr>
          <w:p w14:paraId="5638D202"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1355" w:type="dxa"/>
            <w:tcBorders>
              <w:top w:val="nil"/>
              <w:left w:val="nil"/>
              <w:bottom w:val="single" w:sz="4" w:space="0" w:color="auto"/>
              <w:right w:val="single" w:sz="4" w:space="0" w:color="auto"/>
            </w:tcBorders>
            <w:shd w:val="clear" w:color="auto" w:fill="auto"/>
            <w:noWrap/>
            <w:vAlign w:val="bottom"/>
            <w:hideMark/>
          </w:tcPr>
          <w:p w14:paraId="5CDD6DB8"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Data Quality</w:t>
            </w:r>
          </w:p>
        </w:tc>
        <w:tc>
          <w:tcPr>
            <w:tcW w:w="2085" w:type="dxa"/>
            <w:tcBorders>
              <w:top w:val="nil"/>
              <w:left w:val="nil"/>
              <w:bottom w:val="single" w:sz="4" w:space="0" w:color="auto"/>
              <w:right w:val="single" w:sz="4" w:space="0" w:color="auto"/>
            </w:tcBorders>
            <w:shd w:val="clear" w:color="auto" w:fill="auto"/>
            <w:vAlign w:val="bottom"/>
            <w:hideMark/>
          </w:tcPr>
          <w:p w14:paraId="35C70143"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vAlign w:val="bottom"/>
          </w:tcPr>
          <w:p w14:paraId="0D59F2A5" w14:textId="4746DBCC"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r>
      <w:tr w:rsidR="004F2D7E" w:rsidRPr="00501278" w14:paraId="2B038B9A" w14:textId="4EBE6940"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3CA0CEBA"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Minimum Value</w:t>
            </w:r>
          </w:p>
        </w:tc>
        <w:tc>
          <w:tcPr>
            <w:tcW w:w="1180" w:type="dxa"/>
            <w:tcBorders>
              <w:top w:val="nil"/>
              <w:left w:val="nil"/>
              <w:bottom w:val="single" w:sz="4" w:space="0" w:color="auto"/>
              <w:right w:val="single" w:sz="4" w:space="0" w:color="auto"/>
            </w:tcBorders>
            <w:shd w:val="clear" w:color="auto" w:fill="auto"/>
            <w:noWrap/>
            <w:vAlign w:val="bottom"/>
            <w:hideMark/>
          </w:tcPr>
          <w:p w14:paraId="0027940F"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1355" w:type="dxa"/>
            <w:tcBorders>
              <w:top w:val="nil"/>
              <w:left w:val="nil"/>
              <w:bottom w:val="single" w:sz="4" w:space="0" w:color="auto"/>
              <w:right w:val="single" w:sz="4" w:space="0" w:color="auto"/>
            </w:tcBorders>
            <w:shd w:val="clear" w:color="auto" w:fill="auto"/>
            <w:noWrap/>
            <w:vAlign w:val="bottom"/>
            <w:hideMark/>
          </w:tcPr>
          <w:p w14:paraId="0967B8CD"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shd w:val="clear" w:color="auto" w:fill="auto"/>
            <w:vAlign w:val="bottom"/>
            <w:hideMark/>
          </w:tcPr>
          <w:p w14:paraId="6B295089"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vAlign w:val="bottom"/>
          </w:tcPr>
          <w:p w14:paraId="79D896C3" w14:textId="046B0D29"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r>
      <w:tr w:rsidR="004F2D7E" w:rsidRPr="00501278" w14:paraId="6F57F892" w14:textId="051CA0DE"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420F569B"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Maximum Value</w:t>
            </w:r>
          </w:p>
        </w:tc>
        <w:tc>
          <w:tcPr>
            <w:tcW w:w="1180" w:type="dxa"/>
            <w:tcBorders>
              <w:top w:val="nil"/>
              <w:left w:val="nil"/>
              <w:bottom w:val="single" w:sz="4" w:space="0" w:color="auto"/>
              <w:right w:val="single" w:sz="4" w:space="0" w:color="auto"/>
            </w:tcBorders>
            <w:shd w:val="clear" w:color="auto" w:fill="auto"/>
            <w:noWrap/>
            <w:vAlign w:val="bottom"/>
            <w:hideMark/>
          </w:tcPr>
          <w:p w14:paraId="617A52F8"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1355" w:type="dxa"/>
            <w:tcBorders>
              <w:top w:val="nil"/>
              <w:left w:val="nil"/>
              <w:bottom w:val="single" w:sz="4" w:space="0" w:color="auto"/>
              <w:right w:val="single" w:sz="4" w:space="0" w:color="auto"/>
            </w:tcBorders>
            <w:shd w:val="clear" w:color="auto" w:fill="auto"/>
            <w:noWrap/>
            <w:vAlign w:val="bottom"/>
            <w:hideMark/>
          </w:tcPr>
          <w:p w14:paraId="2CCDEC0E"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shd w:val="clear" w:color="auto" w:fill="auto"/>
            <w:vAlign w:val="bottom"/>
            <w:hideMark/>
          </w:tcPr>
          <w:p w14:paraId="72E5A781"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vAlign w:val="bottom"/>
          </w:tcPr>
          <w:p w14:paraId="36541906" w14:textId="19E48E8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r>
      <w:tr w:rsidR="004F2D7E" w:rsidRPr="00501278" w14:paraId="306985AC" w14:textId="5350D3BE" w:rsidTr="00621174">
        <w:trPr>
          <w:trHeight w:val="510"/>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1CE7EADC"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Type of List</w:t>
            </w:r>
          </w:p>
        </w:tc>
        <w:tc>
          <w:tcPr>
            <w:tcW w:w="1180" w:type="dxa"/>
            <w:tcBorders>
              <w:top w:val="nil"/>
              <w:left w:val="nil"/>
              <w:bottom w:val="single" w:sz="4" w:space="0" w:color="auto"/>
              <w:right w:val="single" w:sz="4" w:space="0" w:color="auto"/>
            </w:tcBorders>
            <w:shd w:val="clear" w:color="auto" w:fill="auto"/>
            <w:noWrap/>
            <w:vAlign w:val="bottom"/>
            <w:hideMark/>
          </w:tcPr>
          <w:p w14:paraId="0829AA1B"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1355" w:type="dxa"/>
            <w:tcBorders>
              <w:top w:val="nil"/>
              <w:left w:val="nil"/>
              <w:bottom w:val="single" w:sz="4" w:space="0" w:color="auto"/>
              <w:right w:val="single" w:sz="4" w:space="0" w:color="auto"/>
            </w:tcBorders>
            <w:shd w:val="clear" w:color="auto" w:fill="auto"/>
            <w:noWrap/>
            <w:vAlign w:val="bottom"/>
            <w:hideMark/>
          </w:tcPr>
          <w:p w14:paraId="416F796B"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shd w:val="clear" w:color="auto" w:fill="auto"/>
            <w:vAlign w:val="bottom"/>
            <w:hideMark/>
          </w:tcPr>
          <w:p w14:paraId="6C91CCC5"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Reference List Item : IGX Data Element Group</w:t>
            </w:r>
          </w:p>
        </w:tc>
        <w:tc>
          <w:tcPr>
            <w:tcW w:w="2085" w:type="dxa"/>
            <w:tcBorders>
              <w:top w:val="nil"/>
              <w:left w:val="nil"/>
              <w:bottom w:val="single" w:sz="4" w:space="0" w:color="auto"/>
              <w:right w:val="single" w:sz="4" w:space="0" w:color="auto"/>
            </w:tcBorders>
          </w:tcPr>
          <w:p w14:paraId="5ED814AF" w14:textId="4A87F80E" w:rsidR="004F2D7E" w:rsidRPr="00501278" w:rsidRDefault="004F2D7E" w:rsidP="004F2D7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Reference List Item : IGX_Semantic_List</w:t>
            </w:r>
          </w:p>
        </w:tc>
      </w:tr>
      <w:tr w:rsidR="004F2D7E" w:rsidRPr="00501278" w14:paraId="2D0D6278" w14:textId="229E76A9"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5B39E4BC"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List Display Format</w:t>
            </w:r>
          </w:p>
        </w:tc>
        <w:tc>
          <w:tcPr>
            <w:tcW w:w="1180" w:type="dxa"/>
            <w:tcBorders>
              <w:top w:val="nil"/>
              <w:left w:val="nil"/>
              <w:bottom w:val="single" w:sz="4" w:space="0" w:color="auto"/>
              <w:right w:val="single" w:sz="4" w:space="0" w:color="auto"/>
            </w:tcBorders>
            <w:shd w:val="clear" w:color="auto" w:fill="auto"/>
            <w:noWrap/>
            <w:vAlign w:val="bottom"/>
            <w:hideMark/>
          </w:tcPr>
          <w:p w14:paraId="5708E48D"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1355" w:type="dxa"/>
            <w:tcBorders>
              <w:top w:val="nil"/>
              <w:left w:val="nil"/>
              <w:bottom w:val="single" w:sz="4" w:space="0" w:color="auto"/>
              <w:right w:val="single" w:sz="4" w:space="0" w:color="auto"/>
            </w:tcBorders>
            <w:shd w:val="clear" w:color="auto" w:fill="auto"/>
            <w:noWrap/>
            <w:vAlign w:val="bottom"/>
            <w:hideMark/>
          </w:tcPr>
          <w:p w14:paraId="0B34D06A"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shd w:val="clear" w:color="auto" w:fill="auto"/>
            <w:vAlign w:val="bottom"/>
            <w:hideMark/>
          </w:tcPr>
          <w:p w14:paraId="042C2829"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{Group}</w:t>
            </w:r>
          </w:p>
        </w:tc>
        <w:tc>
          <w:tcPr>
            <w:tcW w:w="2085" w:type="dxa"/>
            <w:tcBorders>
              <w:top w:val="nil"/>
              <w:left w:val="nil"/>
              <w:bottom w:val="single" w:sz="4" w:space="0" w:color="auto"/>
              <w:right w:val="single" w:sz="4" w:space="0" w:color="auto"/>
            </w:tcBorders>
          </w:tcPr>
          <w:p w14:paraId="343AF940" w14:textId="6D3DD819" w:rsidR="004F2D7E" w:rsidRPr="00501278" w:rsidRDefault="004F2D7E" w:rsidP="00501278">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{Code</w:t>
            </w:r>
            <w:r w:rsidRPr="00501278">
              <w:rPr>
                <w:rFonts w:ascii="Calibri" w:eastAsia="Times New Roman" w:hAnsi="Calibri" w:cs="Calibri"/>
                <w:color w:val="000000"/>
                <w:sz w:val="20"/>
                <w:szCs w:val="20"/>
                <w:lang w:val="en-US"/>
              </w:rPr>
              <w:t>}</w:t>
            </w:r>
          </w:p>
        </w:tc>
      </w:tr>
      <w:tr w:rsidR="004F2D7E" w:rsidRPr="00501278" w14:paraId="5E8BAC39" w14:textId="5578ED82"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75876A8F"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Show In Detail Tile</w:t>
            </w:r>
          </w:p>
        </w:tc>
        <w:tc>
          <w:tcPr>
            <w:tcW w:w="1180" w:type="dxa"/>
            <w:tcBorders>
              <w:top w:val="nil"/>
              <w:left w:val="nil"/>
              <w:bottom w:val="single" w:sz="4" w:space="0" w:color="auto"/>
              <w:right w:val="single" w:sz="4" w:space="0" w:color="auto"/>
            </w:tcBorders>
            <w:shd w:val="clear" w:color="auto" w:fill="auto"/>
            <w:noWrap/>
            <w:vAlign w:val="bottom"/>
            <w:hideMark/>
          </w:tcPr>
          <w:p w14:paraId="670FEF66"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c>
          <w:tcPr>
            <w:tcW w:w="1355" w:type="dxa"/>
            <w:tcBorders>
              <w:top w:val="nil"/>
              <w:left w:val="nil"/>
              <w:bottom w:val="single" w:sz="4" w:space="0" w:color="auto"/>
              <w:right w:val="single" w:sz="4" w:space="0" w:color="auto"/>
            </w:tcBorders>
            <w:shd w:val="clear" w:color="auto" w:fill="auto"/>
            <w:noWrap/>
            <w:vAlign w:val="bottom"/>
            <w:hideMark/>
          </w:tcPr>
          <w:p w14:paraId="69601B35"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c>
          <w:tcPr>
            <w:tcW w:w="2085" w:type="dxa"/>
            <w:tcBorders>
              <w:top w:val="nil"/>
              <w:left w:val="nil"/>
              <w:bottom w:val="single" w:sz="4" w:space="0" w:color="auto"/>
              <w:right w:val="single" w:sz="4" w:space="0" w:color="auto"/>
            </w:tcBorders>
            <w:shd w:val="clear" w:color="auto" w:fill="auto"/>
            <w:vAlign w:val="bottom"/>
            <w:hideMark/>
          </w:tcPr>
          <w:p w14:paraId="2700A376"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c>
          <w:tcPr>
            <w:tcW w:w="2085" w:type="dxa"/>
            <w:tcBorders>
              <w:top w:val="nil"/>
              <w:left w:val="nil"/>
              <w:bottom w:val="single" w:sz="4" w:space="0" w:color="auto"/>
              <w:right w:val="single" w:sz="4" w:space="0" w:color="auto"/>
            </w:tcBorders>
            <w:vAlign w:val="bottom"/>
          </w:tcPr>
          <w:p w14:paraId="1B3C653A" w14:textId="535EE25A"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r>
      <w:tr w:rsidR="004F2D7E" w:rsidRPr="00501278" w14:paraId="3FAF67E6" w14:textId="7704231B"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2F5AF60D"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Is Editable</w:t>
            </w:r>
          </w:p>
        </w:tc>
        <w:tc>
          <w:tcPr>
            <w:tcW w:w="1180" w:type="dxa"/>
            <w:tcBorders>
              <w:top w:val="nil"/>
              <w:left w:val="nil"/>
              <w:bottom w:val="single" w:sz="4" w:space="0" w:color="auto"/>
              <w:right w:val="single" w:sz="4" w:space="0" w:color="auto"/>
            </w:tcBorders>
            <w:shd w:val="clear" w:color="auto" w:fill="auto"/>
            <w:noWrap/>
            <w:vAlign w:val="bottom"/>
            <w:hideMark/>
          </w:tcPr>
          <w:p w14:paraId="4F9E276A"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c>
          <w:tcPr>
            <w:tcW w:w="1355" w:type="dxa"/>
            <w:tcBorders>
              <w:top w:val="nil"/>
              <w:left w:val="nil"/>
              <w:bottom w:val="single" w:sz="4" w:space="0" w:color="auto"/>
              <w:right w:val="single" w:sz="4" w:space="0" w:color="auto"/>
            </w:tcBorders>
            <w:shd w:val="clear" w:color="auto" w:fill="auto"/>
            <w:noWrap/>
            <w:vAlign w:val="bottom"/>
            <w:hideMark/>
          </w:tcPr>
          <w:p w14:paraId="015AED6C"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085" w:type="dxa"/>
            <w:tcBorders>
              <w:top w:val="nil"/>
              <w:left w:val="nil"/>
              <w:bottom w:val="single" w:sz="4" w:space="0" w:color="auto"/>
              <w:right w:val="single" w:sz="4" w:space="0" w:color="auto"/>
            </w:tcBorders>
            <w:shd w:val="clear" w:color="auto" w:fill="auto"/>
            <w:vAlign w:val="bottom"/>
            <w:hideMark/>
          </w:tcPr>
          <w:p w14:paraId="1852E888"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c>
          <w:tcPr>
            <w:tcW w:w="2085" w:type="dxa"/>
            <w:tcBorders>
              <w:top w:val="nil"/>
              <w:left w:val="nil"/>
              <w:bottom w:val="single" w:sz="4" w:space="0" w:color="auto"/>
              <w:right w:val="single" w:sz="4" w:space="0" w:color="auto"/>
            </w:tcBorders>
            <w:vAlign w:val="bottom"/>
          </w:tcPr>
          <w:p w14:paraId="74C3B61F" w14:textId="7A1E715B"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r>
      <w:tr w:rsidR="004F2D7E" w:rsidRPr="00501278" w14:paraId="6C56A0B8" w14:textId="132EB215"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4731B444"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Is Listable</w:t>
            </w:r>
          </w:p>
        </w:tc>
        <w:tc>
          <w:tcPr>
            <w:tcW w:w="1180" w:type="dxa"/>
            <w:tcBorders>
              <w:top w:val="nil"/>
              <w:left w:val="nil"/>
              <w:bottom w:val="single" w:sz="4" w:space="0" w:color="auto"/>
              <w:right w:val="single" w:sz="4" w:space="0" w:color="auto"/>
            </w:tcBorders>
            <w:shd w:val="clear" w:color="auto" w:fill="auto"/>
            <w:noWrap/>
            <w:vAlign w:val="bottom"/>
            <w:hideMark/>
          </w:tcPr>
          <w:p w14:paraId="58DD5E6E"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c>
          <w:tcPr>
            <w:tcW w:w="1355" w:type="dxa"/>
            <w:tcBorders>
              <w:top w:val="nil"/>
              <w:left w:val="nil"/>
              <w:bottom w:val="single" w:sz="4" w:space="0" w:color="auto"/>
              <w:right w:val="single" w:sz="4" w:space="0" w:color="auto"/>
            </w:tcBorders>
            <w:shd w:val="clear" w:color="auto" w:fill="auto"/>
            <w:noWrap/>
            <w:vAlign w:val="bottom"/>
            <w:hideMark/>
          </w:tcPr>
          <w:p w14:paraId="3F7C97F9"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085" w:type="dxa"/>
            <w:tcBorders>
              <w:top w:val="nil"/>
              <w:left w:val="nil"/>
              <w:bottom w:val="single" w:sz="4" w:space="0" w:color="auto"/>
              <w:right w:val="single" w:sz="4" w:space="0" w:color="auto"/>
            </w:tcBorders>
            <w:shd w:val="clear" w:color="auto" w:fill="auto"/>
            <w:vAlign w:val="bottom"/>
            <w:hideMark/>
          </w:tcPr>
          <w:p w14:paraId="29DF0885"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c>
          <w:tcPr>
            <w:tcW w:w="2085" w:type="dxa"/>
            <w:tcBorders>
              <w:top w:val="nil"/>
              <w:left w:val="nil"/>
              <w:bottom w:val="single" w:sz="4" w:space="0" w:color="auto"/>
              <w:right w:val="single" w:sz="4" w:space="0" w:color="auto"/>
            </w:tcBorders>
            <w:vAlign w:val="bottom"/>
          </w:tcPr>
          <w:p w14:paraId="01729BFC" w14:textId="7CEFA804"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r>
      <w:tr w:rsidR="004F2D7E" w:rsidRPr="00501278" w14:paraId="73E0934E" w14:textId="24D6C98C"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52609AD8"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Is Required</w:t>
            </w:r>
          </w:p>
        </w:tc>
        <w:tc>
          <w:tcPr>
            <w:tcW w:w="1180" w:type="dxa"/>
            <w:tcBorders>
              <w:top w:val="nil"/>
              <w:left w:val="nil"/>
              <w:bottom w:val="single" w:sz="4" w:space="0" w:color="auto"/>
              <w:right w:val="single" w:sz="4" w:space="0" w:color="auto"/>
            </w:tcBorders>
            <w:shd w:val="clear" w:color="auto" w:fill="auto"/>
            <w:noWrap/>
            <w:vAlign w:val="bottom"/>
            <w:hideMark/>
          </w:tcPr>
          <w:p w14:paraId="5F212ECD"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c>
          <w:tcPr>
            <w:tcW w:w="1355" w:type="dxa"/>
            <w:tcBorders>
              <w:top w:val="nil"/>
              <w:left w:val="nil"/>
              <w:bottom w:val="single" w:sz="4" w:space="0" w:color="auto"/>
              <w:right w:val="single" w:sz="4" w:space="0" w:color="auto"/>
            </w:tcBorders>
            <w:shd w:val="clear" w:color="auto" w:fill="auto"/>
            <w:noWrap/>
            <w:vAlign w:val="bottom"/>
            <w:hideMark/>
          </w:tcPr>
          <w:p w14:paraId="170D629D"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085" w:type="dxa"/>
            <w:tcBorders>
              <w:top w:val="nil"/>
              <w:left w:val="nil"/>
              <w:bottom w:val="single" w:sz="4" w:space="0" w:color="auto"/>
              <w:right w:val="single" w:sz="4" w:space="0" w:color="auto"/>
            </w:tcBorders>
            <w:shd w:val="clear" w:color="auto" w:fill="auto"/>
            <w:vAlign w:val="bottom"/>
            <w:hideMark/>
          </w:tcPr>
          <w:p w14:paraId="778CE957"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085" w:type="dxa"/>
            <w:tcBorders>
              <w:top w:val="nil"/>
              <w:left w:val="nil"/>
              <w:bottom w:val="single" w:sz="4" w:space="0" w:color="auto"/>
              <w:right w:val="single" w:sz="4" w:space="0" w:color="auto"/>
            </w:tcBorders>
            <w:vAlign w:val="bottom"/>
          </w:tcPr>
          <w:p w14:paraId="5EFEBFC6" w14:textId="6425C283"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r>
      <w:tr w:rsidR="004F2D7E" w:rsidRPr="00501278" w14:paraId="3D22342E" w14:textId="6E0FF1F2"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09801C56"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Part of Key</w:t>
            </w:r>
          </w:p>
        </w:tc>
        <w:tc>
          <w:tcPr>
            <w:tcW w:w="1180" w:type="dxa"/>
            <w:tcBorders>
              <w:top w:val="nil"/>
              <w:left w:val="nil"/>
              <w:bottom w:val="single" w:sz="4" w:space="0" w:color="auto"/>
              <w:right w:val="single" w:sz="4" w:space="0" w:color="auto"/>
            </w:tcBorders>
            <w:shd w:val="clear" w:color="auto" w:fill="auto"/>
            <w:noWrap/>
            <w:vAlign w:val="bottom"/>
            <w:hideMark/>
          </w:tcPr>
          <w:p w14:paraId="12CBD29B"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TRUE</w:t>
            </w:r>
          </w:p>
        </w:tc>
        <w:tc>
          <w:tcPr>
            <w:tcW w:w="1355" w:type="dxa"/>
            <w:tcBorders>
              <w:top w:val="nil"/>
              <w:left w:val="nil"/>
              <w:bottom w:val="single" w:sz="4" w:space="0" w:color="auto"/>
              <w:right w:val="single" w:sz="4" w:space="0" w:color="auto"/>
            </w:tcBorders>
            <w:shd w:val="clear" w:color="auto" w:fill="auto"/>
            <w:noWrap/>
            <w:vAlign w:val="bottom"/>
            <w:hideMark/>
          </w:tcPr>
          <w:p w14:paraId="305B431A"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085" w:type="dxa"/>
            <w:tcBorders>
              <w:top w:val="nil"/>
              <w:left w:val="nil"/>
              <w:bottom w:val="single" w:sz="4" w:space="0" w:color="auto"/>
              <w:right w:val="single" w:sz="4" w:space="0" w:color="auto"/>
            </w:tcBorders>
            <w:shd w:val="clear" w:color="auto" w:fill="auto"/>
            <w:vAlign w:val="bottom"/>
            <w:hideMark/>
          </w:tcPr>
          <w:p w14:paraId="3829F82A"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085" w:type="dxa"/>
            <w:tcBorders>
              <w:top w:val="nil"/>
              <w:left w:val="nil"/>
              <w:bottom w:val="single" w:sz="4" w:space="0" w:color="auto"/>
              <w:right w:val="single" w:sz="4" w:space="0" w:color="auto"/>
            </w:tcBorders>
            <w:vAlign w:val="bottom"/>
          </w:tcPr>
          <w:p w14:paraId="74C1BF5B" w14:textId="17A41820"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r>
      <w:tr w:rsidR="004F2D7E" w:rsidRPr="00501278" w14:paraId="5364A727" w14:textId="47D6FC5F"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438A924"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Show As Top Level Filter</w:t>
            </w:r>
          </w:p>
        </w:tc>
        <w:tc>
          <w:tcPr>
            <w:tcW w:w="1180" w:type="dxa"/>
            <w:tcBorders>
              <w:top w:val="nil"/>
              <w:left w:val="nil"/>
              <w:bottom w:val="single" w:sz="4" w:space="0" w:color="auto"/>
              <w:right w:val="single" w:sz="4" w:space="0" w:color="auto"/>
            </w:tcBorders>
            <w:shd w:val="clear" w:color="auto" w:fill="auto"/>
            <w:noWrap/>
            <w:vAlign w:val="bottom"/>
            <w:hideMark/>
          </w:tcPr>
          <w:p w14:paraId="6CBDC183"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1355" w:type="dxa"/>
            <w:tcBorders>
              <w:top w:val="nil"/>
              <w:left w:val="nil"/>
              <w:bottom w:val="single" w:sz="4" w:space="0" w:color="auto"/>
              <w:right w:val="single" w:sz="4" w:space="0" w:color="auto"/>
            </w:tcBorders>
            <w:shd w:val="clear" w:color="auto" w:fill="auto"/>
            <w:noWrap/>
            <w:vAlign w:val="bottom"/>
            <w:hideMark/>
          </w:tcPr>
          <w:p w14:paraId="46B5ACF6"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085" w:type="dxa"/>
            <w:tcBorders>
              <w:top w:val="nil"/>
              <w:left w:val="nil"/>
              <w:bottom w:val="single" w:sz="4" w:space="0" w:color="auto"/>
              <w:right w:val="single" w:sz="4" w:space="0" w:color="auto"/>
            </w:tcBorders>
            <w:shd w:val="clear" w:color="auto" w:fill="auto"/>
            <w:vAlign w:val="bottom"/>
            <w:hideMark/>
          </w:tcPr>
          <w:p w14:paraId="42B92246"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085" w:type="dxa"/>
            <w:tcBorders>
              <w:top w:val="nil"/>
              <w:left w:val="nil"/>
              <w:bottom w:val="single" w:sz="4" w:space="0" w:color="auto"/>
              <w:right w:val="single" w:sz="4" w:space="0" w:color="auto"/>
            </w:tcBorders>
            <w:vAlign w:val="bottom"/>
          </w:tcPr>
          <w:p w14:paraId="1D9C9B29" w14:textId="0D3E32C2"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r>
      <w:tr w:rsidR="004F2D7E" w:rsidRPr="00501278" w14:paraId="57BB7583" w14:textId="1BF934C9"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576D6732"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Allow Multiple Items</w:t>
            </w:r>
          </w:p>
        </w:tc>
        <w:tc>
          <w:tcPr>
            <w:tcW w:w="1180" w:type="dxa"/>
            <w:tcBorders>
              <w:top w:val="nil"/>
              <w:left w:val="nil"/>
              <w:bottom w:val="single" w:sz="4" w:space="0" w:color="auto"/>
              <w:right w:val="single" w:sz="4" w:space="0" w:color="auto"/>
            </w:tcBorders>
            <w:shd w:val="clear" w:color="auto" w:fill="auto"/>
            <w:noWrap/>
            <w:vAlign w:val="bottom"/>
            <w:hideMark/>
          </w:tcPr>
          <w:p w14:paraId="1B1CD5D0"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1355" w:type="dxa"/>
            <w:tcBorders>
              <w:top w:val="nil"/>
              <w:left w:val="nil"/>
              <w:bottom w:val="single" w:sz="4" w:space="0" w:color="auto"/>
              <w:right w:val="single" w:sz="4" w:space="0" w:color="auto"/>
            </w:tcBorders>
            <w:shd w:val="clear" w:color="auto" w:fill="auto"/>
            <w:noWrap/>
            <w:vAlign w:val="bottom"/>
            <w:hideMark/>
          </w:tcPr>
          <w:p w14:paraId="3C434E93"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085" w:type="dxa"/>
            <w:tcBorders>
              <w:top w:val="nil"/>
              <w:left w:val="nil"/>
              <w:bottom w:val="single" w:sz="4" w:space="0" w:color="auto"/>
              <w:right w:val="single" w:sz="4" w:space="0" w:color="auto"/>
            </w:tcBorders>
            <w:shd w:val="clear" w:color="auto" w:fill="auto"/>
            <w:vAlign w:val="bottom"/>
            <w:hideMark/>
          </w:tcPr>
          <w:p w14:paraId="7D2A3836"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085" w:type="dxa"/>
            <w:tcBorders>
              <w:top w:val="nil"/>
              <w:left w:val="nil"/>
              <w:bottom w:val="single" w:sz="4" w:space="0" w:color="auto"/>
              <w:right w:val="single" w:sz="4" w:space="0" w:color="auto"/>
            </w:tcBorders>
            <w:vAlign w:val="bottom"/>
          </w:tcPr>
          <w:p w14:paraId="426AC209" w14:textId="262DF99F"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r>
      <w:tr w:rsidR="004F2D7E" w:rsidRPr="00501278" w14:paraId="13B966AE" w14:textId="14A2A3E5"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4D981335"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Show if Empty</w:t>
            </w:r>
          </w:p>
        </w:tc>
        <w:tc>
          <w:tcPr>
            <w:tcW w:w="1180" w:type="dxa"/>
            <w:tcBorders>
              <w:top w:val="nil"/>
              <w:left w:val="nil"/>
              <w:bottom w:val="single" w:sz="4" w:space="0" w:color="auto"/>
              <w:right w:val="single" w:sz="4" w:space="0" w:color="auto"/>
            </w:tcBorders>
            <w:shd w:val="clear" w:color="auto" w:fill="auto"/>
            <w:noWrap/>
            <w:vAlign w:val="bottom"/>
            <w:hideMark/>
          </w:tcPr>
          <w:p w14:paraId="5E25B251"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1355" w:type="dxa"/>
            <w:tcBorders>
              <w:top w:val="nil"/>
              <w:left w:val="nil"/>
              <w:bottom w:val="single" w:sz="4" w:space="0" w:color="auto"/>
              <w:right w:val="single" w:sz="4" w:space="0" w:color="auto"/>
            </w:tcBorders>
            <w:shd w:val="clear" w:color="auto" w:fill="auto"/>
            <w:noWrap/>
            <w:vAlign w:val="bottom"/>
            <w:hideMark/>
          </w:tcPr>
          <w:p w14:paraId="6736B400"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085" w:type="dxa"/>
            <w:tcBorders>
              <w:top w:val="nil"/>
              <w:left w:val="nil"/>
              <w:bottom w:val="single" w:sz="4" w:space="0" w:color="auto"/>
              <w:right w:val="single" w:sz="4" w:space="0" w:color="auto"/>
            </w:tcBorders>
            <w:shd w:val="clear" w:color="auto" w:fill="auto"/>
            <w:vAlign w:val="bottom"/>
            <w:hideMark/>
          </w:tcPr>
          <w:p w14:paraId="38A45764"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c>
          <w:tcPr>
            <w:tcW w:w="2085" w:type="dxa"/>
            <w:tcBorders>
              <w:top w:val="nil"/>
              <w:left w:val="nil"/>
              <w:bottom w:val="single" w:sz="4" w:space="0" w:color="auto"/>
              <w:right w:val="single" w:sz="4" w:space="0" w:color="auto"/>
            </w:tcBorders>
            <w:vAlign w:val="bottom"/>
          </w:tcPr>
          <w:p w14:paraId="3E764CC0" w14:textId="4CCE04A1"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FALSE</w:t>
            </w:r>
          </w:p>
        </w:tc>
      </w:tr>
      <w:tr w:rsidR="004F2D7E" w:rsidRPr="00501278" w14:paraId="0D72B6EA" w14:textId="5B6B434E"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4AA4E266"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Lookup Type</w:t>
            </w:r>
          </w:p>
        </w:tc>
        <w:tc>
          <w:tcPr>
            <w:tcW w:w="1180" w:type="dxa"/>
            <w:tcBorders>
              <w:top w:val="nil"/>
              <w:left w:val="nil"/>
              <w:bottom w:val="single" w:sz="4" w:space="0" w:color="auto"/>
              <w:right w:val="single" w:sz="4" w:space="0" w:color="auto"/>
            </w:tcBorders>
            <w:shd w:val="clear" w:color="auto" w:fill="auto"/>
            <w:noWrap/>
            <w:vAlign w:val="bottom"/>
            <w:hideMark/>
          </w:tcPr>
          <w:p w14:paraId="328E3DF2"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1355" w:type="dxa"/>
            <w:tcBorders>
              <w:top w:val="nil"/>
              <w:left w:val="nil"/>
              <w:bottom w:val="single" w:sz="4" w:space="0" w:color="auto"/>
              <w:right w:val="single" w:sz="4" w:space="0" w:color="auto"/>
            </w:tcBorders>
            <w:shd w:val="clear" w:color="auto" w:fill="auto"/>
            <w:noWrap/>
            <w:vAlign w:val="bottom"/>
            <w:hideMark/>
          </w:tcPr>
          <w:p w14:paraId="15EB2D0E"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shd w:val="clear" w:color="auto" w:fill="auto"/>
            <w:vAlign w:val="bottom"/>
            <w:hideMark/>
          </w:tcPr>
          <w:p w14:paraId="7A2C3824"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vAlign w:val="bottom"/>
          </w:tcPr>
          <w:p w14:paraId="3D01F435" w14:textId="1694735A"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r>
      <w:tr w:rsidR="004F2D7E" w:rsidRPr="00501278" w14:paraId="05D3885B" w14:textId="0F026C2D"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04DFEFF9"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Relationship Type</w:t>
            </w:r>
          </w:p>
        </w:tc>
        <w:tc>
          <w:tcPr>
            <w:tcW w:w="1180" w:type="dxa"/>
            <w:tcBorders>
              <w:top w:val="nil"/>
              <w:left w:val="nil"/>
              <w:bottom w:val="single" w:sz="4" w:space="0" w:color="auto"/>
              <w:right w:val="single" w:sz="4" w:space="0" w:color="auto"/>
            </w:tcBorders>
            <w:shd w:val="clear" w:color="auto" w:fill="auto"/>
            <w:noWrap/>
            <w:vAlign w:val="bottom"/>
            <w:hideMark/>
          </w:tcPr>
          <w:p w14:paraId="1E05E971"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1355" w:type="dxa"/>
            <w:tcBorders>
              <w:top w:val="nil"/>
              <w:left w:val="nil"/>
              <w:bottom w:val="single" w:sz="4" w:space="0" w:color="auto"/>
              <w:right w:val="single" w:sz="4" w:space="0" w:color="auto"/>
            </w:tcBorders>
            <w:shd w:val="clear" w:color="auto" w:fill="auto"/>
            <w:noWrap/>
            <w:vAlign w:val="bottom"/>
            <w:hideMark/>
          </w:tcPr>
          <w:p w14:paraId="63D9608D"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shd w:val="clear" w:color="auto" w:fill="auto"/>
            <w:vAlign w:val="bottom"/>
            <w:hideMark/>
          </w:tcPr>
          <w:p w14:paraId="2559EC86"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vAlign w:val="bottom"/>
          </w:tcPr>
          <w:p w14:paraId="6AFCA26F" w14:textId="5819F586"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r>
      <w:tr w:rsidR="004F2D7E" w:rsidRPr="00501278" w14:paraId="68C950CB" w14:textId="78F05CFB" w:rsidTr="00621174">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1F22BCF7"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Table Settings</w:t>
            </w:r>
          </w:p>
        </w:tc>
        <w:tc>
          <w:tcPr>
            <w:tcW w:w="1180" w:type="dxa"/>
            <w:tcBorders>
              <w:top w:val="nil"/>
              <w:left w:val="nil"/>
              <w:bottom w:val="single" w:sz="4" w:space="0" w:color="auto"/>
              <w:right w:val="single" w:sz="4" w:space="0" w:color="auto"/>
            </w:tcBorders>
            <w:shd w:val="clear" w:color="auto" w:fill="auto"/>
            <w:noWrap/>
            <w:vAlign w:val="bottom"/>
            <w:hideMark/>
          </w:tcPr>
          <w:p w14:paraId="12B80229"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1355" w:type="dxa"/>
            <w:tcBorders>
              <w:top w:val="nil"/>
              <w:left w:val="nil"/>
              <w:bottom w:val="single" w:sz="4" w:space="0" w:color="auto"/>
              <w:right w:val="single" w:sz="4" w:space="0" w:color="auto"/>
            </w:tcBorders>
            <w:shd w:val="clear" w:color="auto" w:fill="auto"/>
            <w:noWrap/>
            <w:vAlign w:val="bottom"/>
            <w:hideMark/>
          </w:tcPr>
          <w:p w14:paraId="38379BBD"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shd w:val="clear" w:color="auto" w:fill="auto"/>
            <w:vAlign w:val="bottom"/>
            <w:hideMark/>
          </w:tcPr>
          <w:p w14:paraId="485E6805" w14:textId="77777777"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c>
          <w:tcPr>
            <w:tcW w:w="2085" w:type="dxa"/>
            <w:tcBorders>
              <w:top w:val="nil"/>
              <w:left w:val="nil"/>
              <w:bottom w:val="single" w:sz="4" w:space="0" w:color="auto"/>
              <w:right w:val="single" w:sz="4" w:space="0" w:color="auto"/>
            </w:tcBorders>
            <w:vAlign w:val="bottom"/>
          </w:tcPr>
          <w:p w14:paraId="382BEF50" w14:textId="76ECE780" w:rsidR="004F2D7E" w:rsidRPr="00501278" w:rsidRDefault="004F2D7E" w:rsidP="00501278">
            <w:pPr>
              <w:rPr>
                <w:rFonts w:ascii="Calibri" w:eastAsia="Times New Roman" w:hAnsi="Calibri" w:cs="Calibri"/>
                <w:color w:val="000000"/>
                <w:sz w:val="20"/>
                <w:szCs w:val="20"/>
                <w:lang w:val="en-US"/>
              </w:rPr>
            </w:pPr>
            <w:r w:rsidRPr="00501278">
              <w:rPr>
                <w:rFonts w:ascii="Calibri" w:eastAsia="Times New Roman" w:hAnsi="Calibri" w:cs="Calibri"/>
                <w:color w:val="000000"/>
                <w:sz w:val="20"/>
                <w:szCs w:val="20"/>
                <w:lang w:val="en-US"/>
              </w:rPr>
              <w:t>N/A</w:t>
            </w:r>
          </w:p>
        </w:tc>
      </w:tr>
    </w:tbl>
    <w:p w14:paraId="2861EB6A" w14:textId="2BF1CF42" w:rsidR="00EE565E" w:rsidRPr="00EA73FF" w:rsidRDefault="00D7562F" w:rsidP="00EA73FF">
      <w:pPr>
        <w:pStyle w:val="BodyText"/>
        <w:ind w:left="1440" w:right="270"/>
        <w:jc w:val="center"/>
        <w:rPr>
          <w:rFonts w:asciiTheme="minorHAnsi" w:hAnsiTheme="minorHAnsi"/>
          <w:sz w:val="24"/>
        </w:rPr>
      </w:pPr>
      <w:r>
        <w:rPr>
          <w:rFonts w:asciiTheme="minorHAnsi" w:hAnsiTheme="minorHAnsi"/>
        </w:rPr>
        <w:lastRenderedPageBreak/>
        <w:br w:type="textWrapping" w:clear="all"/>
      </w:r>
    </w:p>
    <w:p w14:paraId="269D6804" w14:textId="144FC9F2" w:rsidR="0005170E" w:rsidRPr="00EA73FF" w:rsidRDefault="0005170E" w:rsidP="0005170E">
      <w:pPr>
        <w:pStyle w:val="BodyText"/>
        <w:ind w:left="1440" w:right="270"/>
        <w:jc w:val="both"/>
        <w:rPr>
          <w:rFonts w:asciiTheme="minorHAnsi" w:hAnsiTheme="minorHAnsi"/>
          <w:sz w:val="24"/>
        </w:rPr>
      </w:pPr>
      <w:r w:rsidRPr="00EA73FF">
        <w:rPr>
          <w:rFonts w:asciiTheme="minorHAnsi" w:hAnsiTheme="minorHAnsi"/>
          <w:sz w:val="24"/>
        </w:rPr>
        <w:t>Refer below screenshot for creating business asset type.</w:t>
      </w:r>
    </w:p>
    <w:p w14:paraId="470851C1" w14:textId="77777777" w:rsidR="0005170E" w:rsidRDefault="0005170E" w:rsidP="00F224F5">
      <w:pPr>
        <w:pStyle w:val="BodyText"/>
        <w:ind w:left="1440" w:right="270"/>
        <w:jc w:val="both"/>
        <w:rPr>
          <w:rFonts w:asciiTheme="minorHAnsi" w:hAnsiTheme="minorHAnsi"/>
        </w:rPr>
      </w:pPr>
    </w:p>
    <w:p w14:paraId="6037B1C4" w14:textId="235A892D" w:rsidR="00CC57BB" w:rsidRDefault="00CC57BB" w:rsidP="00F224F5">
      <w:pPr>
        <w:pStyle w:val="BodyText"/>
        <w:ind w:right="270"/>
        <w:jc w:val="both"/>
        <w:rPr>
          <w:rFonts w:asciiTheme="minorHAnsi" w:hAnsiTheme="minorHAnsi"/>
        </w:rPr>
      </w:pPr>
      <w:r>
        <w:rPr>
          <w:noProof/>
        </w:rPr>
        <w:drawing>
          <wp:inline distT="0" distB="0" distL="0" distR="0" wp14:anchorId="634D4189" wp14:editId="5E295187">
            <wp:extent cx="6058481" cy="1704975"/>
            <wp:effectExtent l="19050" t="19050" r="190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6058481" cy="1704975"/>
                    </a:xfrm>
                    <a:prstGeom prst="rect">
                      <a:avLst/>
                    </a:prstGeom>
                    <a:ln>
                      <a:solidFill>
                        <a:schemeClr val="accent1"/>
                      </a:solidFill>
                    </a:ln>
                  </pic:spPr>
                </pic:pic>
              </a:graphicData>
            </a:graphic>
          </wp:inline>
        </w:drawing>
      </w:r>
    </w:p>
    <w:p w14:paraId="66E3A8AF" w14:textId="0FD05A74" w:rsidR="0014602C" w:rsidRDefault="0014602C" w:rsidP="00F224F5">
      <w:pPr>
        <w:pStyle w:val="BodyText"/>
        <w:ind w:right="270"/>
        <w:jc w:val="both"/>
        <w:rPr>
          <w:rFonts w:asciiTheme="minorHAnsi" w:hAnsiTheme="minorHAnsi"/>
        </w:rPr>
      </w:pPr>
    </w:p>
    <w:p w14:paraId="4DD33127" w14:textId="008B8D35" w:rsidR="0011195A" w:rsidRDefault="0011195A" w:rsidP="0011195A">
      <w:pPr>
        <w:pStyle w:val="Heading20"/>
        <w:numPr>
          <w:ilvl w:val="1"/>
          <w:numId w:val="3"/>
        </w:numPr>
        <w:ind w:right="270"/>
        <w:jc w:val="both"/>
      </w:pPr>
      <w:bookmarkStart w:id="265" w:name="BusinessTerms"/>
      <w:bookmarkStart w:id="266" w:name="_Toc29900777"/>
      <w:r w:rsidRPr="0011195A">
        <w:t>Business Term</w:t>
      </w:r>
      <w:r w:rsidR="00704F04">
        <w:t>s</w:t>
      </w:r>
      <w:bookmarkEnd w:id="266"/>
    </w:p>
    <w:bookmarkEnd w:id="265"/>
    <w:p w14:paraId="3B0D8F86" w14:textId="4A88ED58" w:rsidR="006B71D3" w:rsidRPr="00EA73FF" w:rsidRDefault="006B71D3" w:rsidP="006B71D3">
      <w:pPr>
        <w:pStyle w:val="BodyText"/>
        <w:ind w:left="1440" w:right="270"/>
        <w:jc w:val="both"/>
        <w:rPr>
          <w:rFonts w:asciiTheme="minorHAnsi" w:hAnsiTheme="minorHAnsi"/>
          <w:sz w:val="24"/>
        </w:rPr>
      </w:pPr>
      <w:r w:rsidRPr="00EA73FF">
        <w:rPr>
          <w:rFonts w:asciiTheme="minorHAnsi" w:hAnsiTheme="minorHAnsi"/>
          <w:sz w:val="24"/>
        </w:rPr>
        <w:t xml:space="preserve">A Business Asset type should be configured to </w:t>
      </w:r>
      <w:r w:rsidR="00EC6334" w:rsidRPr="00EA73FF">
        <w:rPr>
          <w:rFonts w:asciiTheme="minorHAnsi" w:hAnsiTheme="minorHAnsi"/>
          <w:sz w:val="24"/>
        </w:rPr>
        <w:t>list all the business terms.</w:t>
      </w:r>
    </w:p>
    <w:p w14:paraId="1247E8B7" w14:textId="7628F50D" w:rsidR="006B71D3" w:rsidRPr="00EA73FF" w:rsidRDefault="006B71D3" w:rsidP="006B71D3">
      <w:pPr>
        <w:pStyle w:val="BodyText"/>
        <w:ind w:left="1440" w:right="270"/>
        <w:jc w:val="both"/>
        <w:rPr>
          <w:rFonts w:asciiTheme="minorHAnsi" w:hAnsiTheme="minorHAnsi"/>
          <w:sz w:val="24"/>
        </w:rPr>
      </w:pPr>
      <w:r w:rsidRPr="00EA73FF">
        <w:rPr>
          <w:rFonts w:asciiTheme="minorHAnsi" w:hAnsiTheme="minorHAnsi"/>
          <w:sz w:val="24"/>
        </w:rPr>
        <w:t>A suitable name can be given for this asset type e.g. “</w:t>
      </w:r>
      <w:r w:rsidR="00EB30B3" w:rsidRPr="00EA73FF">
        <w:rPr>
          <w:rFonts w:asciiTheme="minorHAnsi" w:hAnsiTheme="minorHAnsi"/>
          <w:sz w:val="24"/>
        </w:rPr>
        <w:t>Business Term</w:t>
      </w:r>
      <w:r w:rsidRPr="00EA73FF">
        <w:rPr>
          <w:rFonts w:asciiTheme="minorHAnsi" w:hAnsiTheme="minorHAnsi"/>
          <w:sz w:val="24"/>
        </w:rPr>
        <w:t>”, “</w:t>
      </w:r>
      <w:r w:rsidR="00EB30B3" w:rsidRPr="00EA73FF">
        <w:rPr>
          <w:rFonts w:asciiTheme="minorHAnsi" w:hAnsiTheme="minorHAnsi"/>
          <w:sz w:val="24"/>
        </w:rPr>
        <w:t>Business Glossary</w:t>
      </w:r>
      <w:r w:rsidRPr="00EA73FF">
        <w:rPr>
          <w:rFonts w:asciiTheme="minorHAnsi" w:hAnsiTheme="minorHAnsi"/>
          <w:sz w:val="24"/>
        </w:rPr>
        <w:t>” etc.</w:t>
      </w:r>
    </w:p>
    <w:p w14:paraId="4E156759" w14:textId="42DE3E6E" w:rsidR="002D5237" w:rsidRDefault="006B71D3" w:rsidP="006B71D3">
      <w:pPr>
        <w:pStyle w:val="BodyText"/>
        <w:ind w:left="1440" w:right="270"/>
        <w:jc w:val="both"/>
        <w:rPr>
          <w:rFonts w:asciiTheme="minorHAnsi" w:hAnsiTheme="minorHAnsi"/>
          <w:sz w:val="24"/>
        </w:rPr>
      </w:pPr>
      <w:r w:rsidRPr="00EA73FF">
        <w:rPr>
          <w:rFonts w:asciiTheme="minorHAnsi" w:hAnsiTheme="minorHAnsi"/>
          <w:sz w:val="24"/>
        </w:rPr>
        <w:t>Following field(s) must be configured for this asset type:</w:t>
      </w:r>
    </w:p>
    <w:p w14:paraId="630DDF52" w14:textId="77777777" w:rsidR="00EA73FF" w:rsidRPr="00EA73FF" w:rsidRDefault="00EA73FF" w:rsidP="006B71D3">
      <w:pPr>
        <w:pStyle w:val="BodyText"/>
        <w:ind w:left="1440" w:right="270"/>
        <w:jc w:val="both"/>
        <w:rPr>
          <w:rFonts w:asciiTheme="minorHAnsi" w:hAnsiTheme="minorHAnsi"/>
          <w:sz w:val="24"/>
        </w:rPr>
      </w:pPr>
    </w:p>
    <w:tbl>
      <w:tblPr>
        <w:tblW w:w="4500" w:type="dxa"/>
        <w:jc w:val="center"/>
        <w:tblLook w:val="04A0" w:firstRow="1" w:lastRow="0" w:firstColumn="1" w:lastColumn="0" w:noHBand="0" w:noVBand="1"/>
      </w:tblPr>
      <w:tblGrid>
        <w:gridCol w:w="2080"/>
        <w:gridCol w:w="1180"/>
        <w:gridCol w:w="1240"/>
      </w:tblGrid>
      <w:tr w:rsidR="00F01839" w:rsidRPr="00F01839" w14:paraId="5D374285" w14:textId="77777777" w:rsidTr="00F01839">
        <w:trPr>
          <w:trHeight w:val="255"/>
          <w:jc w:val="center"/>
        </w:trPr>
        <w:tc>
          <w:tcPr>
            <w:tcW w:w="208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52C5F43" w14:textId="144025A9" w:rsidR="00F01839" w:rsidRPr="00F01839" w:rsidRDefault="00F01839" w:rsidP="00F01839">
            <w:pPr>
              <w:rPr>
                <w:rFonts w:ascii="Calibri" w:eastAsia="Times New Roman" w:hAnsi="Calibri" w:cs="Calibri"/>
                <w:b/>
                <w:bCs/>
                <w:color w:val="FFFFFF"/>
                <w:sz w:val="20"/>
                <w:szCs w:val="20"/>
                <w:lang w:val="en-US"/>
              </w:rPr>
            </w:pPr>
            <w:r w:rsidRPr="00F01839">
              <w:rPr>
                <w:rFonts w:ascii="Calibri" w:eastAsia="Times New Roman" w:hAnsi="Calibri" w:cs="Calibri"/>
                <w:b/>
                <w:bCs/>
                <w:color w:val="FFFFFF"/>
                <w:sz w:val="20"/>
                <w:szCs w:val="20"/>
                <w:lang w:val="en-US"/>
              </w:rPr>
              <w:t>Field Attribute</w:t>
            </w:r>
          </w:p>
        </w:tc>
        <w:tc>
          <w:tcPr>
            <w:tcW w:w="1180" w:type="dxa"/>
            <w:tcBorders>
              <w:top w:val="single" w:sz="4" w:space="0" w:color="auto"/>
              <w:left w:val="nil"/>
              <w:bottom w:val="single" w:sz="4" w:space="0" w:color="auto"/>
              <w:right w:val="nil"/>
            </w:tcBorders>
            <w:shd w:val="clear" w:color="000000" w:fill="000000"/>
            <w:noWrap/>
            <w:vAlign w:val="bottom"/>
            <w:hideMark/>
          </w:tcPr>
          <w:p w14:paraId="524F6155" w14:textId="77777777" w:rsidR="00F01839" w:rsidRPr="00F01839" w:rsidRDefault="00F01839" w:rsidP="00F01839">
            <w:pPr>
              <w:rPr>
                <w:rFonts w:ascii="Calibri" w:eastAsia="Times New Roman" w:hAnsi="Calibri" w:cs="Calibri"/>
                <w:b/>
                <w:bCs/>
                <w:color w:val="FFFFFF"/>
                <w:sz w:val="20"/>
                <w:szCs w:val="20"/>
                <w:lang w:val="en-US"/>
              </w:rPr>
            </w:pPr>
            <w:r w:rsidRPr="00F01839">
              <w:rPr>
                <w:rFonts w:ascii="Calibri" w:eastAsia="Times New Roman" w:hAnsi="Calibri" w:cs="Calibri"/>
                <w:b/>
                <w:bCs/>
                <w:color w:val="FFFFFF"/>
                <w:sz w:val="20"/>
                <w:szCs w:val="20"/>
                <w:lang w:val="en-US"/>
              </w:rPr>
              <w:t>Field-1</w:t>
            </w:r>
          </w:p>
        </w:tc>
        <w:tc>
          <w:tcPr>
            <w:tcW w:w="1240" w:type="dxa"/>
            <w:tcBorders>
              <w:top w:val="single" w:sz="4" w:space="0" w:color="auto"/>
              <w:left w:val="single" w:sz="4" w:space="0" w:color="auto"/>
              <w:bottom w:val="single" w:sz="4" w:space="0" w:color="auto"/>
              <w:right w:val="nil"/>
            </w:tcBorders>
            <w:shd w:val="clear" w:color="000000" w:fill="000000"/>
            <w:noWrap/>
            <w:vAlign w:val="bottom"/>
            <w:hideMark/>
          </w:tcPr>
          <w:p w14:paraId="4A55EB78" w14:textId="77777777" w:rsidR="00F01839" w:rsidRPr="00F01839" w:rsidRDefault="00F01839" w:rsidP="00F01839">
            <w:pPr>
              <w:rPr>
                <w:rFonts w:ascii="Calibri" w:eastAsia="Times New Roman" w:hAnsi="Calibri" w:cs="Calibri"/>
                <w:b/>
                <w:bCs/>
                <w:color w:val="FFFFFF"/>
                <w:sz w:val="20"/>
                <w:szCs w:val="20"/>
                <w:lang w:val="en-US"/>
              </w:rPr>
            </w:pPr>
            <w:r w:rsidRPr="00F01839">
              <w:rPr>
                <w:rFonts w:ascii="Calibri" w:eastAsia="Times New Roman" w:hAnsi="Calibri" w:cs="Calibri"/>
                <w:b/>
                <w:bCs/>
                <w:color w:val="FFFFFF"/>
                <w:sz w:val="20"/>
                <w:szCs w:val="20"/>
                <w:lang w:val="en-US"/>
              </w:rPr>
              <w:t>Field-2</w:t>
            </w:r>
          </w:p>
        </w:tc>
      </w:tr>
      <w:tr w:rsidR="00F01839" w:rsidRPr="00F01839" w14:paraId="7BFCEFB0"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2BFFBFAF"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Name</w:t>
            </w:r>
          </w:p>
        </w:tc>
        <w:tc>
          <w:tcPr>
            <w:tcW w:w="1180" w:type="dxa"/>
            <w:tcBorders>
              <w:top w:val="nil"/>
              <w:left w:val="nil"/>
              <w:bottom w:val="single" w:sz="4" w:space="0" w:color="auto"/>
              <w:right w:val="single" w:sz="4" w:space="0" w:color="auto"/>
            </w:tcBorders>
            <w:shd w:val="clear" w:color="auto" w:fill="auto"/>
            <w:noWrap/>
            <w:vAlign w:val="bottom"/>
            <w:hideMark/>
          </w:tcPr>
          <w:p w14:paraId="0D696E79"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Name</w:t>
            </w:r>
          </w:p>
        </w:tc>
        <w:tc>
          <w:tcPr>
            <w:tcW w:w="1240" w:type="dxa"/>
            <w:tcBorders>
              <w:top w:val="nil"/>
              <w:left w:val="nil"/>
              <w:bottom w:val="single" w:sz="4" w:space="0" w:color="auto"/>
              <w:right w:val="single" w:sz="4" w:space="0" w:color="auto"/>
            </w:tcBorders>
            <w:shd w:val="clear" w:color="auto" w:fill="auto"/>
            <w:noWrap/>
            <w:vAlign w:val="bottom"/>
            <w:hideMark/>
          </w:tcPr>
          <w:p w14:paraId="20BFDFE4"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DQ Results</w:t>
            </w:r>
          </w:p>
        </w:tc>
      </w:tr>
      <w:tr w:rsidR="00F01839" w:rsidRPr="00F01839" w14:paraId="0E5CFC02"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3184262E"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API Name</w:t>
            </w:r>
          </w:p>
        </w:tc>
        <w:tc>
          <w:tcPr>
            <w:tcW w:w="1180" w:type="dxa"/>
            <w:tcBorders>
              <w:top w:val="nil"/>
              <w:left w:val="nil"/>
              <w:bottom w:val="single" w:sz="4" w:space="0" w:color="auto"/>
              <w:right w:val="single" w:sz="4" w:space="0" w:color="auto"/>
            </w:tcBorders>
            <w:shd w:val="clear" w:color="auto" w:fill="auto"/>
            <w:noWrap/>
            <w:vAlign w:val="bottom"/>
            <w:hideMark/>
          </w:tcPr>
          <w:p w14:paraId="35B97446"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Name</w:t>
            </w:r>
          </w:p>
        </w:tc>
        <w:tc>
          <w:tcPr>
            <w:tcW w:w="1240" w:type="dxa"/>
            <w:tcBorders>
              <w:top w:val="nil"/>
              <w:left w:val="nil"/>
              <w:bottom w:val="single" w:sz="4" w:space="0" w:color="auto"/>
              <w:right w:val="single" w:sz="4" w:space="0" w:color="auto"/>
            </w:tcBorders>
            <w:shd w:val="clear" w:color="auto" w:fill="auto"/>
            <w:noWrap/>
            <w:vAlign w:val="bottom"/>
            <w:hideMark/>
          </w:tcPr>
          <w:p w14:paraId="26AE78CC"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DQ Results</w:t>
            </w:r>
          </w:p>
        </w:tc>
      </w:tr>
      <w:tr w:rsidR="00F01839" w:rsidRPr="00F01839" w14:paraId="48221FF9"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203CA0A9"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Input Type</w:t>
            </w:r>
          </w:p>
        </w:tc>
        <w:tc>
          <w:tcPr>
            <w:tcW w:w="1180" w:type="dxa"/>
            <w:tcBorders>
              <w:top w:val="nil"/>
              <w:left w:val="nil"/>
              <w:bottom w:val="single" w:sz="4" w:space="0" w:color="auto"/>
              <w:right w:val="single" w:sz="4" w:space="0" w:color="auto"/>
            </w:tcBorders>
            <w:shd w:val="clear" w:color="auto" w:fill="auto"/>
            <w:noWrap/>
            <w:vAlign w:val="bottom"/>
            <w:hideMark/>
          </w:tcPr>
          <w:p w14:paraId="50EC3541"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Simple Text</w:t>
            </w:r>
          </w:p>
        </w:tc>
        <w:tc>
          <w:tcPr>
            <w:tcW w:w="1240" w:type="dxa"/>
            <w:tcBorders>
              <w:top w:val="nil"/>
              <w:left w:val="nil"/>
              <w:bottom w:val="single" w:sz="4" w:space="0" w:color="auto"/>
              <w:right w:val="single" w:sz="4" w:space="0" w:color="auto"/>
            </w:tcBorders>
            <w:shd w:val="clear" w:color="auto" w:fill="auto"/>
            <w:noWrap/>
            <w:vAlign w:val="bottom"/>
            <w:hideMark/>
          </w:tcPr>
          <w:p w14:paraId="10C3F1DB" w14:textId="236CA7D8"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Html/</w:t>
            </w:r>
            <w:r w:rsidR="00621174" w:rsidRPr="00F01839">
              <w:rPr>
                <w:rFonts w:ascii="Calibri" w:eastAsia="Times New Roman" w:hAnsi="Calibri" w:cs="Calibri"/>
                <w:color w:val="000000"/>
                <w:sz w:val="20"/>
                <w:szCs w:val="20"/>
                <w:lang w:val="en-US"/>
              </w:rPr>
              <w:t>Rich text</w:t>
            </w:r>
          </w:p>
        </w:tc>
      </w:tr>
      <w:tr w:rsidR="00F01839" w:rsidRPr="00F01839" w14:paraId="27E321AE"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0315CE3"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Category</w:t>
            </w:r>
          </w:p>
        </w:tc>
        <w:tc>
          <w:tcPr>
            <w:tcW w:w="1180" w:type="dxa"/>
            <w:tcBorders>
              <w:top w:val="nil"/>
              <w:left w:val="nil"/>
              <w:bottom w:val="single" w:sz="4" w:space="0" w:color="auto"/>
              <w:right w:val="single" w:sz="4" w:space="0" w:color="auto"/>
            </w:tcBorders>
            <w:shd w:val="clear" w:color="auto" w:fill="auto"/>
            <w:noWrap/>
            <w:vAlign w:val="bottom"/>
            <w:hideMark/>
          </w:tcPr>
          <w:p w14:paraId="60C54A9A"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0BCBE37E"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Data Quality</w:t>
            </w:r>
          </w:p>
        </w:tc>
      </w:tr>
      <w:tr w:rsidR="00F01839" w:rsidRPr="00F01839" w14:paraId="1A4FAA7C"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4F8FDFEF"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Minimum Value</w:t>
            </w:r>
          </w:p>
        </w:tc>
        <w:tc>
          <w:tcPr>
            <w:tcW w:w="1180" w:type="dxa"/>
            <w:tcBorders>
              <w:top w:val="nil"/>
              <w:left w:val="nil"/>
              <w:bottom w:val="single" w:sz="4" w:space="0" w:color="auto"/>
              <w:right w:val="single" w:sz="4" w:space="0" w:color="auto"/>
            </w:tcBorders>
            <w:shd w:val="clear" w:color="auto" w:fill="auto"/>
            <w:noWrap/>
            <w:vAlign w:val="bottom"/>
            <w:hideMark/>
          </w:tcPr>
          <w:p w14:paraId="5D8EB7DA"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473012D7"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r>
      <w:tr w:rsidR="00F01839" w:rsidRPr="00F01839" w14:paraId="503712B9"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7D4C0B7E"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Maximum Value</w:t>
            </w:r>
          </w:p>
        </w:tc>
        <w:tc>
          <w:tcPr>
            <w:tcW w:w="1180" w:type="dxa"/>
            <w:tcBorders>
              <w:top w:val="nil"/>
              <w:left w:val="nil"/>
              <w:bottom w:val="single" w:sz="4" w:space="0" w:color="auto"/>
              <w:right w:val="single" w:sz="4" w:space="0" w:color="auto"/>
            </w:tcBorders>
            <w:shd w:val="clear" w:color="auto" w:fill="auto"/>
            <w:noWrap/>
            <w:vAlign w:val="bottom"/>
            <w:hideMark/>
          </w:tcPr>
          <w:p w14:paraId="6961E6AB"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6BDB1EBC"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r>
      <w:tr w:rsidR="00F01839" w:rsidRPr="00F01839" w14:paraId="703CCF73" w14:textId="77777777" w:rsidTr="00F01839">
        <w:trPr>
          <w:trHeight w:val="510"/>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BD629EE"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Type of List</w:t>
            </w:r>
          </w:p>
        </w:tc>
        <w:tc>
          <w:tcPr>
            <w:tcW w:w="1180" w:type="dxa"/>
            <w:tcBorders>
              <w:top w:val="nil"/>
              <w:left w:val="nil"/>
              <w:bottom w:val="single" w:sz="4" w:space="0" w:color="auto"/>
              <w:right w:val="single" w:sz="4" w:space="0" w:color="auto"/>
            </w:tcBorders>
            <w:shd w:val="clear" w:color="auto" w:fill="auto"/>
            <w:noWrap/>
            <w:vAlign w:val="bottom"/>
            <w:hideMark/>
          </w:tcPr>
          <w:p w14:paraId="121390CA"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13A65CA5"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r>
      <w:tr w:rsidR="00F01839" w:rsidRPr="00F01839" w14:paraId="251261DF"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7EF60BE"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List Display Format</w:t>
            </w:r>
          </w:p>
        </w:tc>
        <w:tc>
          <w:tcPr>
            <w:tcW w:w="1180" w:type="dxa"/>
            <w:tcBorders>
              <w:top w:val="nil"/>
              <w:left w:val="nil"/>
              <w:bottom w:val="single" w:sz="4" w:space="0" w:color="auto"/>
              <w:right w:val="single" w:sz="4" w:space="0" w:color="auto"/>
            </w:tcBorders>
            <w:shd w:val="clear" w:color="auto" w:fill="auto"/>
            <w:noWrap/>
            <w:vAlign w:val="bottom"/>
            <w:hideMark/>
          </w:tcPr>
          <w:p w14:paraId="655F3D80"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11C74799"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r>
      <w:tr w:rsidR="00F01839" w:rsidRPr="00F01839" w14:paraId="39C625C3"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4D415EB5"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Show In Detail Tile</w:t>
            </w:r>
          </w:p>
        </w:tc>
        <w:tc>
          <w:tcPr>
            <w:tcW w:w="1180" w:type="dxa"/>
            <w:tcBorders>
              <w:top w:val="nil"/>
              <w:left w:val="nil"/>
              <w:bottom w:val="single" w:sz="4" w:space="0" w:color="auto"/>
              <w:right w:val="single" w:sz="4" w:space="0" w:color="auto"/>
            </w:tcBorders>
            <w:shd w:val="clear" w:color="auto" w:fill="auto"/>
            <w:noWrap/>
            <w:vAlign w:val="bottom"/>
            <w:hideMark/>
          </w:tcPr>
          <w:p w14:paraId="5FDB3685"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TRUE</w:t>
            </w:r>
          </w:p>
        </w:tc>
        <w:tc>
          <w:tcPr>
            <w:tcW w:w="1240" w:type="dxa"/>
            <w:tcBorders>
              <w:top w:val="nil"/>
              <w:left w:val="nil"/>
              <w:bottom w:val="single" w:sz="4" w:space="0" w:color="auto"/>
              <w:right w:val="single" w:sz="4" w:space="0" w:color="auto"/>
            </w:tcBorders>
            <w:shd w:val="clear" w:color="auto" w:fill="auto"/>
            <w:noWrap/>
            <w:vAlign w:val="bottom"/>
            <w:hideMark/>
          </w:tcPr>
          <w:p w14:paraId="77C77450"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TRUE</w:t>
            </w:r>
          </w:p>
        </w:tc>
      </w:tr>
      <w:tr w:rsidR="00F01839" w:rsidRPr="00F01839" w14:paraId="3DF6A92C"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01A377B2"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Is Editable</w:t>
            </w:r>
          </w:p>
        </w:tc>
        <w:tc>
          <w:tcPr>
            <w:tcW w:w="1180" w:type="dxa"/>
            <w:tcBorders>
              <w:top w:val="nil"/>
              <w:left w:val="nil"/>
              <w:bottom w:val="single" w:sz="4" w:space="0" w:color="auto"/>
              <w:right w:val="single" w:sz="4" w:space="0" w:color="auto"/>
            </w:tcBorders>
            <w:shd w:val="clear" w:color="auto" w:fill="auto"/>
            <w:noWrap/>
            <w:vAlign w:val="bottom"/>
            <w:hideMark/>
          </w:tcPr>
          <w:p w14:paraId="77339092"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TRUE</w:t>
            </w:r>
          </w:p>
        </w:tc>
        <w:tc>
          <w:tcPr>
            <w:tcW w:w="1240" w:type="dxa"/>
            <w:tcBorders>
              <w:top w:val="nil"/>
              <w:left w:val="nil"/>
              <w:bottom w:val="single" w:sz="4" w:space="0" w:color="auto"/>
              <w:right w:val="single" w:sz="4" w:space="0" w:color="auto"/>
            </w:tcBorders>
            <w:shd w:val="clear" w:color="auto" w:fill="auto"/>
            <w:noWrap/>
            <w:vAlign w:val="bottom"/>
            <w:hideMark/>
          </w:tcPr>
          <w:p w14:paraId="103E37FD"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r>
      <w:tr w:rsidR="00F01839" w:rsidRPr="00F01839" w14:paraId="4092FF2D"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3AC4C2AB"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Is Listable</w:t>
            </w:r>
          </w:p>
        </w:tc>
        <w:tc>
          <w:tcPr>
            <w:tcW w:w="1180" w:type="dxa"/>
            <w:tcBorders>
              <w:top w:val="nil"/>
              <w:left w:val="nil"/>
              <w:bottom w:val="single" w:sz="4" w:space="0" w:color="auto"/>
              <w:right w:val="single" w:sz="4" w:space="0" w:color="auto"/>
            </w:tcBorders>
            <w:shd w:val="clear" w:color="auto" w:fill="auto"/>
            <w:noWrap/>
            <w:vAlign w:val="bottom"/>
            <w:hideMark/>
          </w:tcPr>
          <w:p w14:paraId="296CF11D"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TRUE</w:t>
            </w:r>
          </w:p>
        </w:tc>
        <w:tc>
          <w:tcPr>
            <w:tcW w:w="1240" w:type="dxa"/>
            <w:tcBorders>
              <w:top w:val="nil"/>
              <w:left w:val="nil"/>
              <w:bottom w:val="single" w:sz="4" w:space="0" w:color="auto"/>
              <w:right w:val="single" w:sz="4" w:space="0" w:color="auto"/>
            </w:tcBorders>
            <w:shd w:val="clear" w:color="auto" w:fill="auto"/>
            <w:noWrap/>
            <w:vAlign w:val="bottom"/>
            <w:hideMark/>
          </w:tcPr>
          <w:p w14:paraId="536ABAF4"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r>
      <w:tr w:rsidR="00F01839" w:rsidRPr="00F01839" w14:paraId="3F683566"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25447B3"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Is Required</w:t>
            </w:r>
          </w:p>
        </w:tc>
        <w:tc>
          <w:tcPr>
            <w:tcW w:w="1180" w:type="dxa"/>
            <w:tcBorders>
              <w:top w:val="nil"/>
              <w:left w:val="nil"/>
              <w:bottom w:val="single" w:sz="4" w:space="0" w:color="auto"/>
              <w:right w:val="single" w:sz="4" w:space="0" w:color="auto"/>
            </w:tcBorders>
            <w:shd w:val="clear" w:color="auto" w:fill="auto"/>
            <w:noWrap/>
            <w:vAlign w:val="bottom"/>
            <w:hideMark/>
          </w:tcPr>
          <w:p w14:paraId="564F7C83"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TRUE</w:t>
            </w:r>
          </w:p>
        </w:tc>
        <w:tc>
          <w:tcPr>
            <w:tcW w:w="1240" w:type="dxa"/>
            <w:tcBorders>
              <w:top w:val="nil"/>
              <w:left w:val="nil"/>
              <w:bottom w:val="single" w:sz="4" w:space="0" w:color="auto"/>
              <w:right w:val="single" w:sz="4" w:space="0" w:color="auto"/>
            </w:tcBorders>
            <w:shd w:val="clear" w:color="auto" w:fill="auto"/>
            <w:noWrap/>
            <w:vAlign w:val="bottom"/>
            <w:hideMark/>
          </w:tcPr>
          <w:p w14:paraId="4268894D"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r>
      <w:tr w:rsidR="00F01839" w:rsidRPr="00F01839" w14:paraId="2856A681"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1BD56F83"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Part of Key</w:t>
            </w:r>
          </w:p>
        </w:tc>
        <w:tc>
          <w:tcPr>
            <w:tcW w:w="1180" w:type="dxa"/>
            <w:tcBorders>
              <w:top w:val="nil"/>
              <w:left w:val="nil"/>
              <w:bottom w:val="single" w:sz="4" w:space="0" w:color="auto"/>
              <w:right w:val="single" w:sz="4" w:space="0" w:color="auto"/>
            </w:tcBorders>
            <w:shd w:val="clear" w:color="auto" w:fill="auto"/>
            <w:noWrap/>
            <w:vAlign w:val="bottom"/>
            <w:hideMark/>
          </w:tcPr>
          <w:p w14:paraId="6623A5D1"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TRUE</w:t>
            </w:r>
          </w:p>
        </w:tc>
        <w:tc>
          <w:tcPr>
            <w:tcW w:w="1240" w:type="dxa"/>
            <w:tcBorders>
              <w:top w:val="nil"/>
              <w:left w:val="nil"/>
              <w:bottom w:val="single" w:sz="4" w:space="0" w:color="auto"/>
              <w:right w:val="single" w:sz="4" w:space="0" w:color="auto"/>
            </w:tcBorders>
            <w:shd w:val="clear" w:color="auto" w:fill="auto"/>
            <w:noWrap/>
            <w:vAlign w:val="bottom"/>
            <w:hideMark/>
          </w:tcPr>
          <w:p w14:paraId="009D29BB"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r>
      <w:tr w:rsidR="00F01839" w:rsidRPr="00F01839" w14:paraId="2D7B3B74"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1F3E65DA"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Show As Top Level Filter</w:t>
            </w:r>
          </w:p>
        </w:tc>
        <w:tc>
          <w:tcPr>
            <w:tcW w:w="1180" w:type="dxa"/>
            <w:tcBorders>
              <w:top w:val="nil"/>
              <w:left w:val="nil"/>
              <w:bottom w:val="single" w:sz="4" w:space="0" w:color="auto"/>
              <w:right w:val="single" w:sz="4" w:space="0" w:color="auto"/>
            </w:tcBorders>
            <w:shd w:val="clear" w:color="auto" w:fill="auto"/>
            <w:noWrap/>
            <w:vAlign w:val="bottom"/>
            <w:hideMark/>
          </w:tcPr>
          <w:p w14:paraId="37D62A02"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c>
          <w:tcPr>
            <w:tcW w:w="1240" w:type="dxa"/>
            <w:tcBorders>
              <w:top w:val="nil"/>
              <w:left w:val="nil"/>
              <w:bottom w:val="single" w:sz="4" w:space="0" w:color="auto"/>
              <w:right w:val="single" w:sz="4" w:space="0" w:color="auto"/>
            </w:tcBorders>
            <w:shd w:val="clear" w:color="auto" w:fill="auto"/>
            <w:noWrap/>
            <w:vAlign w:val="bottom"/>
            <w:hideMark/>
          </w:tcPr>
          <w:p w14:paraId="2E166DB3"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r>
      <w:tr w:rsidR="00F01839" w:rsidRPr="00F01839" w14:paraId="3C857A64"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BA4994B"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Allow Multiple Items</w:t>
            </w:r>
          </w:p>
        </w:tc>
        <w:tc>
          <w:tcPr>
            <w:tcW w:w="1180" w:type="dxa"/>
            <w:tcBorders>
              <w:top w:val="nil"/>
              <w:left w:val="nil"/>
              <w:bottom w:val="single" w:sz="4" w:space="0" w:color="auto"/>
              <w:right w:val="single" w:sz="4" w:space="0" w:color="auto"/>
            </w:tcBorders>
            <w:shd w:val="clear" w:color="auto" w:fill="auto"/>
            <w:noWrap/>
            <w:vAlign w:val="bottom"/>
            <w:hideMark/>
          </w:tcPr>
          <w:p w14:paraId="2499CF61"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c>
          <w:tcPr>
            <w:tcW w:w="1240" w:type="dxa"/>
            <w:tcBorders>
              <w:top w:val="nil"/>
              <w:left w:val="nil"/>
              <w:bottom w:val="single" w:sz="4" w:space="0" w:color="auto"/>
              <w:right w:val="single" w:sz="4" w:space="0" w:color="auto"/>
            </w:tcBorders>
            <w:shd w:val="clear" w:color="auto" w:fill="auto"/>
            <w:noWrap/>
            <w:vAlign w:val="bottom"/>
            <w:hideMark/>
          </w:tcPr>
          <w:p w14:paraId="3BB57CE7"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r>
      <w:tr w:rsidR="00F01839" w:rsidRPr="00F01839" w14:paraId="0E0EC4F6"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7B52B50"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Show if Empty</w:t>
            </w:r>
          </w:p>
        </w:tc>
        <w:tc>
          <w:tcPr>
            <w:tcW w:w="1180" w:type="dxa"/>
            <w:tcBorders>
              <w:top w:val="nil"/>
              <w:left w:val="nil"/>
              <w:bottom w:val="single" w:sz="4" w:space="0" w:color="auto"/>
              <w:right w:val="single" w:sz="4" w:space="0" w:color="auto"/>
            </w:tcBorders>
            <w:shd w:val="clear" w:color="auto" w:fill="auto"/>
            <w:noWrap/>
            <w:vAlign w:val="bottom"/>
            <w:hideMark/>
          </w:tcPr>
          <w:p w14:paraId="2C4B85DD"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c>
          <w:tcPr>
            <w:tcW w:w="1240" w:type="dxa"/>
            <w:tcBorders>
              <w:top w:val="nil"/>
              <w:left w:val="nil"/>
              <w:bottom w:val="single" w:sz="4" w:space="0" w:color="auto"/>
              <w:right w:val="single" w:sz="4" w:space="0" w:color="auto"/>
            </w:tcBorders>
            <w:shd w:val="clear" w:color="auto" w:fill="auto"/>
            <w:noWrap/>
            <w:vAlign w:val="bottom"/>
            <w:hideMark/>
          </w:tcPr>
          <w:p w14:paraId="685B350B"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FALSE</w:t>
            </w:r>
          </w:p>
        </w:tc>
      </w:tr>
      <w:tr w:rsidR="00F01839" w:rsidRPr="00F01839" w14:paraId="0C441CB6"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67A6BC4D"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Lookup Type</w:t>
            </w:r>
          </w:p>
        </w:tc>
        <w:tc>
          <w:tcPr>
            <w:tcW w:w="1180" w:type="dxa"/>
            <w:tcBorders>
              <w:top w:val="nil"/>
              <w:left w:val="nil"/>
              <w:bottom w:val="single" w:sz="4" w:space="0" w:color="auto"/>
              <w:right w:val="single" w:sz="4" w:space="0" w:color="auto"/>
            </w:tcBorders>
            <w:shd w:val="clear" w:color="auto" w:fill="auto"/>
            <w:noWrap/>
            <w:vAlign w:val="bottom"/>
            <w:hideMark/>
          </w:tcPr>
          <w:p w14:paraId="0292B2E3"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50E56AEE"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r>
      <w:tr w:rsidR="00F01839" w:rsidRPr="00F01839" w14:paraId="5CE62823"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2C0E19FB"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Relationship Type</w:t>
            </w:r>
          </w:p>
        </w:tc>
        <w:tc>
          <w:tcPr>
            <w:tcW w:w="1180" w:type="dxa"/>
            <w:tcBorders>
              <w:top w:val="nil"/>
              <w:left w:val="nil"/>
              <w:bottom w:val="single" w:sz="4" w:space="0" w:color="auto"/>
              <w:right w:val="single" w:sz="4" w:space="0" w:color="auto"/>
            </w:tcBorders>
            <w:shd w:val="clear" w:color="auto" w:fill="auto"/>
            <w:noWrap/>
            <w:vAlign w:val="bottom"/>
            <w:hideMark/>
          </w:tcPr>
          <w:p w14:paraId="34077DF0"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1E772C2B"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r>
      <w:tr w:rsidR="00F01839" w:rsidRPr="00F01839" w14:paraId="063577CC" w14:textId="77777777" w:rsidTr="00F01839">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049EC19A"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lastRenderedPageBreak/>
              <w:t>Table Settings</w:t>
            </w:r>
          </w:p>
        </w:tc>
        <w:tc>
          <w:tcPr>
            <w:tcW w:w="1180" w:type="dxa"/>
            <w:tcBorders>
              <w:top w:val="nil"/>
              <w:left w:val="nil"/>
              <w:bottom w:val="single" w:sz="4" w:space="0" w:color="auto"/>
              <w:right w:val="single" w:sz="4" w:space="0" w:color="auto"/>
            </w:tcBorders>
            <w:shd w:val="clear" w:color="auto" w:fill="auto"/>
            <w:noWrap/>
            <w:vAlign w:val="bottom"/>
            <w:hideMark/>
          </w:tcPr>
          <w:p w14:paraId="5975E039"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c>
          <w:tcPr>
            <w:tcW w:w="1240" w:type="dxa"/>
            <w:tcBorders>
              <w:top w:val="nil"/>
              <w:left w:val="nil"/>
              <w:bottom w:val="single" w:sz="4" w:space="0" w:color="auto"/>
              <w:right w:val="single" w:sz="4" w:space="0" w:color="auto"/>
            </w:tcBorders>
            <w:shd w:val="clear" w:color="auto" w:fill="auto"/>
            <w:noWrap/>
            <w:vAlign w:val="bottom"/>
            <w:hideMark/>
          </w:tcPr>
          <w:p w14:paraId="1A27DC27" w14:textId="77777777" w:rsidR="00F01839" w:rsidRPr="00F01839" w:rsidRDefault="00F01839" w:rsidP="00F01839">
            <w:pPr>
              <w:rPr>
                <w:rFonts w:ascii="Calibri" w:eastAsia="Times New Roman" w:hAnsi="Calibri" w:cs="Calibri"/>
                <w:color w:val="000000"/>
                <w:sz w:val="20"/>
                <w:szCs w:val="20"/>
                <w:lang w:val="en-US"/>
              </w:rPr>
            </w:pPr>
            <w:r w:rsidRPr="00F01839">
              <w:rPr>
                <w:rFonts w:ascii="Calibri" w:eastAsia="Times New Roman" w:hAnsi="Calibri" w:cs="Calibri"/>
                <w:color w:val="000000"/>
                <w:sz w:val="20"/>
                <w:szCs w:val="20"/>
                <w:lang w:val="en-US"/>
              </w:rPr>
              <w:t>N/A</w:t>
            </w:r>
          </w:p>
        </w:tc>
      </w:tr>
    </w:tbl>
    <w:p w14:paraId="4B33BCCB" w14:textId="23034F96" w:rsidR="002D5237" w:rsidRPr="00EA73FF" w:rsidRDefault="002D5237" w:rsidP="006B71D3">
      <w:pPr>
        <w:pStyle w:val="BodyText"/>
        <w:ind w:left="1440" w:right="270"/>
        <w:jc w:val="both"/>
        <w:rPr>
          <w:rFonts w:asciiTheme="minorHAnsi" w:hAnsiTheme="minorHAnsi"/>
          <w:sz w:val="24"/>
        </w:rPr>
      </w:pPr>
      <w:r>
        <w:rPr>
          <w:rFonts w:asciiTheme="minorHAnsi" w:hAnsiTheme="minorHAnsi"/>
        </w:rPr>
        <w:br w:type="textWrapping" w:clear="all"/>
      </w:r>
    </w:p>
    <w:p w14:paraId="603392A6" w14:textId="77777777" w:rsidR="006B71D3" w:rsidRPr="00EA73FF" w:rsidRDefault="006B71D3" w:rsidP="006B71D3">
      <w:pPr>
        <w:pStyle w:val="BodyText"/>
        <w:ind w:left="1440" w:right="270"/>
        <w:jc w:val="both"/>
        <w:rPr>
          <w:rFonts w:asciiTheme="minorHAnsi" w:hAnsiTheme="minorHAnsi"/>
          <w:sz w:val="24"/>
        </w:rPr>
      </w:pPr>
      <w:r w:rsidRPr="00EA73FF">
        <w:rPr>
          <w:rFonts w:asciiTheme="minorHAnsi" w:hAnsiTheme="minorHAnsi"/>
          <w:sz w:val="24"/>
        </w:rPr>
        <w:t>Refer below screenshot for creating business asset type.</w:t>
      </w:r>
    </w:p>
    <w:p w14:paraId="500EDE5E" w14:textId="77777777" w:rsidR="000910E5" w:rsidRDefault="000910E5" w:rsidP="006B71D3">
      <w:pPr>
        <w:pStyle w:val="BodyText"/>
        <w:ind w:left="1440" w:right="270"/>
        <w:jc w:val="both"/>
        <w:rPr>
          <w:rFonts w:asciiTheme="minorHAnsi" w:hAnsiTheme="minorHAnsi"/>
        </w:rPr>
      </w:pPr>
    </w:p>
    <w:p w14:paraId="65759D8E" w14:textId="005C49EB" w:rsidR="000910E5" w:rsidRDefault="000910E5" w:rsidP="000910E5">
      <w:pPr>
        <w:pStyle w:val="BodyText"/>
        <w:ind w:right="270"/>
        <w:jc w:val="both"/>
        <w:rPr>
          <w:rFonts w:asciiTheme="minorHAnsi" w:hAnsiTheme="minorHAnsi"/>
        </w:rPr>
      </w:pPr>
      <w:r>
        <w:rPr>
          <w:noProof/>
        </w:rPr>
        <w:drawing>
          <wp:inline distT="0" distB="0" distL="0" distR="0" wp14:anchorId="6F8C6056" wp14:editId="407C2957">
            <wp:extent cx="5943600" cy="1576705"/>
            <wp:effectExtent l="19050" t="19050" r="1905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943600" cy="1576705"/>
                    </a:xfrm>
                    <a:prstGeom prst="rect">
                      <a:avLst/>
                    </a:prstGeom>
                    <a:ln>
                      <a:solidFill>
                        <a:schemeClr val="accent1"/>
                      </a:solidFill>
                    </a:ln>
                  </pic:spPr>
                </pic:pic>
              </a:graphicData>
            </a:graphic>
          </wp:inline>
        </w:drawing>
      </w:r>
    </w:p>
    <w:p w14:paraId="2FF452A0" w14:textId="77777777" w:rsidR="000910E5" w:rsidRDefault="000910E5" w:rsidP="000910E5">
      <w:pPr>
        <w:pStyle w:val="BodyText"/>
        <w:ind w:right="270"/>
        <w:jc w:val="both"/>
        <w:rPr>
          <w:rFonts w:asciiTheme="minorHAnsi" w:hAnsiTheme="minorHAnsi"/>
        </w:rPr>
      </w:pPr>
    </w:p>
    <w:p w14:paraId="493B55A4" w14:textId="77777777" w:rsidR="00213944" w:rsidRDefault="00213944">
      <w:pPr>
        <w:rPr>
          <w:rFonts w:eastAsiaTheme="majorEastAsia" w:cstheme="majorHAnsi"/>
          <w:color w:val="365F91" w:themeColor="accent1" w:themeShade="BF"/>
          <w:sz w:val="32"/>
          <w:szCs w:val="32"/>
        </w:rPr>
      </w:pPr>
      <w:bookmarkStart w:id="267" w:name="_Rules_Configurations"/>
      <w:bookmarkStart w:id="268" w:name="RulesConfigurations"/>
      <w:bookmarkEnd w:id="267"/>
      <w:r>
        <w:rPr>
          <w:rFonts w:cstheme="majorHAnsi"/>
        </w:rPr>
        <w:br w:type="page"/>
      </w:r>
    </w:p>
    <w:p w14:paraId="77E3C5FC" w14:textId="62AAB053" w:rsidR="00AD3BE5" w:rsidRDefault="00AD3BE5" w:rsidP="00F224F5">
      <w:pPr>
        <w:pStyle w:val="Heading1"/>
        <w:numPr>
          <w:ilvl w:val="0"/>
          <w:numId w:val="3"/>
        </w:numPr>
        <w:spacing w:after="120" w:line="288" w:lineRule="auto"/>
        <w:ind w:right="270"/>
        <w:jc w:val="both"/>
        <w:rPr>
          <w:rFonts w:asciiTheme="minorHAnsi" w:hAnsiTheme="minorHAnsi" w:cstheme="majorHAnsi"/>
        </w:rPr>
      </w:pPr>
      <w:bookmarkStart w:id="269" w:name="_Toc29900778"/>
      <w:r w:rsidRPr="00AD3BE5">
        <w:rPr>
          <w:rFonts w:asciiTheme="minorHAnsi" w:hAnsiTheme="minorHAnsi" w:cstheme="majorHAnsi"/>
        </w:rPr>
        <w:lastRenderedPageBreak/>
        <w:t>Rule</w:t>
      </w:r>
      <w:r w:rsidR="00F224F5">
        <w:rPr>
          <w:rFonts w:asciiTheme="minorHAnsi" w:hAnsiTheme="minorHAnsi" w:cstheme="majorHAnsi"/>
        </w:rPr>
        <w:t>s</w:t>
      </w:r>
      <w:r w:rsidRPr="00AD3BE5">
        <w:rPr>
          <w:rFonts w:asciiTheme="minorHAnsi" w:hAnsiTheme="minorHAnsi" w:cstheme="majorHAnsi"/>
        </w:rPr>
        <w:t xml:space="preserve"> Configurations</w:t>
      </w:r>
      <w:bookmarkEnd w:id="269"/>
    </w:p>
    <w:bookmarkEnd w:id="268"/>
    <w:p w14:paraId="5999992C" w14:textId="0553CD84" w:rsidR="00F224F5" w:rsidRPr="00EA73FF" w:rsidRDefault="00FD4D01" w:rsidP="003E037A">
      <w:pPr>
        <w:jc w:val="both"/>
        <w:rPr>
          <w:rFonts w:eastAsia="Times New Roman" w:cs="Times New Roman"/>
          <w:szCs w:val="20"/>
          <w:lang w:val="en-US"/>
        </w:rPr>
      </w:pPr>
      <w:r w:rsidRPr="00EA73FF">
        <w:rPr>
          <w:rFonts w:eastAsia="Times New Roman" w:cs="Times New Roman"/>
          <w:szCs w:val="20"/>
          <w:lang w:val="en-US"/>
        </w:rPr>
        <w:t>Following</w:t>
      </w:r>
      <w:r w:rsidR="003E037A" w:rsidRPr="00EA73FF">
        <w:rPr>
          <w:rFonts w:eastAsia="Times New Roman" w:cs="Times New Roman"/>
          <w:szCs w:val="20"/>
          <w:lang w:val="en-US"/>
        </w:rPr>
        <w:t xml:space="preserve"> rule</w:t>
      </w:r>
      <w:r w:rsidRPr="00EA73FF">
        <w:rPr>
          <w:rFonts w:eastAsia="Times New Roman" w:cs="Times New Roman"/>
          <w:szCs w:val="20"/>
          <w:lang w:val="en-US"/>
        </w:rPr>
        <w:t xml:space="preserve"> types </w:t>
      </w:r>
      <w:r w:rsidR="00656BBD" w:rsidRPr="00EA73FF">
        <w:rPr>
          <w:rFonts w:eastAsia="Times New Roman" w:cs="Times New Roman"/>
          <w:szCs w:val="20"/>
          <w:lang w:val="en-US"/>
        </w:rPr>
        <w:t xml:space="preserve">are supported in current release of </w:t>
      </w:r>
      <w:r w:rsidR="00F7019F" w:rsidRPr="00EA73FF">
        <w:rPr>
          <w:rFonts w:eastAsia="Times New Roman" w:cs="Times New Roman"/>
          <w:szCs w:val="20"/>
          <w:lang w:val="en-US"/>
        </w:rPr>
        <w:t xml:space="preserve">Data Quality </w:t>
      </w:r>
      <w:r w:rsidR="00656BBD" w:rsidRPr="00EA73FF">
        <w:rPr>
          <w:rFonts w:eastAsia="Times New Roman" w:cs="Times New Roman"/>
          <w:szCs w:val="20"/>
          <w:lang w:val="en-US"/>
        </w:rPr>
        <w:t xml:space="preserve">Scoring </w:t>
      </w:r>
      <w:r w:rsidR="00F7019F" w:rsidRPr="00EA73FF">
        <w:rPr>
          <w:rFonts w:eastAsia="Times New Roman" w:cs="Times New Roman"/>
          <w:szCs w:val="20"/>
          <w:lang w:val="en-US"/>
        </w:rPr>
        <w:t>Framework</w:t>
      </w:r>
      <w:r w:rsidR="00236263" w:rsidRPr="00EA73FF">
        <w:rPr>
          <w:rFonts w:eastAsia="Times New Roman" w:cs="Times New Roman"/>
          <w:szCs w:val="20"/>
          <w:lang w:val="en-US"/>
        </w:rPr>
        <w:t>:</w:t>
      </w:r>
    </w:p>
    <w:p w14:paraId="42E17C6A" w14:textId="77777777" w:rsidR="003235CA" w:rsidRPr="00EA73FF" w:rsidRDefault="003235CA" w:rsidP="003E037A">
      <w:pPr>
        <w:jc w:val="both"/>
        <w:rPr>
          <w:rFonts w:eastAsia="Times New Roman" w:cs="Times New Roman"/>
          <w:szCs w:val="20"/>
          <w:lang w:val="en-US"/>
        </w:rPr>
      </w:pPr>
    </w:p>
    <w:p w14:paraId="5069FE2B"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IGX Duplicate Check</w:t>
      </w:r>
    </w:p>
    <w:p w14:paraId="0D489D4D"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IGX Not Blank</w:t>
      </w:r>
    </w:p>
    <w:p w14:paraId="35C7591B"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IGX Reference Lookup</w:t>
      </w:r>
    </w:p>
    <w:p w14:paraId="3BB23B3F"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IGX Regex</w:t>
      </w:r>
    </w:p>
    <w:p w14:paraId="3F97C2F1"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IGX JS Expression</w:t>
      </w:r>
    </w:p>
    <w:p w14:paraId="3C1E7656"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 xml:space="preserve">IGX Numeric Range </w:t>
      </w:r>
    </w:p>
    <w:p w14:paraId="77AE9276"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IGX Attribute Comparison</w:t>
      </w:r>
    </w:p>
    <w:p w14:paraId="7F35B52B"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IGX Conformity Check</w:t>
      </w:r>
    </w:p>
    <w:p w14:paraId="4A744003" w14:textId="77777777" w:rsidR="003E037A" w:rsidRPr="00EA73FF" w:rsidRDefault="003E037A" w:rsidP="006E6FB5">
      <w:pPr>
        <w:pStyle w:val="ListParagraph"/>
        <w:numPr>
          <w:ilvl w:val="0"/>
          <w:numId w:val="22"/>
        </w:numPr>
        <w:ind w:right="270"/>
        <w:rPr>
          <w:rFonts w:eastAsia="Times New Roman" w:cs="Times New Roman"/>
          <w:szCs w:val="20"/>
          <w:lang w:val="en-US"/>
        </w:rPr>
      </w:pPr>
      <w:r w:rsidRPr="00EA73FF">
        <w:rPr>
          <w:rFonts w:eastAsia="Times New Roman" w:cs="Times New Roman"/>
          <w:szCs w:val="20"/>
          <w:lang w:val="en-US"/>
        </w:rPr>
        <w:t>IGX Consistency Check</w:t>
      </w:r>
    </w:p>
    <w:p w14:paraId="52F3270D" w14:textId="77777777" w:rsidR="006E6FB5" w:rsidRPr="00EA73FF" w:rsidRDefault="006E6FB5" w:rsidP="00927570">
      <w:pPr>
        <w:jc w:val="both"/>
        <w:rPr>
          <w:rFonts w:eastAsia="Times New Roman" w:cs="Times New Roman"/>
          <w:szCs w:val="20"/>
          <w:lang w:val="en-US"/>
        </w:rPr>
      </w:pPr>
    </w:p>
    <w:p w14:paraId="13244ED6" w14:textId="0FBEC11D" w:rsidR="00EF7B6F" w:rsidRPr="00EA73FF" w:rsidRDefault="00656BBD" w:rsidP="00927570">
      <w:pPr>
        <w:jc w:val="both"/>
        <w:rPr>
          <w:rFonts w:eastAsia="Times New Roman" w:cs="Times New Roman"/>
          <w:szCs w:val="20"/>
          <w:lang w:val="en-US"/>
        </w:rPr>
      </w:pPr>
      <w:r w:rsidRPr="00EA73FF">
        <w:rPr>
          <w:rFonts w:eastAsia="Times New Roman" w:cs="Times New Roman"/>
          <w:szCs w:val="20"/>
          <w:lang w:val="en-US"/>
        </w:rPr>
        <w:t>A</w:t>
      </w:r>
      <w:r w:rsidR="003235CA" w:rsidRPr="00EA73FF">
        <w:rPr>
          <w:rFonts w:eastAsia="Times New Roman" w:cs="Times New Roman"/>
          <w:szCs w:val="20"/>
          <w:lang w:val="en-US"/>
        </w:rPr>
        <w:t xml:space="preserve">bove 9 rules </w:t>
      </w:r>
      <w:r w:rsidRPr="00EA73FF">
        <w:rPr>
          <w:rFonts w:eastAsia="Times New Roman" w:cs="Times New Roman"/>
          <w:szCs w:val="20"/>
          <w:lang w:val="en-US"/>
        </w:rPr>
        <w:t xml:space="preserve">need to be configured </w:t>
      </w:r>
      <w:r w:rsidR="003235CA" w:rsidRPr="00EA73FF">
        <w:rPr>
          <w:rFonts w:eastAsia="Times New Roman" w:cs="Times New Roman"/>
          <w:szCs w:val="20"/>
          <w:lang w:val="en-US"/>
        </w:rPr>
        <w:t xml:space="preserve">in Govern as per the </w:t>
      </w:r>
      <w:r w:rsidR="00F97E3B" w:rsidRPr="00EA73FF">
        <w:rPr>
          <w:rFonts w:eastAsia="Times New Roman" w:cs="Times New Roman"/>
          <w:szCs w:val="20"/>
          <w:lang w:val="en-US"/>
        </w:rPr>
        <w:t>templates below</w:t>
      </w:r>
      <w:r w:rsidR="001F55CB" w:rsidRPr="00EA73FF">
        <w:rPr>
          <w:rFonts w:eastAsia="Times New Roman" w:cs="Times New Roman"/>
          <w:szCs w:val="20"/>
          <w:lang w:val="en-US"/>
        </w:rPr>
        <w:t>:</w:t>
      </w:r>
    </w:p>
    <w:p w14:paraId="62AA8A95" w14:textId="1D89BA56" w:rsidR="003235CA" w:rsidRPr="00EA73FF" w:rsidRDefault="003235CA" w:rsidP="00927570">
      <w:pPr>
        <w:jc w:val="both"/>
        <w:rPr>
          <w:rFonts w:eastAsia="Times New Roman" w:cs="Times New Roman"/>
          <w:szCs w:val="20"/>
          <w:lang w:val="en-US"/>
        </w:rPr>
      </w:pPr>
    </w:p>
    <w:p w14:paraId="47BE44E4" w14:textId="77777777" w:rsidR="00A7402E" w:rsidRDefault="00A7402E" w:rsidP="00927570">
      <w:pPr>
        <w:jc w:val="both"/>
        <w:rPr>
          <w:rFonts w:eastAsia="Times New Roman" w:cs="Times New Roman"/>
          <w:sz w:val="22"/>
          <w:szCs w:val="20"/>
          <w:lang w:val="en-US"/>
        </w:rPr>
      </w:pPr>
    </w:p>
    <w:p w14:paraId="3FEB80BF" w14:textId="32F6A20A" w:rsidR="00F97E3B" w:rsidRDefault="00F97E3B" w:rsidP="00F97E3B">
      <w:pPr>
        <w:jc w:val="both"/>
        <w:rPr>
          <w:rFonts w:eastAsia="Times New Roman" w:cs="Times New Roman"/>
          <w:b/>
          <w:bCs/>
          <w:sz w:val="22"/>
          <w:szCs w:val="20"/>
          <w:lang w:val="en-US"/>
        </w:rPr>
      </w:pPr>
      <w:r w:rsidRPr="00927570">
        <w:rPr>
          <w:rFonts w:eastAsia="Times New Roman" w:cs="Times New Roman"/>
          <w:b/>
          <w:bCs/>
          <w:sz w:val="22"/>
          <w:szCs w:val="20"/>
          <w:lang w:val="en-US"/>
        </w:rPr>
        <w:t>IGX Duplicate Check</w:t>
      </w:r>
    </w:p>
    <w:p w14:paraId="3AB325C3" w14:textId="77777777" w:rsidR="001F55CB" w:rsidRDefault="001F55CB" w:rsidP="00F97E3B">
      <w:pPr>
        <w:jc w:val="both"/>
        <w:rPr>
          <w:rFonts w:eastAsia="Times New Roman" w:cs="Times New Roman"/>
          <w:b/>
          <w:bCs/>
          <w:sz w:val="22"/>
          <w:szCs w:val="20"/>
          <w:lang w:val="en-US"/>
        </w:rPr>
      </w:pPr>
    </w:p>
    <w:p w14:paraId="5C2A5CAB" w14:textId="4249885E" w:rsidR="00F97E3B" w:rsidRDefault="00F97E3B" w:rsidP="00F97E3B">
      <w:pPr>
        <w:jc w:val="both"/>
        <w:rPr>
          <w:rFonts w:eastAsia="Times New Roman" w:cs="Times New Roman"/>
          <w:szCs w:val="20"/>
          <w:lang w:val="en-US"/>
        </w:rPr>
      </w:pPr>
      <w:r w:rsidRPr="00EA73FF">
        <w:rPr>
          <w:rFonts w:eastAsia="Times New Roman" w:cs="Times New Roman"/>
          <w:szCs w:val="20"/>
          <w:lang w:val="en-US"/>
        </w:rPr>
        <w:t>It checks for uniqueness of an attribute values within a source for each run.</w:t>
      </w:r>
    </w:p>
    <w:p w14:paraId="1A016075" w14:textId="77777777" w:rsidR="00EA73FF" w:rsidRPr="00EA73FF" w:rsidRDefault="00EA73FF" w:rsidP="00F97E3B">
      <w:pPr>
        <w:jc w:val="both"/>
        <w:rPr>
          <w:rFonts w:eastAsia="Times New Roman" w:cs="Times New Roman"/>
          <w:szCs w:val="20"/>
          <w:lang w:val="en-US"/>
        </w:rPr>
      </w:pPr>
    </w:p>
    <w:p w14:paraId="457264DE" w14:textId="4A44BE3E" w:rsidR="003C02F8" w:rsidRPr="00EA73FF" w:rsidRDefault="003C02F8" w:rsidP="00927570">
      <w:pPr>
        <w:jc w:val="both"/>
        <w:rPr>
          <w:rFonts w:eastAsia="Times New Roman" w:cs="Times New Roman"/>
          <w:szCs w:val="20"/>
          <w:lang w:val="en-US"/>
        </w:rPr>
      </w:pPr>
      <w:r w:rsidRPr="00EA73FF">
        <w:rPr>
          <w:rFonts w:eastAsia="Times New Roman" w:cs="Times New Roman"/>
          <w:szCs w:val="20"/>
          <w:lang w:val="en-US"/>
        </w:rPr>
        <w:t xml:space="preserve">The below listed fields needs to be configured in </w:t>
      </w:r>
      <w:bookmarkStart w:id="270" w:name="_Hlk24979452"/>
      <w:r w:rsidR="00F7019F" w:rsidRPr="00EA73FF">
        <w:rPr>
          <w:rFonts w:eastAsia="Times New Roman" w:cs="Times New Roman"/>
          <w:szCs w:val="20"/>
          <w:lang w:val="en-US"/>
        </w:rPr>
        <w:t xml:space="preserve">Data </w:t>
      </w:r>
      <w:r w:rsidRPr="00EA73FF">
        <w:rPr>
          <w:rFonts w:eastAsia="Times New Roman" w:cs="Times New Roman"/>
          <w:szCs w:val="20"/>
          <w:lang w:val="en-US"/>
        </w:rPr>
        <w:t>Govern</w:t>
      </w:r>
      <w:r w:rsidR="00F7019F" w:rsidRPr="00EA73FF">
        <w:rPr>
          <w:rFonts w:eastAsia="Times New Roman" w:cs="Times New Roman"/>
          <w:szCs w:val="20"/>
          <w:lang w:val="en-US"/>
        </w:rPr>
        <w:t>ance</w:t>
      </w:r>
      <w:bookmarkEnd w:id="270"/>
      <w:r w:rsidR="00EA73FF">
        <w:rPr>
          <w:rFonts w:eastAsia="Times New Roman" w:cs="Times New Roman"/>
          <w:szCs w:val="20"/>
          <w:lang w:val="en-US"/>
        </w:rPr>
        <w:t>:</w:t>
      </w:r>
    </w:p>
    <w:p w14:paraId="35903510" w14:textId="77777777" w:rsidR="00F97E3B" w:rsidRDefault="00F97E3B" w:rsidP="00927570">
      <w:pPr>
        <w:jc w:val="both"/>
        <w:rPr>
          <w:rFonts w:eastAsia="Times New Roman" w:cs="Times New Roman"/>
          <w:sz w:val="22"/>
          <w:szCs w:val="20"/>
          <w:lang w:val="en-US"/>
        </w:rPr>
      </w:pPr>
    </w:p>
    <w:tbl>
      <w:tblPr>
        <w:tblW w:w="9072" w:type="dxa"/>
        <w:tblInd w:w="108" w:type="dxa"/>
        <w:tblLayout w:type="fixed"/>
        <w:tblLook w:val="04A0" w:firstRow="1" w:lastRow="0" w:firstColumn="1" w:lastColumn="0" w:noHBand="0" w:noVBand="1"/>
      </w:tblPr>
      <w:tblGrid>
        <w:gridCol w:w="1728"/>
        <w:gridCol w:w="1224"/>
        <w:gridCol w:w="1224"/>
        <w:gridCol w:w="1224"/>
        <w:gridCol w:w="1224"/>
        <w:gridCol w:w="1224"/>
        <w:gridCol w:w="1224"/>
      </w:tblGrid>
      <w:tr w:rsidR="00F97E3B" w:rsidRPr="00F97E3B" w14:paraId="13531594" w14:textId="77777777" w:rsidTr="00F97E3B">
        <w:trPr>
          <w:trHeight w:val="20"/>
        </w:trPr>
        <w:tc>
          <w:tcPr>
            <w:tcW w:w="172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8D9A037" w14:textId="7B577A78" w:rsidR="00F97E3B" w:rsidRPr="00F97E3B" w:rsidRDefault="00F97E3B" w:rsidP="00F97E3B">
            <w:pPr>
              <w:jc w:val="center"/>
              <w:rPr>
                <w:rFonts w:ascii="Calibri" w:eastAsia="Times New Roman" w:hAnsi="Calibri" w:cs="Calibri"/>
                <w:b/>
                <w:bCs/>
                <w:color w:val="000000"/>
                <w:sz w:val="20"/>
                <w:szCs w:val="20"/>
                <w:lang w:val="en-US"/>
              </w:rPr>
            </w:pPr>
            <w:r w:rsidRPr="00F97E3B">
              <w:rPr>
                <w:rFonts w:ascii="Calibri" w:eastAsia="Times New Roman" w:hAnsi="Calibri" w:cs="Calibri"/>
                <w:b/>
                <w:bCs/>
                <w:color w:val="000000"/>
                <w:sz w:val="20"/>
                <w:szCs w:val="20"/>
                <w:lang w:val="en-US"/>
              </w:rPr>
              <w:t>Field Attribute</w:t>
            </w:r>
          </w:p>
        </w:tc>
        <w:tc>
          <w:tcPr>
            <w:tcW w:w="1224" w:type="dxa"/>
            <w:tcBorders>
              <w:top w:val="single" w:sz="4" w:space="0" w:color="auto"/>
              <w:left w:val="nil"/>
              <w:bottom w:val="single" w:sz="4" w:space="0" w:color="auto"/>
              <w:right w:val="single" w:sz="4" w:space="0" w:color="auto"/>
            </w:tcBorders>
            <w:shd w:val="clear" w:color="000000" w:fill="BFBFBF"/>
            <w:noWrap/>
            <w:vAlign w:val="center"/>
            <w:hideMark/>
          </w:tcPr>
          <w:p w14:paraId="5FE434D2" w14:textId="77777777" w:rsidR="00F97E3B" w:rsidRPr="00F97E3B" w:rsidRDefault="00F97E3B" w:rsidP="00F97E3B">
            <w:pPr>
              <w:rPr>
                <w:rFonts w:ascii="Calibri" w:eastAsia="Times New Roman" w:hAnsi="Calibri" w:cs="Calibri"/>
                <w:b/>
                <w:bCs/>
                <w:color w:val="000000"/>
                <w:sz w:val="20"/>
                <w:szCs w:val="20"/>
                <w:lang w:val="en-US"/>
              </w:rPr>
            </w:pPr>
            <w:r w:rsidRPr="00F97E3B">
              <w:rPr>
                <w:rFonts w:ascii="Calibri" w:eastAsia="Times New Roman" w:hAnsi="Calibri" w:cs="Calibri"/>
                <w:b/>
                <w:bCs/>
                <w:color w:val="000000"/>
                <w:sz w:val="20"/>
                <w:szCs w:val="20"/>
                <w:lang w:val="en-US"/>
              </w:rPr>
              <w:t>Field-1</w:t>
            </w:r>
          </w:p>
        </w:tc>
        <w:tc>
          <w:tcPr>
            <w:tcW w:w="1224" w:type="dxa"/>
            <w:tcBorders>
              <w:top w:val="single" w:sz="4" w:space="0" w:color="auto"/>
              <w:left w:val="nil"/>
              <w:bottom w:val="single" w:sz="4" w:space="0" w:color="auto"/>
              <w:right w:val="single" w:sz="4" w:space="0" w:color="auto"/>
            </w:tcBorders>
            <w:shd w:val="clear" w:color="000000" w:fill="BFBFBF"/>
            <w:noWrap/>
            <w:vAlign w:val="center"/>
            <w:hideMark/>
          </w:tcPr>
          <w:p w14:paraId="50CB4A22" w14:textId="77777777" w:rsidR="00F97E3B" w:rsidRPr="00F97E3B" w:rsidRDefault="00F97E3B" w:rsidP="00F97E3B">
            <w:pPr>
              <w:rPr>
                <w:rFonts w:ascii="Calibri" w:eastAsia="Times New Roman" w:hAnsi="Calibri" w:cs="Calibri"/>
                <w:b/>
                <w:bCs/>
                <w:color w:val="000000"/>
                <w:sz w:val="20"/>
                <w:szCs w:val="20"/>
                <w:lang w:val="en-US"/>
              </w:rPr>
            </w:pPr>
            <w:r w:rsidRPr="00F97E3B">
              <w:rPr>
                <w:rFonts w:ascii="Calibri" w:eastAsia="Times New Roman" w:hAnsi="Calibri" w:cs="Calibri"/>
                <w:b/>
                <w:bCs/>
                <w:color w:val="000000"/>
                <w:sz w:val="20"/>
                <w:szCs w:val="20"/>
                <w:lang w:val="en-US"/>
              </w:rPr>
              <w:t>Field-2</w:t>
            </w:r>
          </w:p>
        </w:tc>
        <w:tc>
          <w:tcPr>
            <w:tcW w:w="1224" w:type="dxa"/>
            <w:tcBorders>
              <w:top w:val="single" w:sz="4" w:space="0" w:color="auto"/>
              <w:left w:val="nil"/>
              <w:bottom w:val="single" w:sz="4" w:space="0" w:color="auto"/>
              <w:right w:val="single" w:sz="4" w:space="0" w:color="auto"/>
            </w:tcBorders>
            <w:shd w:val="clear" w:color="000000" w:fill="BFBFBF"/>
            <w:noWrap/>
            <w:vAlign w:val="center"/>
            <w:hideMark/>
          </w:tcPr>
          <w:p w14:paraId="21E7DF22" w14:textId="77777777" w:rsidR="00F97E3B" w:rsidRPr="00F97E3B" w:rsidRDefault="00F97E3B" w:rsidP="00F97E3B">
            <w:pPr>
              <w:rPr>
                <w:rFonts w:ascii="Calibri" w:eastAsia="Times New Roman" w:hAnsi="Calibri" w:cs="Calibri"/>
                <w:b/>
                <w:bCs/>
                <w:color w:val="000000"/>
                <w:sz w:val="20"/>
                <w:szCs w:val="20"/>
                <w:lang w:val="en-US"/>
              </w:rPr>
            </w:pPr>
            <w:r w:rsidRPr="00F97E3B">
              <w:rPr>
                <w:rFonts w:ascii="Calibri" w:eastAsia="Times New Roman" w:hAnsi="Calibri" w:cs="Calibri"/>
                <w:b/>
                <w:bCs/>
                <w:color w:val="000000"/>
                <w:sz w:val="20"/>
                <w:szCs w:val="20"/>
                <w:lang w:val="en-US"/>
              </w:rPr>
              <w:t>Field-3</w:t>
            </w:r>
          </w:p>
        </w:tc>
        <w:tc>
          <w:tcPr>
            <w:tcW w:w="1224" w:type="dxa"/>
            <w:tcBorders>
              <w:top w:val="single" w:sz="4" w:space="0" w:color="auto"/>
              <w:left w:val="nil"/>
              <w:bottom w:val="single" w:sz="4" w:space="0" w:color="auto"/>
              <w:right w:val="single" w:sz="4" w:space="0" w:color="auto"/>
            </w:tcBorders>
            <w:shd w:val="clear" w:color="000000" w:fill="BFBFBF"/>
            <w:noWrap/>
            <w:vAlign w:val="center"/>
            <w:hideMark/>
          </w:tcPr>
          <w:p w14:paraId="5767DA97" w14:textId="77777777" w:rsidR="00F97E3B" w:rsidRPr="00F97E3B" w:rsidRDefault="00F97E3B" w:rsidP="00F97E3B">
            <w:pPr>
              <w:rPr>
                <w:rFonts w:ascii="Calibri" w:eastAsia="Times New Roman" w:hAnsi="Calibri" w:cs="Calibri"/>
                <w:b/>
                <w:bCs/>
                <w:color w:val="000000"/>
                <w:sz w:val="20"/>
                <w:szCs w:val="20"/>
                <w:lang w:val="en-US"/>
              </w:rPr>
            </w:pPr>
            <w:r w:rsidRPr="00F97E3B">
              <w:rPr>
                <w:rFonts w:ascii="Calibri" w:eastAsia="Times New Roman" w:hAnsi="Calibri" w:cs="Calibri"/>
                <w:b/>
                <w:bCs/>
                <w:color w:val="000000"/>
                <w:sz w:val="20"/>
                <w:szCs w:val="20"/>
                <w:lang w:val="en-US"/>
              </w:rPr>
              <w:t>Field-4</w:t>
            </w:r>
          </w:p>
        </w:tc>
        <w:tc>
          <w:tcPr>
            <w:tcW w:w="1224" w:type="dxa"/>
            <w:tcBorders>
              <w:top w:val="single" w:sz="4" w:space="0" w:color="auto"/>
              <w:left w:val="nil"/>
              <w:bottom w:val="single" w:sz="4" w:space="0" w:color="auto"/>
              <w:right w:val="single" w:sz="4" w:space="0" w:color="auto"/>
            </w:tcBorders>
            <w:shd w:val="clear" w:color="000000" w:fill="BFBFBF"/>
            <w:noWrap/>
            <w:vAlign w:val="center"/>
            <w:hideMark/>
          </w:tcPr>
          <w:p w14:paraId="4639B862" w14:textId="77777777" w:rsidR="00F97E3B" w:rsidRPr="00F97E3B" w:rsidRDefault="00F97E3B" w:rsidP="00F97E3B">
            <w:pPr>
              <w:rPr>
                <w:rFonts w:ascii="Calibri" w:eastAsia="Times New Roman" w:hAnsi="Calibri" w:cs="Calibri"/>
                <w:b/>
                <w:bCs/>
                <w:color w:val="000000"/>
                <w:sz w:val="20"/>
                <w:szCs w:val="20"/>
                <w:lang w:val="en-US"/>
              </w:rPr>
            </w:pPr>
            <w:r w:rsidRPr="00F97E3B">
              <w:rPr>
                <w:rFonts w:ascii="Calibri" w:eastAsia="Times New Roman" w:hAnsi="Calibri" w:cs="Calibri"/>
                <w:b/>
                <w:bCs/>
                <w:color w:val="000000"/>
                <w:sz w:val="20"/>
                <w:szCs w:val="20"/>
                <w:lang w:val="en-US"/>
              </w:rPr>
              <w:t>Field-5</w:t>
            </w:r>
          </w:p>
        </w:tc>
        <w:tc>
          <w:tcPr>
            <w:tcW w:w="1224" w:type="dxa"/>
            <w:tcBorders>
              <w:top w:val="single" w:sz="4" w:space="0" w:color="auto"/>
              <w:left w:val="nil"/>
              <w:bottom w:val="single" w:sz="4" w:space="0" w:color="auto"/>
              <w:right w:val="single" w:sz="4" w:space="0" w:color="auto"/>
            </w:tcBorders>
            <w:shd w:val="clear" w:color="000000" w:fill="BFBFBF"/>
            <w:noWrap/>
            <w:vAlign w:val="center"/>
            <w:hideMark/>
          </w:tcPr>
          <w:p w14:paraId="2F63662A" w14:textId="77777777" w:rsidR="00F97E3B" w:rsidRPr="00F97E3B" w:rsidRDefault="00F97E3B" w:rsidP="00F97E3B">
            <w:pPr>
              <w:rPr>
                <w:rFonts w:ascii="Calibri" w:eastAsia="Times New Roman" w:hAnsi="Calibri" w:cs="Calibri"/>
                <w:b/>
                <w:bCs/>
                <w:color w:val="000000"/>
                <w:sz w:val="20"/>
                <w:szCs w:val="20"/>
                <w:lang w:val="en-US"/>
              </w:rPr>
            </w:pPr>
            <w:r w:rsidRPr="00F97E3B">
              <w:rPr>
                <w:rFonts w:ascii="Calibri" w:eastAsia="Times New Roman" w:hAnsi="Calibri" w:cs="Calibri"/>
                <w:b/>
                <w:bCs/>
                <w:color w:val="000000"/>
                <w:sz w:val="20"/>
                <w:szCs w:val="20"/>
                <w:lang w:val="en-US"/>
              </w:rPr>
              <w:t>Field-6</w:t>
            </w:r>
          </w:p>
        </w:tc>
      </w:tr>
      <w:tr w:rsidR="00F97E3B" w:rsidRPr="00F97E3B" w14:paraId="517A7FE0"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756F8AB5"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Name</w:t>
            </w:r>
          </w:p>
        </w:tc>
        <w:tc>
          <w:tcPr>
            <w:tcW w:w="1224" w:type="dxa"/>
            <w:tcBorders>
              <w:top w:val="nil"/>
              <w:left w:val="nil"/>
              <w:bottom w:val="single" w:sz="4" w:space="0" w:color="auto"/>
              <w:right w:val="single" w:sz="4" w:space="0" w:color="auto"/>
            </w:tcBorders>
            <w:shd w:val="clear" w:color="auto" w:fill="auto"/>
            <w:vAlign w:val="center"/>
            <w:hideMark/>
          </w:tcPr>
          <w:p w14:paraId="53292795"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Name</w:t>
            </w:r>
          </w:p>
        </w:tc>
        <w:tc>
          <w:tcPr>
            <w:tcW w:w="1224" w:type="dxa"/>
            <w:tcBorders>
              <w:top w:val="nil"/>
              <w:left w:val="nil"/>
              <w:bottom w:val="single" w:sz="4" w:space="0" w:color="auto"/>
              <w:right w:val="single" w:sz="4" w:space="0" w:color="auto"/>
            </w:tcBorders>
            <w:shd w:val="clear" w:color="auto" w:fill="auto"/>
            <w:vAlign w:val="center"/>
            <w:hideMark/>
          </w:tcPr>
          <w:p w14:paraId="6CE05345"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Dimension</w:t>
            </w:r>
          </w:p>
        </w:tc>
        <w:tc>
          <w:tcPr>
            <w:tcW w:w="1224" w:type="dxa"/>
            <w:tcBorders>
              <w:top w:val="nil"/>
              <w:left w:val="nil"/>
              <w:bottom w:val="single" w:sz="4" w:space="0" w:color="auto"/>
              <w:right w:val="single" w:sz="4" w:space="0" w:color="auto"/>
            </w:tcBorders>
            <w:shd w:val="clear" w:color="auto" w:fill="auto"/>
            <w:vAlign w:val="center"/>
            <w:hideMark/>
          </w:tcPr>
          <w:p w14:paraId="74E77D9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Rule Description</w:t>
            </w:r>
          </w:p>
        </w:tc>
        <w:tc>
          <w:tcPr>
            <w:tcW w:w="1224" w:type="dxa"/>
            <w:tcBorders>
              <w:top w:val="nil"/>
              <w:left w:val="nil"/>
              <w:bottom w:val="single" w:sz="4" w:space="0" w:color="auto"/>
              <w:right w:val="single" w:sz="4" w:space="0" w:color="auto"/>
            </w:tcBorders>
            <w:shd w:val="clear" w:color="auto" w:fill="auto"/>
            <w:vAlign w:val="center"/>
            <w:hideMark/>
          </w:tcPr>
          <w:p w14:paraId="6FCA100D"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Status</w:t>
            </w:r>
          </w:p>
        </w:tc>
        <w:tc>
          <w:tcPr>
            <w:tcW w:w="1224" w:type="dxa"/>
            <w:tcBorders>
              <w:top w:val="nil"/>
              <w:left w:val="nil"/>
              <w:bottom w:val="single" w:sz="4" w:space="0" w:color="auto"/>
              <w:right w:val="single" w:sz="4" w:space="0" w:color="auto"/>
            </w:tcBorders>
            <w:shd w:val="clear" w:color="auto" w:fill="auto"/>
            <w:vAlign w:val="center"/>
            <w:hideMark/>
          </w:tcPr>
          <w:p w14:paraId="35D6A8D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Treat Blank or Null As</w:t>
            </w:r>
          </w:p>
        </w:tc>
        <w:tc>
          <w:tcPr>
            <w:tcW w:w="1224" w:type="dxa"/>
            <w:tcBorders>
              <w:top w:val="nil"/>
              <w:left w:val="nil"/>
              <w:bottom w:val="single" w:sz="4" w:space="0" w:color="auto"/>
              <w:right w:val="single" w:sz="4" w:space="0" w:color="auto"/>
            </w:tcBorders>
            <w:shd w:val="clear" w:color="auto" w:fill="auto"/>
            <w:vAlign w:val="center"/>
            <w:hideMark/>
          </w:tcPr>
          <w:p w14:paraId="07187CD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DQ Results</w:t>
            </w:r>
          </w:p>
        </w:tc>
      </w:tr>
      <w:tr w:rsidR="00F97E3B" w:rsidRPr="00F97E3B" w14:paraId="4E870362"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6388958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API Name</w:t>
            </w:r>
          </w:p>
        </w:tc>
        <w:tc>
          <w:tcPr>
            <w:tcW w:w="1224" w:type="dxa"/>
            <w:tcBorders>
              <w:top w:val="nil"/>
              <w:left w:val="nil"/>
              <w:bottom w:val="single" w:sz="4" w:space="0" w:color="auto"/>
              <w:right w:val="single" w:sz="4" w:space="0" w:color="auto"/>
            </w:tcBorders>
            <w:shd w:val="clear" w:color="auto" w:fill="auto"/>
            <w:vAlign w:val="center"/>
            <w:hideMark/>
          </w:tcPr>
          <w:p w14:paraId="09DE58F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Name</w:t>
            </w:r>
          </w:p>
        </w:tc>
        <w:tc>
          <w:tcPr>
            <w:tcW w:w="1224" w:type="dxa"/>
            <w:tcBorders>
              <w:top w:val="nil"/>
              <w:left w:val="nil"/>
              <w:bottom w:val="single" w:sz="4" w:space="0" w:color="auto"/>
              <w:right w:val="single" w:sz="4" w:space="0" w:color="auto"/>
            </w:tcBorders>
            <w:shd w:val="clear" w:color="auto" w:fill="auto"/>
            <w:vAlign w:val="center"/>
            <w:hideMark/>
          </w:tcPr>
          <w:p w14:paraId="32085A58"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Dimension</w:t>
            </w:r>
          </w:p>
        </w:tc>
        <w:tc>
          <w:tcPr>
            <w:tcW w:w="1224" w:type="dxa"/>
            <w:tcBorders>
              <w:top w:val="nil"/>
              <w:left w:val="nil"/>
              <w:bottom w:val="single" w:sz="4" w:space="0" w:color="auto"/>
              <w:right w:val="single" w:sz="4" w:space="0" w:color="auto"/>
            </w:tcBorders>
            <w:shd w:val="clear" w:color="auto" w:fill="auto"/>
            <w:vAlign w:val="center"/>
            <w:hideMark/>
          </w:tcPr>
          <w:p w14:paraId="057EAE8D"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RuleDesciption</w:t>
            </w:r>
          </w:p>
        </w:tc>
        <w:tc>
          <w:tcPr>
            <w:tcW w:w="1224" w:type="dxa"/>
            <w:tcBorders>
              <w:top w:val="nil"/>
              <w:left w:val="nil"/>
              <w:bottom w:val="single" w:sz="4" w:space="0" w:color="auto"/>
              <w:right w:val="single" w:sz="4" w:space="0" w:color="auto"/>
            </w:tcBorders>
            <w:shd w:val="clear" w:color="auto" w:fill="auto"/>
            <w:vAlign w:val="center"/>
            <w:hideMark/>
          </w:tcPr>
          <w:p w14:paraId="67FAFCC2"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Status</w:t>
            </w:r>
          </w:p>
        </w:tc>
        <w:tc>
          <w:tcPr>
            <w:tcW w:w="1224" w:type="dxa"/>
            <w:tcBorders>
              <w:top w:val="nil"/>
              <w:left w:val="nil"/>
              <w:bottom w:val="single" w:sz="4" w:space="0" w:color="auto"/>
              <w:right w:val="single" w:sz="4" w:space="0" w:color="auto"/>
            </w:tcBorders>
            <w:shd w:val="clear" w:color="auto" w:fill="auto"/>
            <w:vAlign w:val="center"/>
            <w:hideMark/>
          </w:tcPr>
          <w:p w14:paraId="22BF9EC2"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TreatBlankorNullAs</w:t>
            </w:r>
          </w:p>
        </w:tc>
        <w:tc>
          <w:tcPr>
            <w:tcW w:w="1224" w:type="dxa"/>
            <w:tcBorders>
              <w:top w:val="nil"/>
              <w:left w:val="nil"/>
              <w:bottom w:val="single" w:sz="4" w:space="0" w:color="auto"/>
              <w:right w:val="single" w:sz="4" w:space="0" w:color="auto"/>
            </w:tcBorders>
            <w:shd w:val="clear" w:color="auto" w:fill="auto"/>
            <w:vAlign w:val="center"/>
            <w:hideMark/>
          </w:tcPr>
          <w:p w14:paraId="2C3A2AC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DQ Results</w:t>
            </w:r>
          </w:p>
        </w:tc>
      </w:tr>
      <w:tr w:rsidR="00F97E3B" w:rsidRPr="00F97E3B" w14:paraId="415DE336"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2C99953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Input Type</w:t>
            </w:r>
          </w:p>
        </w:tc>
        <w:tc>
          <w:tcPr>
            <w:tcW w:w="1224" w:type="dxa"/>
            <w:tcBorders>
              <w:top w:val="nil"/>
              <w:left w:val="nil"/>
              <w:bottom w:val="single" w:sz="4" w:space="0" w:color="auto"/>
              <w:right w:val="single" w:sz="4" w:space="0" w:color="auto"/>
            </w:tcBorders>
            <w:shd w:val="clear" w:color="auto" w:fill="auto"/>
            <w:vAlign w:val="center"/>
            <w:hideMark/>
          </w:tcPr>
          <w:p w14:paraId="1AFDB42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Simple Text</w:t>
            </w:r>
          </w:p>
        </w:tc>
        <w:tc>
          <w:tcPr>
            <w:tcW w:w="1224" w:type="dxa"/>
            <w:tcBorders>
              <w:top w:val="nil"/>
              <w:left w:val="nil"/>
              <w:bottom w:val="single" w:sz="4" w:space="0" w:color="auto"/>
              <w:right w:val="single" w:sz="4" w:space="0" w:color="auto"/>
            </w:tcBorders>
            <w:shd w:val="clear" w:color="auto" w:fill="auto"/>
            <w:vAlign w:val="center"/>
            <w:hideMark/>
          </w:tcPr>
          <w:p w14:paraId="11F3E70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List</w:t>
            </w:r>
          </w:p>
        </w:tc>
        <w:tc>
          <w:tcPr>
            <w:tcW w:w="1224" w:type="dxa"/>
            <w:tcBorders>
              <w:top w:val="nil"/>
              <w:left w:val="nil"/>
              <w:bottom w:val="single" w:sz="4" w:space="0" w:color="auto"/>
              <w:right w:val="single" w:sz="4" w:space="0" w:color="auto"/>
            </w:tcBorders>
            <w:shd w:val="clear" w:color="auto" w:fill="auto"/>
            <w:vAlign w:val="center"/>
            <w:hideMark/>
          </w:tcPr>
          <w:p w14:paraId="54F1A76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Simple Text</w:t>
            </w:r>
          </w:p>
        </w:tc>
        <w:tc>
          <w:tcPr>
            <w:tcW w:w="1224" w:type="dxa"/>
            <w:tcBorders>
              <w:top w:val="nil"/>
              <w:left w:val="nil"/>
              <w:bottom w:val="single" w:sz="4" w:space="0" w:color="auto"/>
              <w:right w:val="single" w:sz="4" w:space="0" w:color="auto"/>
            </w:tcBorders>
            <w:shd w:val="clear" w:color="auto" w:fill="auto"/>
            <w:vAlign w:val="center"/>
            <w:hideMark/>
          </w:tcPr>
          <w:p w14:paraId="55AF909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List</w:t>
            </w:r>
          </w:p>
        </w:tc>
        <w:tc>
          <w:tcPr>
            <w:tcW w:w="1224" w:type="dxa"/>
            <w:tcBorders>
              <w:top w:val="nil"/>
              <w:left w:val="nil"/>
              <w:bottom w:val="single" w:sz="4" w:space="0" w:color="auto"/>
              <w:right w:val="single" w:sz="4" w:space="0" w:color="auto"/>
            </w:tcBorders>
            <w:shd w:val="clear" w:color="auto" w:fill="auto"/>
            <w:vAlign w:val="center"/>
            <w:hideMark/>
          </w:tcPr>
          <w:p w14:paraId="4B4B45A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List</w:t>
            </w:r>
          </w:p>
        </w:tc>
        <w:tc>
          <w:tcPr>
            <w:tcW w:w="1224" w:type="dxa"/>
            <w:tcBorders>
              <w:top w:val="nil"/>
              <w:left w:val="nil"/>
              <w:bottom w:val="single" w:sz="4" w:space="0" w:color="auto"/>
              <w:right w:val="single" w:sz="4" w:space="0" w:color="auto"/>
            </w:tcBorders>
            <w:shd w:val="clear" w:color="auto" w:fill="auto"/>
            <w:vAlign w:val="center"/>
            <w:hideMark/>
          </w:tcPr>
          <w:p w14:paraId="21BBEC1D" w14:textId="1A6FDC44"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Html/</w:t>
            </w:r>
            <w:r w:rsidR="00621174" w:rsidRPr="00F97E3B">
              <w:rPr>
                <w:rFonts w:ascii="Calibri" w:eastAsia="Times New Roman" w:hAnsi="Calibri" w:cs="Calibri"/>
                <w:color w:val="000000"/>
                <w:sz w:val="20"/>
                <w:szCs w:val="20"/>
                <w:lang w:val="en-US"/>
              </w:rPr>
              <w:t>Rich text</w:t>
            </w:r>
          </w:p>
        </w:tc>
      </w:tr>
      <w:tr w:rsidR="00F97E3B" w:rsidRPr="00F97E3B" w14:paraId="1C8CEEED"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49E25DD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Category</w:t>
            </w:r>
          </w:p>
        </w:tc>
        <w:tc>
          <w:tcPr>
            <w:tcW w:w="1224" w:type="dxa"/>
            <w:tcBorders>
              <w:top w:val="nil"/>
              <w:left w:val="nil"/>
              <w:bottom w:val="single" w:sz="4" w:space="0" w:color="auto"/>
              <w:right w:val="single" w:sz="4" w:space="0" w:color="auto"/>
            </w:tcBorders>
            <w:shd w:val="clear" w:color="auto" w:fill="auto"/>
            <w:vAlign w:val="center"/>
            <w:hideMark/>
          </w:tcPr>
          <w:p w14:paraId="0C35F48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0CF3354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694F311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1E1B32D3"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1479789C"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1314B5B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320DD091"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65B6B6B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Minimum Value</w:t>
            </w:r>
          </w:p>
        </w:tc>
        <w:tc>
          <w:tcPr>
            <w:tcW w:w="1224" w:type="dxa"/>
            <w:tcBorders>
              <w:top w:val="nil"/>
              <w:left w:val="nil"/>
              <w:bottom w:val="single" w:sz="4" w:space="0" w:color="auto"/>
              <w:right w:val="single" w:sz="4" w:space="0" w:color="auto"/>
            </w:tcBorders>
            <w:shd w:val="clear" w:color="auto" w:fill="auto"/>
            <w:vAlign w:val="center"/>
            <w:hideMark/>
          </w:tcPr>
          <w:p w14:paraId="2D8C624C"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7DA3D2F3"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10E0B03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16D4CBE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7C9E3C6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5D80D23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4B5732AF"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570707D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Maximum Value</w:t>
            </w:r>
          </w:p>
        </w:tc>
        <w:tc>
          <w:tcPr>
            <w:tcW w:w="1224" w:type="dxa"/>
            <w:tcBorders>
              <w:top w:val="nil"/>
              <w:left w:val="nil"/>
              <w:bottom w:val="single" w:sz="4" w:space="0" w:color="auto"/>
              <w:right w:val="single" w:sz="4" w:space="0" w:color="auto"/>
            </w:tcBorders>
            <w:shd w:val="clear" w:color="auto" w:fill="auto"/>
            <w:vAlign w:val="center"/>
            <w:hideMark/>
          </w:tcPr>
          <w:p w14:paraId="43C3BF28"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4789406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7778148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54B80423"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32839A0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7DB95DF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447CFD1B"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6DCE4"/>
            <w:vAlign w:val="center"/>
            <w:hideMark/>
          </w:tcPr>
          <w:p w14:paraId="6B404EF2"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Type of List</w:t>
            </w:r>
          </w:p>
        </w:tc>
        <w:tc>
          <w:tcPr>
            <w:tcW w:w="1224" w:type="dxa"/>
            <w:tcBorders>
              <w:top w:val="nil"/>
              <w:left w:val="nil"/>
              <w:bottom w:val="single" w:sz="4" w:space="0" w:color="auto"/>
              <w:right w:val="single" w:sz="4" w:space="0" w:color="auto"/>
            </w:tcBorders>
            <w:shd w:val="clear" w:color="000000" w:fill="D6DCE4"/>
            <w:vAlign w:val="center"/>
            <w:hideMark/>
          </w:tcPr>
          <w:p w14:paraId="1D217EE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6DCE4"/>
            <w:vAlign w:val="center"/>
            <w:hideMark/>
          </w:tcPr>
          <w:p w14:paraId="290ED18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Reference List Item : Rule Dimension</w:t>
            </w:r>
          </w:p>
        </w:tc>
        <w:tc>
          <w:tcPr>
            <w:tcW w:w="1224" w:type="dxa"/>
            <w:tcBorders>
              <w:top w:val="nil"/>
              <w:left w:val="nil"/>
              <w:bottom w:val="single" w:sz="4" w:space="0" w:color="auto"/>
              <w:right w:val="single" w:sz="4" w:space="0" w:color="auto"/>
            </w:tcBorders>
            <w:shd w:val="clear" w:color="000000" w:fill="D6DCE4"/>
            <w:vAlign w:val="center"/>
            <w:hideMark/>
          </w:tcPr>
          <w:p w14:paraId="38888E1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6DCE4"/>
            <w:vAlign w:val="center"/>
            <w:hideMark/>
          </w:tcPr>
          <w:p w14:paraId="69C0F49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Reference List Item : Rule Status</w:t>
            </w:r>
          </w:p>
        </w:tc>
        <w:tc>
          <w:tcPr>
            <w:tcW w:w="1224" w:type="dxa"/>
            <w:tcBorders>
              <w:top w:val="nil"/>
              <w:left w:val="nil"/>
              <w:bottom w:val="single" w:sz="4" w:space="0" w:color="auto"/>
              <w:right w:val="single" w:sz="4" w:space="0" w:color="auto"/>
            </w:tcBorders>
            <w:shd w:val="clear" w:color="000000" w:fill="D6DCE4"/>
            <w:vAlign w:val="center"/>
            <w:hideMark/>
          </w:tcPr>
          <w:p w14:paraId="2A73D03F"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Reference List Item : IGX Pass Skip List</w:t>
            </w:r>
          </w:p>
        </w:tc>
        <w:tc>
          <w:tcPr>
            <w:tcW w:w="1224" w:type="dxa"/>
            <w:tcBorders>
              <w:top w:val="nil"/>
              <w:left w:val="nil"/>
              <w:bottom w:val="single" w:sz="4" w:space="0" w:color="auto"/>
              <w:right w:val="single" w:sz="4" w:space="0" w:color="auto"/>
            </w:tcBorders>
            <w:shd w:val="clear" w:color="000000" w:fill="D6DCE4"/>
            <w:vAlign w:val="center"/>
            <w:hideMark/>
          </w:tcPr>
          <w:p w14:paraId="3808CBB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2415D26B"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6DCE4"/>
            <w:vAlign w:val="center"/>
            <w:hideMark/>
          </w:tcPr>
          <w:p w14:paraId="0A06E0C9"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List Display Format</w:t>
            </w:r>
          </w:p>
        </w:tc>
        <w:tc>
          <w:tcPr>
            <w:tcW w:w="1224" w:type="dxa"/>
            <w:tcBorders>
              <w:top w:val="nil"/>
              <w:left w:val="nil"/>
              <w:bottom w:val="single" w:sz="4" w:space="0" w:color="auto"/>
              <w:right w:val="single" w:sz="4" w:space="0" w:color="auto"/>
            </w:tcBorders>
            <w:shd w:val="clear" w:color="000000" w:fill="D6DCE4"/>
            <w:vAlign w:val="center"/>
            <w:hideMark/>
          </w:tcPr>
          <w:p w14:paraId="44EA28A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6DCE4"/>
            <w:vAlign w:val="center"/>
            <w:hideMark/>
          </w:tcPr>
          <w:p w14:paraId="662774C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{Code}</w:t>
            </w:r>
          </w:p>
        </w:tc>
        <w:tc>
          <w:tcPr>
            <w:tcW w:w="1224" w:type="dxa"/>
            <w:tcBorders>
              <w:top w:val="nil"/>
              <w:left w:val="nil"/>
              <w:bottom w:val="single" w:sz="4" w:space="0" w:color="auto"/>
              <w:right w:val="single" w:sz="4" w:space="0" w:color="auto"/>
            </w:tcBorders>
            <w:shd w:val="clear" w:color="000000" w:fill="D6DCE4"/>
            <w:vAlign w:val="center"/>
            <w:hideMark/>
          </w:tcPr>
          <w:p w14:paraId="12B6C5E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6DCE4"/>
            <w:vAlign w:val="center"/>
            <w:hideMark/>
          </w:tcPr>
          <w:p w14:paraId="08D3658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{Code}</w:t>
            </w:r>
          </w:p>
        </w:tc>
        <w:tc>
          <w:tcPr>
            <w:tcW w:w="1224" w:type="dxa"/>
            <w:tcBorders>
              <w:top w:val="nil"/>
              <w:left w:val="nil"/>
              <w:bottom w:val="single" w:sz="4" w:space="0" w:color="auto"/>
              <w:right w:val="single" w:sz="4" w:space="0" w:color="auto"/>
            </w:tcBorders>
            <w:shd w:val="clear" w:color="000000" w:fill="D6DCE4"/>
            <w:vAlign w:val="center"/>
            <w:hideMark/>
          </w:tcPr>
          <w:p w14:paraId="30EA6C0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{Description}</w:t>
            </w:r>
          </w:p>
        </w:tc>
        <w:tc>
          <w:tcPr>
            <w:tcW w:w="1224" w:type="dxa"/>
            <w:tcBorders>
              <w:top w:val="nil"/>
              <w:left w:val="nil"/>
              <w:bottom w:val="single" w:sz="4" w:space="0" w:color="auto"/>
              <w:right w:val="single" w:sz="4" w:space="0" w:color="auto"/>
            </w:tcBorders>
            <w:shd w:val="clear" w:color="000000" w:fill="D6DCE4"/>
            <w:vAlign w:val="center"/>
            <w:hideMark/>
          </w:tcPr>
          <w:p w14:paraId="2C3FBBD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39761C2B"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9D9D9"/>
            <w:vAlign w:val="center"/>
            <w:hideMark/>
          </w:tcPr>
          <w:p w14:paraId="743605E5"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Show In Detail Tile</w:t>
            </w:r>
          </w:p>
        </w:tc>
        <w:tc>
          <w:tcPr>
            <w:tcW w:w="1224" w:type="dxa"/>
            <w:tcBorders>
              <w:top w:val="nil"/>
              <w:left w:val="nil"/>
              <w:bottom w:val="single" w:sz="4" w:space="0" w:color="auto"/>
              <w:right w:val="single" w:sz="4" w:space="0" w:color="auto"/>
            </w:tcBorders>
            <w:shd w:val="clear" w:color="000000" w:fill="D9D9D9"/>
            <w:vAlign w:val="center"/>
            <w:hideMark/>
          </w:tcPr>
          <w:p w14:paraId="578D16C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5AAFC268"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23C2022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64D8402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57219FF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40027603"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r>
      <w:tr w:rsidR="00F97E3B" w:rsidRPr="00F97E3B" w14:paraId="4EAFA7B7"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9D9D9"/>
            <w:vAlign w:val="center"/>
            <w:hideMark/>
          </w:tcPr>
          <w:p w14:paraId="0323779D"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Is Editable</w:t>
            </w:r>
          </w:p>
        </w:tc>
        <w:tc>
          <w:tcPr>
            <w:tcW w:w="1224" w:type="dxa"/>
            <w:tcBorders>
              <w:top w:val="nil"/>
              <w:left w:val="nil"/>
              <w:bottom w:val="single" w:sz="4" w:space="0" w:color="auto"/>
              <w:right w:val="single" w:sz="4" w:space="0" w:color="auto"/>
            </w:tcBorders>
            <w:shd w:val="clear" w:color="000000" w:fill="D9D9D9"/>
            <w:vAlign w:val="center"/>
            <w:hideMark/>
          </w:tcPr>
          <w:p w14:paraId="02B07B49"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47764A4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200D785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3FCD491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4178C6E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5173487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r>
      <w:tr w:rsidR="00F97E3B" w:rsidRPr="00F97E3B" w14:paraId="0A8714D8"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9D9D9"/>
            <w:vAlign w:val="center"/>
            <w:hideMark/>
          </w:tcPr>
          <w:p w14:paraId="43C1F0F2"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Is Listable</w:t>
            </w:r>
          </w:p>
        </w:tc>
        <w:tc>
          <w:tcPr>
            <w:tcW w:w="1224" w:type="dxa"/>
            <w:tcBorders>
              <w:top w:val="nil"/>
              <w:left w:val="nil"/>
              <w:bottom w:val="single" w:sz="4" w:space="0" w:color="auto"/>
              <w:right w:val="single" w:sz="4" w:space="0" w:color="auto"/>
            </w:tcBorders>
            <w:shd w:val="clear" w:color="000000" w:fill="D9D9D9"/>
            <w:vAlign w:val="center"/>
            <w:hideMark/>
          </w:tcPr>
          <w:p w14:paraId="0245491D"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37127EC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5B97713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5BDE32CD"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764FBFA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6C7974E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r>
      <w:tr w:rsidR="00F97E3B" w:rsidRPr="00F97E3B" w14:paraId="7175959A"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9D9D9"/>
            <w:vAlign w:val="center"/>
            <w:hideMark/>
          </w:tcPr>
          <w:p w14:paraId="7B37623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Is Required</w:t>
            </w:r>
          </w:p>
        </w:tc>
        <w:tc>
          <w:tcPr>
            <w:tcW w:w="1224" w:type="dxa"/>
            <w:tcBorders>
              <w:top w:val="nil"/>
              <w:left w:val="nil"/>
              <w:bottom w:val="single" w:sz="4" w:space="0" w:color="auto"/>
              <w:right w:val="single" w:sz="4" w:space="0" w:color="auto"/>
            </w:tcBorders>
            <w:shd w:val="clear" w:color="000000" w:fill="D9D9D9"/>
            <w:vAlign w:val="center"/>
            <w:hideMark/>
          </w:tcPr>
          <w:p w14:paraId="16C0616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6D648819" w14:textId="72D210E5" w:rsidR="00F97E3B" w:rsidRPr="00F97E3B" w:rsidRDefault="00E0536E" w:rsidP="00F97E3B">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44C61A52" w14:textId="7FDF2403" w:rsidR="00F97E3B" w:rsidRPr="00F97E3B" w:rsidRDefault="00E0536E" w:rsidP="00F97E3B">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7EECA3B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57517AD9"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6BE2A8E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r>
      <w:tr w:rsidR="00F97E3B" w:rsidRPr="00F97E3B" w14:paraId="5901C138"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9D9D9"/>
            <w:vAlign w:val="center"/>
            <w:hideMark/>
          </w:tcPr>
          <w:p w14:paraId="46F93B7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Part of Key</w:t>
            </w:r>
          </w:p>
        </w:tc>
        <w:tc>
          <w:tcPr>
            <w:tcW w:w="1224" w:type="dxa"/>
            <w:tcBorders>
              <w:top w:val="nil"/>
              <w:left w:val="nil"/>
              <w:bottom w:val="single" w:sz="4" w:space="0" w:color="auto"/>
              <w:right w:val="single" w:sz="4" w:space="0" w:color="auto"/>
            </w:tcBorders>
            <w:shd w:val="clear" w:color="000000" w:fill="D9D9D9"/>
            <w:vAlign w:val="center"/>
            <w:hideMark/>
          </w:tcPr>
          <w:p w14:paraId="626A39B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TRUE</w:t>
            </w:r>
          </w:p>
        </w:tc>
        <w:tc>
          <w:tcPr>
            <w:tcW w:w="1224" w:type="dxa"/>
            <w:tcBorders>
              <w:top w:val="nil"/>
              <w:left w:val="nil"/>
              <w:bottom w:val="single" w:sz="4" w:space="0" w:color="auto"/>
              <w:right w:val="single" w:sz="4" w:space="0" w:color="auto"/>
            </w:tcBorders>
            <w:shd w:val="clear" w:color="000000" w:fill="D9D9D9"/>
            <w:vAlign w:val="center"/>
            <w:hideMark/>
          </w:tcPr>
          <w:p w14:paraId="2033F46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0433B045"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4DFDF7E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231CDCB2"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254B68D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r>
      <w:tr w:rsidR="00F97E3B" w:rsidRPr="00F97E3B" w14:paraId="237ACC57"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9D9D9"/>
            <w:vAlign w:val="center"/>
            <w:hideMark/>
          </w:tcPr>
          <w:p w14:paraId="335E554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Show As Top Level Filter</w:t>
            </w:r>
          </w:p>
        </w:tc>
        <w:tc>
          <w:tcPr>
            <w:tcW w:w="1224" w:type="dxa"/>
            <w:tcBorders>
              <w:top w:val="nil"/>
              <w:left w:val="nil"/>
              <w:bottom w:val="single" w:sz="4" w:space="0" w:color="auto"/>
              <w:right w:val="single" w:sz="4" w:space="0" w:color="auto"/>
            </w:tcBorders>
            <w:shd w:val="clear" w:color="000000" w:fill="D9D9D9"/>
            <w:vAlign w:val="center"/>
            <w:hideMark/>
          </w:tcPr>
          <w:p w14:paraId="44F9D5F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9D9D9"/>
            <w:vAlign w:val="center"/>
            <w:hideMark/>
          </w:tcPr>
          <w:p w14:paraId="3F922A6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9D9D9"/>
            <w:vAlign w:val="center"/>
            <w:hideMark/>
          </w:tcPr>
          <w:p w14:paraId="6571FB7F"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9D9D9"/>
            <w:vAlign w:val="center"/>
            <w:hideMark/>
          </w:tcPr>
          <w:p w14:paraId="60CA32E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9D9D9"/>
            <w:vAlign w:val="center"/>
            <w:hideMark/>
          </w:tcPr>
          <w:p w14:paraId="48103DE8"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9D9D9"/>
            <w:vAlign w:val="center"/>
            <w:hideMark/>
          </w:tcPr>
          <w:p w14:paraId="3223D3A2"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0296DCBB"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9D9D9"/>
            <w:vAlign w:val="center"/>
            <w:hideMark/>
          </w:tcPr>
          <w:p w14:paraId="38FDDAF5"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Allow Multiple Items</w:t>
            </w:r>
          </w:p>
        </w:tc>
        <w:tc>
          <w:tcPr>
            <w:tcW w:w="1224" w:type="dxa"/>
            <w:tcBorders>
              <w:top w:val="nil"/>
              <w:left w:val="nil"/>
              <w:bottom w:val="single" w:sz="4" w:space="0" w:color="auto"/>
              <w:right w:val="single" w:sz="4" w:space="0" w:color="auto"/>
            </w:tcBorders>
            <w:shd w:val="clear" w:color="000000" w:fill="D9D9D9"/>
            <w:vAlign w:val="center"/>
            <w:hideMark/>
          </w:tcPr>
          <w:p w14:paraId="7DC5A91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9D9D9"/>
            <w:vAlign w:val="center"/>
            <w:hideMark/>
          </w:tcPr>
          <w:p w14:paraId="22F3D6A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7F7DB63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000000" w:fill="D9D9D9"/>
            <w:vAlign w:val="center"/>
            <w:hideMark/>
          </w:tcPr>
          <w:p w14:paraId="14C4C3D0"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5B98B609"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0C8C6F4F"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71A3AF36"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D9D9D9"/>
            <w:vAlign w:val="center"/>
            <w:hideMark/>
          </w:tcPr>
          <w:p w14:paraId="709E99C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Show if Empty</w:t>
            </w:r>
          </w:p>
        </w:tc>
        <w:tc>
          <w:tcPr>
            <w:tcW w:w="1224" w:type="dxa"/>
            <w:tcBorders>
              <w:top w:val="nil"/>
              <w:left w:val="nil"/>
              <w:bottom w:val="single" w:sz="4" w:space="0" w:color="auto"/>
              <w:right w:val="single" w:sz="4" w:space="0" w:color="auto"/>
            </w:tcBorders>
            <w:shd w:val="clear" w:color="000000" w:fill="D9D9D9"/>
            <w:vAlign w:val="center"/>
            <w:hideMark/>
          </w:tcPr>
          <w:p w14:paraId="0F7EF2D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1437EB45"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40496785"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5B152EA9"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56ABDEF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c>
          <w:tcPr>
            <w:tcW w:w="1224" w:type="dxa"/>
            <w:tcBorders>
              <w:top w:val="nil"/>
              <w:left w:val="nil"/>
              <w:bottom w:val="single" w:sz="4" w:space="0" w:color="auto"/>
              <w:right w:val="single" w:sz="4" w:space="0" w:color="auto"/>
            </w:tcBorders>
            <w:shd w:val="clear" w:color="000000" w:fill="D9D9D9"/>
            <w:vAlign w:val="center"/>
            <w:hideMark/>
          </w:tcPr>
          <w:p w14:paraId="1A956DD8"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FALSE</w:t>
            </w:r>
          </w:p>
        </w:tc>
      </w:tr>
      <w:tr w:rsidR="00F97E3B" w:rsidRPr="00F97E3B" w14:paraId="221B6141"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2F85B03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lastRenderedPageBreak/>
              <w:t>Lookup Type</w:t>
            </w:r>
          </w:p>
        </w:tc>
        <w:tc>
          <w:tcPr>
            <w:tcW w:w="1224" w:type="dxa"/>
            <w:tcBorders>
              <w:top w:val="nil"/>
              <w:left w:val="nil"/>
              <w:bottom w:val="single" w:sz="4" w:space="0" w:color="auto"/>
              <w:right w:val="single" w:sz="4" w:space="0" w:color="auto"/>
            </w:tcBorders>
            <w:shd w:val="clear" w:color="auto" w:fill="auto"/>
            <w:vAlign w:val="center"/>
            <w:hideMark/>
          </w:tcPr>
          <w:p w14:paraId="36C602B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65635DC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30109A3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07F824EB"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55ACFA0D"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6801A4C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5CCDDCA6"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0F6EB0DD"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Relationship Type</w:t>
            </w:r>
          </w:p>
        </w:tc>
        <w:tc>
          <w:tcPr>
            <w:tcW w:w="1224" w:type="dxa"/>
            <w:tcBorders>
              <w:top w:val="nil"/>
              <w:left w:val="nil"/>
              <w:bottom w:val="single" w:sz="4" w:space="0" w:color="auto"/>
              <w:right w:val="single" w:sz="4" w:space="0" w:color="auto"/>
            </w:tcBorders>
            <w:shd w:val="clear" w:color="auto" w:fill="auto"/>
            <w:vAlign w:val="center"/>
            <w:hideMark/>
          </w:tcPr>
          <w:p w14:paraId="2483D53F"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709885E2"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2655318E"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2D5AD134"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10188FB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194DE81A"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r w:rsidR="00F97E3B" w:rsidRPr="00F97E3B" w14:paraId="48EF9843" w14:textId="77777777" w:rsidTr="00F97E3B">
        <w:trPr>
          <w:trHeight w:val="20"/>
        </w:trPr>
        <w:tc>
          <w:tcPr>
            <w:tcW w:w="1728" w:type="dxa"/>
            <w:tcBorders>
              <w:top w:val="nil"/>
              <w:left w:val="single" w:sz="4" w:space="0" w:color="auto"/>
              <w:bottom w:val="single" w:sz="4" w:space="0" w:color="auto"/>
              <w:right w:val="single" w:sz="4" w:space="0" w:color="auto"/>
            </w:tcBorders>
            <w:shd w:val="clear" w:color="000000" w:fill="BFBFBF"/>
            <w:vAlign w:val="center"/>
            <w:hideMark/>
          </w:tcPr>
          <w:p w14:paraId="6096B6C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Table Settings</w:t>
            </w:r>
          </w:p>
        </w:tc>
        <w:tc>
          <w:tcPr>
            <w:tcW w:w="1224" w:type="dxa"/>
            <w:tcBorders>
              <w:top w:val="nil"/>
              <w:left w:val="nil"/>
              <w:bottom w:val="single" w:sz="4" w:space="0" w:color="auto"/>
              <w:right w:val="single" w:sz="4" w:space="0" w:color="auto"/>
            </w:tcBorders>
            <w:shd w:val="clear" w:color="auto" w:fill="auto"/>
            <w:vAlign w:val="center"/>
            <w:hideMark/>
          </w:tcPr>
          <w:p w14:paraId="10EECE68"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347124A7"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7397EF5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26C599D3"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05AAF691"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c>
          <w:tcPr>
            <w:tcW w:w="1224" w:type="dxa"/>
            <w:tcBorders>
              <w:top w:val="nil"/>
              <w:left w:val="nil"/>
              <w:bottom w:val="single" w:sz="4" w:space="0" w:color="auto"/>
              <w:right w:val="single" w:sz="4" w:space="0" w:color="auto"/>
            </w:tcBorders>
            <w:shd w:val="clear" w:color="auto" w:fill="auto"/>
            <w:vAlign w:val="center"/>
            <w:hideMark/>
          </w:tcPr>
          <w:p w14:paraId="0AC1D406" w14:textId="77777777" w:rsidR="00F97E3B" w:rsidRPr="00F97E3B" w:rsidRDefault="00F97E3B" w:rsidP="00F97E3B">
            <w:pPr>
              <w:rPr>
                <w:rFonts w:ascii="Calibri" w:eastAsia="Times New Roman" w:hAnsi="Calibri" w:cs="Calibri"/>
                <w:color w:val="000000"/>
                <w:sz w:val="20"/>
                <w:szCs w:val="20"/>
                <w:lang w:val="en-US"/>
              </w:rPr>
            </w:pPr>
            <w:r w:rsidRPr="00F97E3B">
              <w:rPr>
                <w:rFonts w:ascii="Calibri" w:eastAsia="Times New Roman" w:hAnsi="Calibri" w:cs="Calibri"/>
                <w:color w:val="000000"/>
                <w:sz w:val="20"/>
                <w:szCs w:val="20"/>
                <w:lang w:val="en-US"/>
              </w:rPr>
              <w:t>N/A</w:t>
            </w:r>
          </w:p>
        </w:tc>
      </w:tr>
    </w:tbl>
    <w:p w14:paraId="3517B1E3" w14:textId="77777777" w:rsidR="003235CA" w:rsidRDefault="003235CA" w:rsidP="00927570">
      <w:pPr>
        <w:jc w:val="both"/>
        <w:rPr>
          <w:rFonts w:eastAsia="Times New Roman" w:cs="Times New Roman"/>
          <w:b/>
          <w:bCs/>
          <w:sz w:val="22"/>
          <w:szCs w:val="20"/>
          <w:lang w:val="en-US"/>
        </w:rPr>
      </w:pPr>
    </w:p>
    <w:p w14:paraId="6576295F" w14:textId="77777777" w:rsidR="00E26DC1" w:rsidRDefault="00E26DC1" w:rsidP="00E26DC1">
      <w:pPr>
        <w:jc w:val="both"/>
        <w:rPr>
          <w:rFonts w:eastAsia="Times New Roman" w:cs="Times New Roman"/>
          <w:sz w:val="22"/>
          <w:szCs w:val="20"/>
          <w:lang w:val="en-US"/>
        </w:rPr>
      </w:pPr>
    </w:p>
    <w:p w14:paraId="38F107AF" w14:textId="77777777" w:rsidR="001F55CB" w:rsidRDefault="00E26DC1" w:rsidP="00E26DC1">
      <w:pPr>
        <w:jc w:val="both"/>
        <w:rPr>
          <w:rFonts w:eastAsia="Times New Roman" w:cs="Times New Roman"/>
          <w:sz w:val="22"/>
          <w:szCs w:val="20"/>
          <w:lang w:val="en-US"/>
        </w:rPr>
      </w:pPr>
      <w:r w:rsidRPr="00927570">
        <w:rPr>
          <w:rFonts w:eastAsia="Times New Roman" w:cs="Times New Roman"/>
          <w:b/>
          <w:bCs/>
          <w:sz w:val="22"/>
          <w:szCs w:val="20"/>
          <w:lang w:val="en-US"/>
        </w:rPr>
        <w:t>IGX Not Blank</w:t>
      </w:r>
      <w:r w:rsidRPr="00927570">
        <w:rPr>
          <w:rFonts w:eastAsia="Times New Roman" w:cs="Times New Roman"/>
          <w:b/>
          <w:bCs/>
          <w:sz w:val="22"/>
          <w:szCs w:val="20"/>
          <w:lang w:val="en-US"/>
        </w:rPr>
        <w:tab/>
      </w:r>
    </w:p>
    <w:p w14:paraId="7718B3C8" w14:textId="02AE79F8" w:rsidR="00A7402E" w:rsidRDefault="00A7402E" w:rsidP="00E26DC1">
      <w:pPr>
        <w:jc w:val="both"/>
        <w:rPr>
          <w:rFonts w:eastAsia="Times New Roman" w:cs="Times New Roman"/>
          <w:sz w:val="22"/>
          <w:szCs w:val="20"/>
          <w:lang w:val="en-US"/>
        </w:rPr>
      </w:pPr>
    </w:p>
    <w:p w14:paraId="011E15BB" w14:textId="7A89D3FD" w:rsidR="00E26DC1" w:rsidRPr="00EA73FF" w:rsidRDefault="00E26DC1" w:rsidP="00E26DC1">
      <w:pPr>
        <w:jc w:val="both"/>
        <w:rPr>
          <w:rFonts w:eastAsia="Times New Roman" w:cs="Times New Roman"/>
          <w:szCs w:val="20"/>
          <w:lang w:val="en-US"/>
        </w:rPr>
      </w:pPr>
      <w:r w:rsidRPr="00EA73FF">
        <w:rPr>
          <w:rFonts w:eastAsia="Times New Roman" w:cs="Times New Roman"/>
          <w:szCs w:val="20"/>
          <w:lang w:val="en-US"/>
        </w:rPr>
        <w:t xml:space="preserve">It </w:t>
      </w:r>
      <w:r w:rsidR="001F55CB" w:rsidRPr="00EA73FF">
        <w:rPr>
          <w:rFonts w:eastAsia="Times New Roman" w:cs="Times New Roman"/>
          <w:szCs w:val="20"/>
          <w:lang w:val="en-US"/>
        </w:rPr>
        <w:t>c</w:t>
      </w:r>
      <w:r w:rsidRPr="00EA73FF">
        <w:rPr>
          <w:rFonts w:eastAsia="Times New Roman" w:cs="Times New Roman"/>
          <w:szCs w:val="20"/>
          <w:lang w:val="en-US"/>
        </w:rPr>
        <w:t>hecks if the attribute value is populated or not.</w:t>
      </w:r>
    </w:p>
    <w:p w14:paraId="04FB3047" w14:textId="77777777" w:rsidR="001F55CB" w:rsidRPr="00EA73FF" w:rsidRDefault="001F55CB" w:rsidP="00E26DC1">
      <w:pPr>
        <w:jc w:val="both"/>
        <w:rPr>
          <w:rFonts w:eastAsia="Times New Roman" w:cs="Times New Roman"/>
          <w:szCs w:val="20"/>
          <w:lang w:val="en-US"/>
        </w:rPr>
      </w:pPr>
    </w:p>
    <w:p w14:paraId="6E1301DD" w14:textId="00902248" w:rsidR="003C02F8" w:rsidRPr="00EA73FF" w:rsidRDefault="003C02F8" w:rsidP="003C02F8">
      <w:pPr>
        <w:jc w:val="both"/>
        <w:rPr>
          <w:rFonts w:eastAsia="Times New Roman" w:cs="Times New Roman"/>
          <w:szCs w:val="20"/>
          <w:lang w:val="en-US"/>
        </w:rPr>
      </w:pPr>
      <w:r w:rsidRPr="00EA73FF">
        <w:rPr>
          <w:rFonts w:eastAsia="Times New Roman" w:cs="Times New Roman"/>
          <w:szCs w:val="20"/>
          <w:lang w:val="en-US"/>
        </w:rPr>
        <w:t xml:space="preserve">The below listed fields needs to be configured in </w:t>
      </w:r>
      <w:r w:rsidR="00AD66D2" w:rsidRPr="00EA73FF">
        <w:rPr>
          <w:rFonts w:eastAsia="Times New Roman" w:cs="Times New Roman"/>
          <w:szCs w:val="20"/>
          <w:lang w:val="en-US"/>
        </w:rPr>
        <w:t>Data Governance:</w:t>
      </w:r>
    </w:p>
    <w:p w14:paraId="4731CFBF" w14:textId="77777777" w:rsidR="003C02F8" w:rsidRDefault="003C02F8" w:rsidP="003C02F8">
      <w:pPr>
        <w:jc w:val="both"/>
        <w:rPr>
          <w:rFonts w:eastAsia="Times New Roman" w:cs="Times New Roman"/>
          <w:sz w:val="22"/>
          <w:szCs w:val="20"/>
          <w:lang w:val="en-US"/>
        </w:rPr>
      </w:pPr>
    </w:p>
    <w:tbl>
      <w:tblPr>
        <w:tblW w:w="9488" w:type="dxa"/>
        <w:tblInd w:w="113" w:type="dxa"/>
        <w:tblLayout w:type="fixed"/>
        <w:tblLook w:val="04A0" w:firstRow="1" w:lastRow="0" w:firstColumn="1" w:lastColumn="0" w:noHBand="0" w:noVBand="1"/>
      </w:tblPr>
      <w:tblGrid>
        <w:gridCol w:w="1255"/>
        <w:gridCol w:w="1372"/>
        <w:gridCol w:w="1372"/>
        <w:gridCol w:w="1372"/>
        <w:gridCol w:w="1372"/>
        <w:gridCol w:w="1372"/>
        <w:gridCol w:w="1373"/>
      </w:tblGrid>
      <w:tr w:rsidR="003C02F8" w:rsidRPr="003C02F8" w14:paraId="2EC14CF3" w14:textId="77777777" w:rsidTr="003C02F8">
        <w:trPr>
          <w:trHeight w:val="20"/>
        </w:trPr>
        <w:tc>
          <w:tcPr>
            <w:tcW w:w="125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F0EDF00" w14:textId="2632EE7D"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 Attribute</w:t>
            </w:r>
          </w:p>
        </w:tc>
        <w:tc>
          <w:tcPr>
            <w:tcW w:w="1372" w:type="dxa"/>
            <w:tcBorders>
              <w:top w:val="single" w:sz="4" w:space="0" w:color="auto"/>
              <w:left w:val="nil"/>
              <w:bottom w:val="single" w:sz="4" w:space="0" w:color="auto"/>
              <w:right w:val="single" w:sz="4" w:space="0" w:color="auto"/>
            </w:tcBorders>
            <w:shd w:val="clear" w:color="000000" w:fill="BFBFBF"/>
            <w:noWrap/>
            <w:vAlign w:val="center"/>
            <w:hideMark/>
          </w:tcPr>
          <w:p w14:paraId="588DDEA3" w14:textId="77777777" w:rsidR="003C02F8" w:rsidRPr="003C02F8" w:rsidRDefault="003C02F8" w:rsidP="003C02F8">
            <w:pP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Field-1</w:t>
            </w:r>
          </w:p>
        </w:tc>
        <w:tc>
          <w:tcPr>
            <w:tcW w:w="1372" w:type="dxa"/>
            <w:tcBorders>
              <w:top w:val="single" w:sz="4" w:space="0" w:color="auto"/>
              <w:left w:val="nil"/>
              <w:bottom w:val="single" w:sz="4" w:space="0" w:color="auto"/>
              <w:right w:val="single" w:sz="4" w:space="0" w:color="auto"/>
            </w:tcBorders>
            <w:shd w:val="clear" w:color="000000" w:fill="BFBFBF"/>
            <w:noWrap/>
            <w:vAlign w:val="center"/>
            <w:hideMark/>
          </w:tcPr>
          <w:p w14:paraId="55A2F2AC" w14:textId="77777777" w:rsidR="003C02F8" w:rsidRPr="003C02F8" w:rsidRDefault="003C02F8" w:rsidP="003C02F8">
            <w:pP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Field-2</w:t>
            </w:r>
          </w:p>
        </w:tc>
        <w:tc>
          <w:tcPr>
            <w:tcW w:w="1372" w:type="dxa"/>
            <w:tcBorders>
              <w:top w:val="single" w:sz="4" w:space="0" w:color="auto"/>
              <w:left w:val="nil"/>
              <w:bottom w:val="single" w:sz="4" w:space="0" w:color="auto"/>
              <w:right w:val="single" w:sz="4" w:space="0" w:color="auto"/>
            </w:tcBorders>
            <w:shd w:val="clear" w:color="000000" w:fill="BFBFBF"/>
            <w:noWrap/>
            <w:vAlign w:val="center"/>
            <w:hideMark/>
          </w:tcPr>
          <w:p w14:paraId="67449A0E" w14:textId="77777777" w:rsidR="003C02F8" w:rsidRPr="003C02F8" w:rsidRDefault="003C02F8" w:rsidP="003C02F8">
            <w:pP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Field-3</w:t>
            </w:r>
          </w:p>
        </w:tc>
        <w:tc>
          <w:tcPr>
            <w:tcW w:w="1372" w:type="dxa"/>
            <w:tcBorders>
              <w:top w:val="single" w:sz="4" w:space="0" w:color="auto"/>
              <w:left w:val="nil"/>
              <w:bottom w:val="single" w:sz="4" w:space="0" w:color="auto"/>
              <w:right w:val="single" w:sz="4" w:space="0" w:color="auto"/>
            </w:tcBorders>
            <w:shd w:val="clear" w:color="000000" w:fill="BFBFBF"/>
            <w:noWrap/>
            <w:vAlign w:val="center"/>
            <w:hideMark/>
          </w:tcPr>
          <w:p w14:paraId="4DD708AA" w14:textId="77777777" w:rsidR="003C02F8" w:rsidRPr="003C02F8" w:rsidRDefault="003C02F8" w:rsidP="003C02F8">
            <w:pP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Field-4</w:t>
            </w:r>
          </w:p>
        </w:tc>
        <w:tc>
          <w:tcPr>
            <w:tcW w:w="1372" w:type="dxa"/>
            <w:tcBorders>
              <w:top w:val="single" w:sz="4" w:space="0" w:color="auto"/>
              <w:left w:val="nil"/>
              <w:bottom w:val="single" w:sz="4" w:space="0" w:color="auto"/>
              <w:right w:val="single" w:sz="4" w:space="0" w:color="auto"/>
            </w:tcBorders>
            <w:shd w:val="clear" w:color="000000" w:fill="BFBFBF"/>
            <w:noWrap/>
            <w:vAlign w:val="center"/>
            <w:hideMark/>
          </w:tcPr>
          <w:p w14:paraId="4D744C15"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Field-5</w:t>
            </w:r>
          </w:p>
        </w:tc>
        <w:tc>
          <w:tcPr>
            <w:tcW w:w="1373" w:type="dxa"/>
            <w:tcBorders>
              <w:top w:val="single" w:sz="4" w:space="0" w:color="auto"/>
              <w:left w:val="nil"/>
              <w:bottom w:val="single" w:sz="4" w:space="0" w:color="auto"/>
              <w:right w:val="single" w:sz="4" w:space="0" w:color="auto"/>
            </w:tcBorders>
            <w:shd w:val="clear" w:color="000000" w:fill="BFBFBF"/>
            <w:noWrap/>
            <w:vAlign w:val="center"/>
            <w:hideMark/>
          </w:tcPr>
          <w:p w14:paraId="019791CE"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Field-6</w:t>
            </w:r>
          </w:p>
        </w:tc>
      </w:tr>
      <w:tr w:rsidR="003C02F8" w:rsidRPr="003C02F8" w14:paraId="05B6346F"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48B1DA3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372" w:type="dxa"/>
            <w:tcBorders>
              <w:top w:val="nil"/>
              <w:left w:val="nil"/>
              <w:bottom w:val="single" w:sz="4" w:space="0" w:color="auto"/>
              <w:right w:val="single" w:sz="4" w:space="0" w:color="auto"/>
            </w:tcBorders>
            <w:shd w:val="clear" w:color="auto" w:fill="auto"/>
            <w:vAlign w:val="center"/>
            <w:hideMark/>
          </w:tcPr>
          <w:p w14:paraId="6A0CA64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372" w:type="dxa"/>
            <w:tcBorders>
              <w:top w:val="nil"/>
              <w:left w:val="nil"/>
              <w:bottom w:val="single" w:sz="4" w:space="0" w:color="auto"/>
              <w:right w:val="single" w:sz="4" w:space="0" w:color="auto"/>
            </w:tcBorders>
            <w:shd w:val="clear" w:color="auto" w:fill="auto"/>
            <w:vAlign w:val="center"/>
            <w:hideMark/>
          </w:tcPr>
          <w:p w14:paraId="0254394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Dimension</w:t>
            </w:r>
          </w:p>
        </w:tc>
        <w:tc>
          <w:tcPr>
            <w:tcW w:w="1372" w:type="dxa"/>
            <w:tcBorders>
              <w:top w:val="nil"/>
              <w:left w:val="nil"/>
              <w:bottom w:val="single" w:sz="4" w:space="0" w:color="auto"/>
              <w:right w:val="single" w:sz="4" w:space="0" w:color="auto"/>
            </w:tcBorders>
            <w:shd w:val="clear" w:color="auto" w:fill="auto"/>
            <w:vAlign w:val="center"/>
            <w:hideMark/>
          </w:tcPr>
          <w:p w14:paraId="74253A5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Rule Description</w:t>
            </w:r>
          </w:p>
        </w:tc>
        <w:tc>
          <w:tcPr>
            <w:tcW w:w="1372" w:type="dxa"/>
            <w:tcBorders>
              <w:top w:val="nil"/>
              <w:left w:val="nil"/>
              <w:bottom w:val="single" w:sz="4" w:space="0" w:color="auto"/>
              <w:right w:val="single" w:sz="4" w:space="0" w:color="auto"/>
            </w:tcBorders>
            <w:shd w:val="clear" w:color="auto" w:fill="auto"/>
            <w:vAlign w:val="center"/>
            <w:hideMark/>
          </w:tcPr>
          <w:p w14:paraId="533B2F1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Status</w:t>
            </w:r>
          </w:p>
        </w:tc>
        <w:tc>
          <w:tcPr>
            <w:tcW w:w="1372" w:type="dxa"/>
            <w:tcBorders>
              <w:top w:val="nil"/>
              <w:left w:val="nil"/>
              <w:bottom w:val="single" w:sz="4" w:space="0" w:color="auto"/>
              <w:right w:val="single" w:sz="4" w:space="0" w:color="auto"/>
            </w:tcBorders>
            <w:shd w:val="clear" w:color="auto" w:fill="auto"/>
            <w:vAlign w:val="center"/>
            <w:hideMark/>
          </w:tcPr>
          <w:p w14:paraId="208B357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DQ Results</w:t>
            </w:r>
          </w:p>
        </w:tc>
        <w:tc>
          <w:tcPr>
            <w:tcW w:w="1373" w:type="dxa"/>
            <w:tcBorders>
              <w:top w:val="nil"/>
              <w:left w:val="nil"/>
              <w:bottom w:val="single" w:sz="4" w:space="0" w:color="auto"/>
              <w:right w:val="single" w:sz="4" w:space="0" w:color="auto"/>
            </w:tcBorders>
            <w:shd w:val="clear" w:color="auto" w:fill="auto"/>
            <w:vAlign w:val="center"/>
            <w:hideMark/>
          </w:tcPr>
          <w:p w14:paraId="178FE0F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Consider All Spaces As Blank</w:t>
            </w:r>
          </w:p>
        </w:tc>
      </w:tr>
      <w:tr w:rsidR="003C02F8" w:rsidRPr="003C02F8" w14:paraId="43172A0F"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3A062B7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API Name</w:t>
            </w:r>
          </w:p>
        </w:tc>
        <w:tc>
          <w:tcPr>
            <w:tcW w:w="1372" w:type="dxa"/>
            <w:tcBorders>
              <w:top w:val="nil"/>
              <w:left w:val="nil"/>
              <w:bottom w:val="single" w:sz="4" w:space="0" w:color="auto"/>
              <w:right w:val="single" w:sz="4" w:space="0" w:color="auto"/>
            </w:tcBorders>
            <w:shd w:val="clear" w:color="auto" w:fill="auto"/>
            <w:vAlign w:val="center"/>
            <w:hideMark/>
          </w:tcPr>
          <w:p w14:paraId="19BF37D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372" w:type="dxa"/>
            <w:tcBorders>
              <w:top w:val="nil"/>
              <w:left w:val="nil"/>
              <w:bottom w:val="single" w:sz="4" w:space="0" w:color="auto"/>
              <w:right w:val="single" w:sz="4" w:space="0" w:color="auto"/>
            </w:tcBorders>
            <w:shd w:val="clear" w:color="auto" w:fill="auto"/>
            <w:vAlign w:val="center"/>
            <w:hideMark/>
          </w:tcPr>
          <w:p w14:paraId="57CE46B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Dimension</w:t>
            </w:r>
          </w:p>
        </w:tc>
        <w:tc>
          <w:tcPr>
            <w:tcW w:w="1372" w:type="dxa"/>
            <w:tcBorders>
              <w:top w:val="nil"/>
              <w:left w:val="nil"/>
              <w:bottom w:val="single" w:sz="4" w:space="0" w:color="auto"/>
              <w:right w:val="single" w:sz="4" w:space="0" w:color="auto"/>
            </w:tcBorders>
            <w:shd w:val="clear" w:color="auto" w:fill="auto"/>
            <w:vAlign w:val="center"/>
            <w:hideMark/>
          </w:tcPr>
          <w:p w14:paraId="1F7BADE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RuleDesciption</w:t>
            </w:r>
          </w:p>
        </w:tc>
        <w:tc>
          <w:tcPr>
            <w:tcW w:w="1372" w:type="dxa"/>
            <w:tcBorders>
              <w:top w:val="nil"/>
              <w:left w:val="nil"/>
              <w:bottom w:val="single" w:sz="4" w:space="0" w:color="auto"/>
              <w:right w:val="single" w:sz="4" w:space="0" w:color="auto"/>
            </w:tcBorders>
            <w:shd w:val="clear" w:color="auto" w:fill="auto"/>
            <w:vAlign w:val="center"/>
            <w:hideMark/>
          </w:tcPr>
          <w:p w14:paraId="66CA4A9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Status</w:t>
            </w:r>
          </w:p>
        </w:tc>
        <w:tc>
          <w:tcPr>
            <w:tcW w:w="1372" w:type="dxa"/>
            <w:tcBorders>
              <w:top w:val="nil"/>
              <w:left w:val="nil"/>
              <w:bottom w:val="single" w:sz="4" w:space="0" w:color="auto"/>
              <w:right w:val="single" w:sz="4" w:space="0" w:color="auto"/>
            </w:tcBorders>
            <w:shd w:val="clear" w:color="auto" w:fill="auto"/>
            <w:vAlign w:val="center"/>
            <w:hideMark/>
          </w:tcPr>
          <w:p w14:paraId="799C18A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DQ Results</w:t>
            </w:r>
          </w:p>
        </w:tc>
        <w:tc>
          <w:tcPr>
            <w:tcW w:w="1373" w:type="dxa"/>
            <w:tcBorders>
              <w:top w:val="nil"/>
              <w:left w:val="nil"/>
              <w:bottom w:val="single" w:sz="4" w:space="0" w:color="auto"/>
              <w:right w:val="single" w:sz="4" w:space="0" w:color="auto"/>
            </w:tcBorders>
            <w:shd w:val="clear" w:color="auto" w:fill="auto"/>
            <w:vAlign w:val="center"/>
            <w:hideMark/>
          </w:tcPr>
          <w:p w14:paraId="746ADFC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ConsiderAllSpacesAsBlank</w:t>
            </w:r>
          </w:p>
        </w:tc>
      </w:tr>
      <w:tr w:rsidR="003C02F8" w:rsidRPr="003C02F8" w14:paraId="631C0CDC"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6AB562C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Input Type</w:t>
            </w:r>
          </w:p>
        </w:tc>
        <w:tc>
          <w:tcPr>
            <w:tcW w:w="1372" w:type="dxa"/>
            <w:tcBorders>
              <w:top w:val="nil"/>
              <w:left w:val="nil"/>
              <w:bottom w:val="single" w:sz="4" w:space="0" w:color="auto"/>
              <w:right w:val="single" w:sz="4" w:space="0" w:color="auto"/>
            </w:tcBorders>
            <w:shd w:val="clear" w:color="auto" w:fill="auto"/>
            <w:vAlign w:val="center"/>
            <w:hideMark/>
          </w:tcPr>
          <w:p w14:paraId="4B9B6A9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Simple Text</w:t>
            </w:r>
          </w:p>
        </w:tc>
        <w:tc>
          <w:tcPr>
            <w:tcW w:w="1372" w:type="dxa"/>
            <w:tcBorders>
              <w:top w:val="nil"/>
              <w:left w:val="nil"/>
              <w:bottom w:val="single" w:sz="4" w:space="0" w:color="auto"/>
              <w:right w:val="single" w:sz="4" w:space="0" w:color="auto"/>
            </w:tcBorders>
            <w:shd w:val="clear" w:color="auto" w:fill="auto"/>
            <w:vAlign w:val="center"/>
            <w:hideMark/>
          </w:tcPr>
          <w:p w14:paraId="2456390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w:t>
            </w:r>
          </w:p>
        </w:tc>
        <w:tc>
          <w:tcPr>
            <w:tcW w:w="1372" w:type="dxa"/>
            <w:tcBorders>
              <w:top w:val="nil"/>
              <w:left w:val="nil"/>
              <w:bottom w:val="single" w:sz="4" w:space="0" w:color="auto"/>
              <w:right w:val="single" w:sz="4" w:space="0" w:color="auto"/>
            </w:tcBorders>
            <w:shd w:val="clear" w:color="auto" w:fill="auto"/>
            <w:vAlign w:val="center"/>
            <w:hideMark/>
          </w:tcPr>
          <w:p w14:paraId="1AD7285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Simple Text</w:t>
            </w:r>
          </w:p>
        </w:tc>
        <w:tc>
          <w:tcPr>
            <w:tcW w:w="1372" w:type="dxa"/>
            <w:tcBorders>
              <w:top w:val="nil"/>
              <w:left w:val="nil"/>
              <w:bottom w:val="single" w:sz="4" w:space="0" w:color="auto"/>
              <w:right w:val="single" w:sz="4" w:space="0" w:color="auto"/>
            </w:tcBorders>
            <w:shd w:val="clear" w:color="auto" w:fill="auto"/>
            <w:vAlign w:val="center"/>
            <w:hideMark/>
          </w:tcPr>
          <w:p w14:paraId="4B32BD0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w:t>
            </w:r>
          </w:p>
        </w:tc>
        <w:tc>
          <w:tcPr>
            <w:tcW w:w="1372" w:type="dxa"/>
            <w:tcBorders>
              <w:top w:val="nil"/>
              <w:left w:val="nil"/>
              <w:bottom w:val="single" w:sz="4" w:space="0" w:color="auto"/>
              <w:right w:val="single" w:sz="4" w:space="0" w:color="auto"/>
            </w:tcBorders>
            <w:shd w:val="clear" w:color="auto" w:fill="auto"/>
            <w:vAlign w:val="center"/>
            <w:hideMark/>
          </w:tcPr>
          <w:p w14:paraId="7489F327" w14:textId="5061EB8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Html/</w:t>
            </w:r>
            <w:r w:rsidR="00621174" w:rsidRPr="003C02F8">
              <w:rPr>
                <w:rFonts w:ascii="Calibri" w:eastAsia="Times New Roman" w:hAnsi="Calibri" w:cs="Calibri"/>
                <w:color w:val="000000"/>
                <w:sz w:val="20"/>
                <w:szCs w:val="20"/>
                <w:lang w:val="en-US"/>
              </w:rPr>
              <w:t>Rich text</w:t>
            </w:r>
          </w:p>
        </w:tc>
        <w:tc>
          <w:tcPr>
            <w:tcW w:w="1373" w:type="dxa"/>
            <w:tcBorders>
              <w:top w:val="nil"/>
              <w:left w:val="nil"/>
              <w:bottom w:val="single" w:sz="4" w:space="0" w:color="auto"/>
              <w:right w:val="single" w:sz="4" w:space="0" w:color="auto"/>
            </w:tcBorders>
            <w:shd w:val="clear" w:color="auto" w:fill="auto"/>
            <w:vAlign w:val="center"/>
            <w:hideMark/>
          </w:tcPr>
          <w:p w14:paraId="6B4221E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TRUE/FALSE</w:t>
            </w:r>
          </w:p>
        </w:tc>
      </w:tr>
      <w:tr w:rsidR="003C02F8" w:rsidRPr="003C02F8" w14:paraId="7DFAC8F2"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462641B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Category</w:t>
            </w:r>
          </w:p>
        </w:tc>
        <w:tc>
          <w:tcPr>
            <w:tcW w:w="1372" w:type="dxa"/>
            <w:tcBorders>
              <w:top w:val="nil"/>
              <w:left w:val="nil"/>
              <w:bottom w:val="single" w:sz="4" w:space="0" w:color="auto"/>
              <w:right w:val="single" w:sz="4" w:space="0" w:color="auto"/>
            </w:tcBorders>
            <w:shd w:val="clear" w:color="auto" w:fill="auto"/>
            <w:vAlign w:val="center"/>
            <w:hideMark/>
          </w:tcPr>
          <w:p w14:paraId="44B3011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223E78E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51B0CE5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06E8E80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301B0BA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189A996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33F9CA53"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18FBDA4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Minimum Value</w:t>
            </w:r>
          </w:p>
        </w:tc>
        <w:tc>
          <w:tcPr>
            <w:tcW w:w="1372" w:type="dxa"/>
            <w:tcBorders>
              <w:top w:val="nil"/>
              <w:left w:val="nil"/>
              <w:bottom w:val="single" w:sz="4" w:space="0" w:color="auto"/>
              <w:right w:val="single" w:sz="4" w:space="0" w:color="auto"/>
            </w:tcBorders>
            <w:shd w:val="clear" w:color="auto" w:fill="auto"/>
            <w:vAlign w:val="center"/>
            <w:hideMark/>
          </w:tcPr>
          <w:p w14:paraId="10F1EB6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2BE1845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059E21D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1E843B9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51EE386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3AF7155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7606F69B"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10D39C5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Maximum Value</w:t>
            </w:r>
          </w:p>
        </w:tc>
        <w:tc>
          <w:tcPr>
            <w:tcW w:w="1372" w:type="dxa"/>
            <w:tcBorders>
              <w:top w:val="nil"/>
              <w:left w:val="nil"/>
              <w:bottom w:val="single" w:sz="4" w:space="0" w:color="auto"/>
              <w:right w:val="single" w:sz="4" w:space="0" w:color="auto"/>
            </w:tcBorders>
            <w:shd w:val="clear" w:color="auto" w:fill="auto"/>
            <w:vAlign w:val="center"/>
            <w:hideMark/>
          </w:tcPr>
          <w:p w14:paraId="21213BF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1306AA2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01BA8D3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6CC716F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2CC817B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13426AC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557D0FC5"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042F9FD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Type of List</w:t>
            </w:r>
          </w:p>
        </w:tc>
        <w:tc>
          <w:tcPr>
            <w:tcW w:w="1372" w:type="dxa"/>
            <w:tcBorders>
              <w:top w:val="nil"/>
              <w:left w:val="nil"/>
              <w:bottom w:val="single" w:sz="4" w:space="0" w:color="auto"/>
              <w:right w:val="single" w:sz="4" w:space="0" w:color="auto"/>
            </w:tcBorders>
            <w:shd w:val="clear" w:color="auto" w:fill="auto"/>
            <w:vAlign w:val="center"/>
            <w:hideMark/>
          </w:tcPr>
          <w:p w14:paraId="32145EA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52806BE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Reference List Item : Rule Dimension</w:t>
            </w:r>
          </w:p>
        </w:tc>
        <w:tc>
          <w:tcPr>
            <w:tcW w:w="1372" w:type="dxa"/>
            <w:tcBorders>
              <w:top w:val="nil"/>
              <w:left w:val="nil"/>
              <w:bottom w:val="single" w:sz="4" w:space="0" w:color="auto"/>
              <w:right w:val="single" w:sz="4" w:space="0" w:color="auto"/>
            </w:tcBorders>
            <w:shd w:val="clear" w:color="auto" w:fill="auto"/>
            <w:vAlign w:val="center"/>
            <w:hideMark/>
          </w:tcPr>
          <w:p w14:paraId="23B7ABE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584B490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Reference List Item : Rule Status</w:t>
            </w:r>
          </w:p>
        </w:tc>
        <w:tc>
          <w:tcPr>
            <w:tcW w:w="1372" w:type="dxa"/>
            <w:tcBorders>
              <w:top w:val="nil"/>
              <w:left w:val="nil"/>
              <w:bottom w:val="single" w:sz="4" w:space="0" w:color="auto"/>
              <w:right w:val="single" w:sz="4" w:space="0" w:color="auto"/>
            </w:tcBorders>
            <w:shd w:val="clear" w:color="auto" w:fill="auto"/>
            <w:vAlign w:val="center"/>
            <w:hideMark/>
          </w:tcPr>
          <w:p w14:paraId="5B3CCE7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46CA2F1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3FF0512C"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39D2DBE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 Display Format</w:t>
            </w:r>
          </w:p>
        </w:tc>
        <w:tc>
          <w:tcPr>
            <w:tcW w:w="1372" w:type="dxa"/>
            <w:tcBorders>
              <w:top w:val="nil"/>
              <w:left w:val="nil"/>
              <w:bottom w:val="single" w:sz="4" w:space="0" w:color="auto"/>
              <w:right w:val="single" w:sz="4" w:space="0" w:color="auto"/>
            </w:tcBorders>
            <w:shd w:val="clear" w:color="auto" w:fill="auto"/>
            <w:vAlign w:val="center"/>
            <w:hideMark/>
          </w:tcPr>
          <w:p w14:paraId="694BC10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1A3910A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{Code}</w:t>
            </w:r>
          </w:p>
        </w:tc>
        <w:tc>
          <w:tcPr>
            <w:tcW w:w="1372" w:type="dxa"/>
            <w:tcBorders>
              <w:top w:val="nil"/>
              <w:left w:val="nil"/>
              <w:bottom w:val="single" w:sz="4" w:space="0" w:color="auto"/>
              <w:right w:val="single" w:sz="4" w:space="0" w:color="auto"/>
            </w:tcBorders>
            <w:shd w:val="clear" w:color="auto" w:fill="auto"/>
            <w:vAlign w:val="center"/>
            <w:hideMark/>
          </w:tcPr>
          <w:p w14:paraId="1A40616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32E4C57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{Code}</w:t>
            </w:r>
          </w:p>
        </w:tc>
        <w:tc>
          <w:tcPr>
            <w:tcW w:w="1372" w:type="dxa"/>
            <w:tcBorders>
              <w:top w:val="nil"/>
              <w:left w:val="nil"/>
              <w:bottom w:val="single" w:sz="4" w:space="0" w:color="auto"/>
              <w:right w:val="single" w:sz="4" w:space="0" w:color="auto"/>
            </w:tcBorders>
            <w:shd w:val="clear" w:color="auto" w:fill="auto"/>
            <w:vAlign w:val="center"/>
            <w:hideMark/>
          </w:tcPr>
          <w:p w14:paraId="0D78506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5BB1680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48512B17"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0166D82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In Detail Tile</w:t>
            </w:r>
          </w:p>
        </w:tc>
        <w:tc>
          <w:tcPr>
            <w:tcW w:w="1372" w:type="dxa"/>
            <w:tcBorders>
              <w:top w:val="nil"/>
              <w:left w:val="nil"/>
              <w:bottom w:val="single" w:sz="4" w:space="0" w:color="auto"/>
              <w:right w:val="single" w:sz="4" w:space="0" w:color="auto"/>
            </w:tcBorders>
            <w:shd w:val="clear" w:color="auto" w:fill="auto"/>
            <w:vAlign w:val="center"/>
            <w:hideMark/>
          </w:tcPr>
          <w:p w14:paraId="617F41D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6A0D774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21A5972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68A40A5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782D38F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3" w:type="dxa"/>
            <w:tcBorders>
              <w:top w:val="nil"/>
              <w:left w:val="nil"/>
              <w:bottom w:val="single" w:sz="4" w:space="0" w:color="auto"/>
              <w:right w:val="single" w:sz="4" w:space="0" w:color="auto"/>
            </w:tcBorders>
            <w:shd w:val="clear" w:color="auto" w:fill="auto"/>
            <w:vAlign w:val="center"/>
            <w:hideMark/>
          </w:tcPr>
          <w:p w14:paraId="79EE5C2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3C02F8" w:rsidRPr="003C02F8" w14:paraId="224CD40C"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6CEEE7B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Editable</w:t>
            </w:r>
          </w:p>
        </w:tc>
        <w:tc>
          <w:tcPr>
            <w:tcW w:w="1372" w:type="dxa"/>
            <w:tcBorders>
              <w:top w:val="nil"/>
              <w:left w:val="nil"/>
              <w:bottom w:val="single" w:sz="4" w:space="0" w:color="auto"/>
              <w:right w:val="single" w:sz="4" w:space="0" w:color="auto"/>
            </w:tcBorders>
            <w:shd w:val="clear" w:color="auto" w:fill="auto"/>
            <w:vAlign w:val="center"/>
            <w:hideMark/>
          </w:tcPr>
          <w:p w14:paraId="243D74C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64B61A2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39167A4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2E5CBD8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36E0649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3" w:type="dxa"/>
            <w:tcBorders>
              <w:top w:val="nil"/>
              <w:left w:val="nil"/>
              <w:bottom w:val="single" w:sz="4" w:space="0" w:color="auto"/>
              <w:right w:val="single" w:sz="4" w:space="0" w:color="auto"/>
            </w:tcBorders>
            <w:shd w:val="clear" w:color="auto" w:fill="auto"/>
            <w:vAlign w:val="center"/>
            <w:hideMark/>
          </w:tcPr>
          <w:p w14:paraId="5980190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3C02F8" w:rsidRPr="003C02F8" w14:paraId="47C20070"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786F942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Listable</w:t>
            </w:r>
          </w:p>
        </w:tc>
        <w:tc>
          <w:tcPr>
            <w:tcW w:w="1372" w:type="dxa"/>
            <w:tcBorders>
              <w:top w:val="nil"/>
              <w:left w:val="nil"/>
              <w:bottom w:val="single" w:sz="4" w:space="0" w:color="auto"/>
              <w:right w:val="single" w:sz="4" w:space="0" w:color="auto"/>
            </w:tcBorders>
            <w:shd w:val="clear" w:color="auto" w:fill="auto"/>
            <w:vAlign w:val="center"/>
            <w:hideMark/>
          </w:tcPr>
          <w:p w14:paraId="6B941E3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2C583A1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4FB84B0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6C2450B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48398D9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3" w:type="dxa"/>
            <w:tcBorders>
              <w:top w:val="nil"/>
              <w:left w:val="nil"/>
              <w:bottom w:val="single" w:sz="4" w:space="0" w:color="auto"/>
              <w:right w:val="single" w:sz="4" w:space="0" w:color="auto"/>
            </w:tcBorders>
            <w:shd w:val="clear" w:color="auto" w:fill="auto"/>
            <w:vAlign w:val="center"/>
            <w:hideMark/>
          </w:tcPr>
          <w:p w14:paraId="62FABA1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3C02F8" w:rsidRPr="003C02F8" w14:paraId="051A2889"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78979AB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Required</w:t>
            </w:r>
          </w:p>
        </w:tc>
        <w:tc>
          <w:tcPr>
            <w:tcW w:w="1372" w:type="dxa"/>
            <w:tcBorders>
              <w:top w:val="nil"/>
              <w:left w:val="nil"/>
              <w:bottom w:val="single" w:sz="4" w:space="0" w:color="auto"/>
              <w:right w:val="single" w:sz="4" w:space="0" w:color="auto"/>
            </w:tcBorders>
            <w:shd w:val="clear" w:color="auto" w:fill="auto"/>
            <w:vAlign w:val="center"/>
            <w:hideMark/>
          </w:tcPr>
          <w:p w14:paraId="6B17F42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10FECF65" w14:textId="2E758CFD" w:rsidR="003C02F8" w:rsidRPr="003C02F8" w:rsidRDefault="00A01191" w:rsidP="003C02F8">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1A670AF8" w14:textId="6EAE9029" w:rsidR="003C02F8" w:rsidRPr="003C02F8" w:rsidRDefault="00A01191" w:rsidP="003C02F8">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7E1C853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272E6C0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3" w:type="dxa"/>
            <w:tcBorders>
              <w:top w:val="nil"/>
              <w:left w:val="nil"/>
              <w:bottom w:val="single" w:sz="4" w:space="0" w:color="auto"/>
              <w:right w:val="single" w:sz="4" w:space="0" w:color="auto"/>
            </w:tcBorders>
            <w:shd w:val="clear" w:color="auto" w:fill="auto"/>
            <w:vAlign w:val="center"/>
            <w:hideMark/>
          </w:tcPr>
          <w:p w14:paraId="3AF2866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3C02F8" w:rsidRPr="003C02F8" w14:paraId="35AAA27C"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5791B57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Part of Key</w:t>
            </w:r>
          </w:p>
        </w:tc>
        <w:tc>
          <w:tcPr>
            <w:tcW w:w="1372" w:type="dxa"/>
            <w:tcBorders>
              <w:top w:val="nil"/>
              <w:left w:val="nil"/>
              <w:bottom w:val="single" w:sz="4" w:space="0" w:color="auto"/>
              <w:right w:val="single" w:sz="4" w:space="0" w:color="auto"/>
            </w:tcBorders>
            <w:shd w:val="clear" w:color="auto" w:fill="auto"/>
            <w:vAlign w:val="center"/>
            <w:hideMark/>
          </w:tcPr>
          <w:p w14:paraId="0BEB315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372" w:type="dxa"/>
            <w:tcBorders>
              <w:top w:val="nil"/>
              <w:left w:val="nil"/>
              <w:bottom w:val="single" w:sz="4" w:space="0" w:color="auto"/>
              <w:right w:val="single" w:sz="4" w:space="0" w:color="auto"/>
            </w:tcBorders>
            <w:shd w:val="clear" w:color="auto" w:fill="auto"/>
            <w:vAlign w:val="center"/>
            <w:hideMark/>
          </w:tcPr>
          <w:p w14:paraId="58D1407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6EA29E8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6FA8423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2501E39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3" w:type="dxa"/>
            <w:tcBorders>
              <w:top w:val="nil"/>
              <w:left w:val="nil"/>
              <w:bottom w:val="single" w:sz="4" w:space="0" w:color="auto"/>
              <w:right w:val="single" w:sz="4" w:space="0" w:color="auto"/>
            </w:tcBorders>
            <w:shd w:val="clear" w:color="auto" w:fill="auto"/>
            <w:vAlign w:val="center"/>
            <w:hideMark/>
          </w:tcPr>
          <w:p w14:paraId="54860CE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3C02F8" w:rsidRPr="003C02F8" w14:paraId="26273DB8"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6E28465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As Top Level Filter</w:t>
            </w:r>
          </w:p>
        </w:tc>
        <w:tc>
          <w:tcPr>
            <w:tcW w:w="1372" w:type="dxa"/>
            <w:tcBorders>
              <w:top w:val="nil"/>
              <w:left w:val="nil"/>
              <w:bottom w:val="single" w:sz="4" w:space="0" w:color="auto"/>
              <w:right w:val="single" w:sz="4" w:space="0" w:color="auto"/>
            </w:tcBorders>
            <w:shd w:val="clear" w:color="auto" w:fill="auto"/>
            <w:vAlign w:val="center"/>
            <w:hideMark/>
          </w:tcPr>
          <w:p w14:paraId="1A1F428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3C484DD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3CDE592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390E8A7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7DE3405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1228112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49075523"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4A777DE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Allow Multiple Items</w:t>
            </w:r>
          </w:p>
        </w:tc>
        <w:tc>
          <w:tcPr>
            <w:tcW w:w="1372" w:type="dxa"/>
            <w:tcBorders>
              <w:top w:val="nil"/>
              <w:left w:val="nil"/>
              <w:bottom w:val="single" w:sz="4" w:space="0" w:color="auto"/>
              <w:right w:val="single" w:sz="4" w:space="0" w:color="auto"/>
            </w:tcBorders>
            <w:shd w:val="clear" w:color="auto" w:fill="auto"/>
            <w:vAlign w:val="center"/>
            <w:hideMark/>
          </w:tcPr>
          <w:p w14:paraId="6526F53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229B26F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35318FB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49643B9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254F32A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6A57E55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136E92C3"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395A019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if Empty</w:t>
            </w:r>
          </w:p>
        </w:tc>
        <w:tc>
          <w:tcPr>
            <w:tcW w:w="1372" w:type="dxa"/>
            <w:tcBorders>
              <w:top w:val="nil"/>
              <w:left w:val="nil"/>
              <w:bottom w:val="single" w:sz="4" w:space="0" w:color="auto"/>
              <w:right w:val="single" w:sz="4" w:space="0" w:color="auto"/>
            </w:tcBorders>
            <w:shd w:val="clear" w:color="auto" w:fill="auto"/>
            <w:vAlign w:val="center"/>
            <w:hideMark/>
          </w:tcPr>
          <w:p w14:paraId="4CFB206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591795A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78D5911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342B321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2" w:type="dxa"/>
            <w:tcBorders>
              <w:top w:val="nil"/>
              <w:left w:val="nil"/>
              <w:bottom w:val="single" w:sz="4" w:space="0" w:color="auto"/>
              <w:right w:val="single" w:sz="4" w:space="0" w:color="auto"/>
            </w:tcBorders>
            <w:shd w:val="clear" w:color="auto" w:fill="auto"/>
            <w:vAlign w:val="center"/>
            <w:hideMark/>
          </w:tcPr>
          <w:p w14:paraId="782E3C9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373" w:type="dxa"/>
            <w:tcBorders>
              <w:top w:val="nil"/>
              <w:left w:val="nil"/>
              <w:bottom w:val="single" w:sz="4" w:space="0" w:color="auto"/>
              <w:right w:val="single" w:sz="4" w:space="0" w:color="auto"/>
            </w:tcBorders>
            <w:shd w:val="clear" w:color="auto" w:fill="auto"/>
            <w:vAlign w:val="center"/>
            <w:hideMark/>
          </w:tcPr>
          <w:p w14:paraId="20D7D76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3C02F8" w:rsidRPr="003C02F8" w14:paraId="6950FF7B"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1400F33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Lookup Type</w:t>
            </w:r>
          </w:p>
        </w:tc>
        <w:tc>
          <w:tcPr>
            <w:tcW w:w="1372" w:type="dxa"/>
            <w:tcBorders>
              <w:top w:val="nil"/>
              <w:left w:val="nil"/>
              <w:bottom w:val="single" w:sz="4" w:space="0" w:color="auto"/>
              <w:right w:val="single" w:sz="4" w:space="0" w:color="auto"/>
            </w:tcBorders>
            <w:shd w:val="clear" w:color="auto" w:fill="auto"/>
            <w:vAlign w:val="center"/>
            <w:hideMark/>
          </w:tcPr>
          <w:p w14:paraId="0380786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7297C9F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442B7AD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53157FC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7AD3A2B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241589B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5FBC3EF0"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6365EEE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Relationship Type</w:t>
            </w:r>
          </w:p>
        </w:tc>
        <w:tc>
          <w:tcPr>
            <w:tcW w:w="1372" w:type="dxa"/>
            <w:tcBorders>
              <w:top w:val="nil"/>
              <w:left w:val="nil"/>
              <w:bottom w:val="single" w:sz="4" w:space="0" w:color="auto"/>
              <w:right w:val="single" w:sz="4" w:space="0" w:color="auto"/>
            </w:tcBorders>
            <w:shd w:val="clear" w:color="auto" w:fill="auto"/>
            <w:vAlign w:val="center"/>
            <w:hideMark/>
          </w:tcPr>
          <w:p w14:paraId="588A9F8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5917042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63079E5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36525CB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10BB2AD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7767AF4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52FE565D" w14:textId="77777777" w:rsidTr="003C02F8">
        <w:trPr>
          <w:trHeight w:val="20"/>
        </w:trPr>
        <w:tc>
          <w:tcPr>
            <w:tcW w:w="1255" w:type="dxa"/>
            <w:tcBorders>
              <w:top w:val="nil"/>
              <w:left w:val="single" w:sz="4" w:space="0" w:color="auto"/>
              <w:bottom w:val="single" w:sz="4" w:space="0" w:color="auto"/>
              <w:right w:val="single" w:sz="4" w:space="0" w:color="auto"/>
            </w:tcBorders>
            <w:shd w:val="clear" w:color="000000" w:fill="D9D9D9"/>
            <w:vAlign w:val="center"/>
            <w:hideMark/>
          </w:tcPr>
          <w:p w14:paraId="53C758A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Table Settings</w:t>
            </w:r>
          </w:p>
        </w:tc>
        <w:tc>
          <w:tcPr>
            <w:tcW w:w="1372" w:type="dxa"/>
            <w:tcBorders>
              <w:top w:val="nil"/>
              <w:left w:val="nil"/>
              <w:bottom w:val="single" w:sz="4" w:space="0" w:color="auto"/>
              <w:right w:val="single" w:sz="4" w:space="0" w:color="auto"/>
            </w:tcBorders>
            <w:shd w:val="clear" w:color="auto" w:fill="auto"/>
            <w:vAlign w:val="center"/>
            <w:hideMark/>
          </w:tcPr>
          <w:p w14:paraId="21A1B65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53DE25F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0C634B3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5848AE8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2" w:type="dxa"/>
            <w:tcBorders>
              <w:top w:val="nil"/>
              <w:left w:val="nil"/>
              <w:bottom w:val="single" w:sz="4" w:space="0" w:color="auto"/>
              <w:right w:val="single" w:sz="4" w:space="0" w:color="auto"/>
            </w:tcBorders>
            <w:shd w:val="clear" w:color="auto" w:fill="auto"/>
            <w:vAlign w:val="center"/>
            <w:hideMark/>
          </w:tcPr>
          <w:p w14:paraId="775C6A6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373" w:type="dxa"/>
            <w:tcBorders>
              <w:top w:val="nil"/>
              <w:left w:val="nil"/>
              <w:bottom w:val="single" w:sz="4" w:space="0" w:color="auto"/>
              <w:right w:val="single" w:sz="4" w:space="0" w:color="auto"/>
            </w:tcBorders>
            <w:shd w:val="clear" w:color="auto" w:fill="auto"/>
            <w:vAlign w:val="center"/>
            <w:hideMark/>
          </w:tcPr>
          <w:p w14:paraId="2F6BBB5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bl>
    <w:p w14:paraId="797E6E8C" w14:textId="7CAF514C" w:rsidR="00E26DC1" w:rsidRDefault="00E26DC1" w:rsidP="00E26DC1">
      <w:pPr>
        <w:jc w:val="both"/>
        <w:rPr>
          <w:rFonts w:eastAsia="Times New Roman" w:cs="Times New Roman"/>
          <w:sz w:val="22"/>
          <w:szCs w:val="20"/>
          <w:lang w:val="en-US"/>
        </w:rPr>
      </w:pPr>
    </w:p>
    <w:p w14:paraId="6CCEC39F" w14:textId="2C3FD7DB" w:rsidR="008113BD" w:rsidRDefault="008113BD" w:rsidP="00E26DC1">
      <w:pPr>
        <w:jc w:val="both"/>
        <w:rPr>
          <w:rFonts w:eastAsia="Times New Roman" w:cs="Times New Roman"/>
          <w:sz w:val="22"/>
          <w:szCs w:val="20"/>
          <w:lang w:val="en-US"/>
        </w:rPr>
      </w:pPr>
    </w:p>
    <w:p w14:paraId="4ADC2689" w14:textId="77777777" w:rsidR="00CC1D39" w:rsidRDefault="00CC1D39">
      <w:pPr>
        <w:rPr>
          <w:rFonts w:eastAsia="Times New Roman" w:cs="Times New Roman"/>
          <w:b/>
          <w:bCs/>
          <w:sz w:val="22"/>
          <w:szCs w:val="20"/>
          <w:lang w:val="en-US"/>
        </w:rPr>
      </w:pPr>
      <w:r>
        <w:rPr>
          <w:rFonts w:eastAsia="Times New Roman" w:cs="Times New Roman"/>
          <w:b/>
          <w:bCs/>
          <w:sz w:val="22"/>
          <w:szCs w:val="20"/>
          <w:lang w:val="en-US"/>
        </w:rPr>
        <w:br w:type="page"/>
      </w:r>
    </w:p>
    <w:p w14:paraId="250EC1C4" w14:textId="66A3D99A" w:rsidR="001F55CB" w:rsidRDefault="00E26DC1" w:rsidP="00E26DC1">
      <w:pPr>
        <w:jc w:val="both"/>
        <w:rPr>
          <w:rFonts w:eastAsia="Times New Roman" w:cs="Times New Roman"/>
          <w:sz w:val="22"/>
          <w:szCs w:val="20"/>
          <w:lang w:val="en-US"/>
        </w:rPr>
      </w:pPr>
      <w:r w:rsidRPr="00927570">
        <w:rPr>
          <w:rFonts w:eastAsia="Times New Roman" w:cs="Times New Roman"/>
          <w:b/>
          <w:bCs/>
          <w:sz w:val="22"/>
          <w:szCs w:val="20"/>
          <w:lang w:val="en-US"/>
        </w:rPr>
        <w:lastRenderedPageBreak/>
        <w:t>IGX Reference Lookup</w:t>
      </w:r>
    </w:p>
    <w:p w14:paraId="5BDEC170" w14:textId="059E339C" w:rsidR="00A7402E" w:rsidRDefault="00A7402E" w:rsidP="00E26DC1">
      <w:pPr>
        <w:jc w:val="both"/>
        <w:rPr>
          <w:rFonts w:eastAsia="Times New Roman" w:cs="Times New Roman"/>
          <w:sz w:val="22"/>
          <w:szCs w:val="20"/>
          <w:lang w:val="en-US"/>
        </w:rPr>
      </w:pPr>
    </w:p>
    <w:p w14:paraId="49FA23A3" w14:textId="6C57DF87" w:rsidR="00E26DC1" w:rsidRPr="00EA73FF" w:rsidRDefault="00E26DC1" w:rsidP="00E26DC1">
      <w:pPr>
        <w:jc w:val="both"/>
        <w:rPr>
          <w:rFonts w:eastAsia="Times New Roman" w:cs="Times New Roman"/>
          <w:szCs w:val="20"/>
          <w:lang w:val="en-US"/>
        </w:rPr>
      </w:pPr>
      <w:r w:rsidRPr="00EA73FF">
        <w:rPr>
          <w:rFonts w:eastAsia="Times New Roman" w:cs="Times New Roman"/>
          <w:szCs w:val="20"/>
          <w:lang w:val="en-US"/>
        </w:rPr>
        <w:t>Looks for presence of attribute value in the respective reference list.</w:t>
      </w:r>
    </w:p>
    <w:p w14:paraId="022721DA" w14:textId="77777777" w:rsidR="001F55CB" w:rsidRPr="00EA73FF" w:rsidRDefault="001F55CB" w:rsidP="00E26DC1">
      <w:pPr>
        <w:jc w:val="both"/>
        <w:rPr>
          <w:rFonts w:eastAsia="Times New Roman" w:cs="Times New Roman"/>
          <w:szCs w:val="20"/>
          <w:lang w:val="en-US"/>
        </w:rPr>
      </w:pPr>
    </w:p>
    <w:p w14:paraId="0C94AA23" w14:textId="63895147" w:rsidR="003C02F8" w:rsidRDefault="003C02F8" w:rsidP="003C02F8">
      <w:pPr>
        <w:jc w:val="both"/>
        <w:rPr>
          <w:rFonts w:eastAsia="Times New Roman" w:cs="Times New Roman"/>
          <w:sz w:val="22"/>
          <w:szCs w:val="20"/>
          <w:lang w:val="en-US"/>
        </w:rPr>
      </w:pPr>
      <w:r w:rsidRPr="00EA73FF">
        <w:rPr>
          <w:rFonts w:eastAsia="Times New Roman" w:cs="Times New Roman"/>
          <w:szCs w:val="20"/>
          <w:lang w:val="en-US"/>
        </w:rPr>
        <w:t xml:space="preserve">The below listed fields needs to be configured in </w:t>
      </w:r>
      <w:r w:rsidR="00F7019F" w:rsidRPr="00EA73FF">
        <w:rPr>
          <w:rFonts w:eastAsia="Times New Roman" w:cs="Times New Roman"/>
          <w:szCs w:val="20"/>
          <w:lang w:val="en-US"/>
        </w:rPr>
        <w:t>Data Governance</w:t>
      </w:r>
      <w:r w:rsidR="001F55CB" w:rsidRPr="00EA73FF">
        <w:rPr>
          <w:rFonts w:eastAsia="Times New Roman" w:cs="Times New Roman"/>
          <w:szCs w:val="20"/>
          <w:lang w:val="en-US"/>
        </w:rPr>
        <w:t>:</w:t>
      </w:r>
      <w:r w:rsidR="00F7019F" w:rsidRPr="00EA73FF">
        <w:rPr>
          <w:rFonts w:eastAsia="Times New Roman" w:cs="Times New Roman"/>
          <w:szCs w:val="20"/>
          <w:lang w:val="en-US"/>
        </w:rPr>
        <w:t xml:space="preserve"> </w:t>
      </w:r>
    </w:p>
    <w:p w14:paraId="7C2ECBBC" w14:textId="77777777" w:rsidR="003C02F8" w:rsidRDefault="003C02F8" w:rsidP="003C02F8">
      <w:pPr>
        <w:jc w:val="both"/>
        <w:rPr>
          <w:rFonts w:eastAsia="Times New Roman" w:cs="Times New Roman"/>
          <w:sz w:val="22"/>
          <w:szCs w:val="20"/>
          <w:lang w:val="en-US"/>
        </w:rPr>
      </w:pPr>
    </w:p>
    <w:tbl>
      <w:tblPr>
        <w:tblW w:w="8875" w:type="dxa"/>
        <w:tblLayout w:type="fixed"/>
        <w:tblLook w:val="04A0" w:firstRow="1" w:lastRow="0" w:firstColumn="1" w:lastColumn="0" w:noHBand="0" w:noVBand="1"/>
      </w:tblPr>
      <w:tblGrid>
        <w:gridCol w:w="1480"/>
        <w:gridCol w:w="1479"/>
        <w:gridCol w:w="1479"/>
        <w:gridCol w:w="1479"/>
        <w:gridCol w:w="1479"/>
        <w:gridCol w:w="1479"/>
      </w:tblGrid>
      <w:tr w:rsidR="00216359" w:rsidRPr="003C02F8" w14:paraId="37B8D237" w14:textId="45855D21" w:rsidTr="00621174">
        <w:trPr>
          <w:trHeight w:val="20"/>
        </w:trPr>
        <w:tc>
          <w:tcPr>
            <w:tcW w:w="148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3CDF670" w14:textId="25FFECBB" w:rsidR="00216359" w:rsidRPr="003C02F8" w:rsidRDefault="00216359"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 Attribute</w:t>
            </w:r>
          </w:p>
        </w:tc>
        <w:tc>
          <w:tcPr>
            <w:tcW w:w="1479" w:type="dxa"/>
            <w:tcBorders>
              <w:top w:val="single" w:sz="4" w:space="0" w:color="auto"/>
              <w:left w:val="nil"/>
              <w:bottom w:val="single" w:sz="4" w:space="0" w:color="auto"/>
              <w:right w:val="single" w:sz="4" w:space="0" w:color="auto"/>
            </w:tcBorders>
            <w:shd w:val="clear" w:color="000000" w:fill="BFBFBF"/>
            <w:noWrap/>
            <w:vAlign w:val="center"/>
            <w:hideMark/>
          </w:tcPr>
          <w:p w14:paraId="3F7422EB" w14:textId="77777777" w:rsidR="00216359" w:rsidRPr="003C02F8" w:rsidRDefault="00216359" w:rsidP="003C02F8">
            <w:pP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Field-1</w:t>
            </w:r>
          </w:p>
        </w:tc>
        <w:tc>
          <w:tcPr>
            <w:tcW w:w="1479" w:type="dxa"/>
            <w:tcBorders>
              <w:top w:val="single" w:sz="4" w:space="0" w:color="auto"/>
              <w:left w:val="nil"/>
              <w:bottom w:val="single" w:sz="4" w:space="0" w:color="auto"/>
              <w:right w:val="single" w:sz="4" w:space="0" w:color="auto"/>
            </w:tcBorders>
            <w:shd w:val="clear" w:color="000000" w:fill="BFBFBF"/>
            <w:noWrap/>
            <w:vAlign w:val="center"/>
            <w:hideMark/>
          </w:tcPr>
          <w:p w14:paraId="656C7181" w14:textId="77777777" w:rsidR="00216359" w:rsidRPr="003C02F8" w:rsidRDefault="00216359" w:rsidP="003C02F8">
            <w:pP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Field-2</w:t>
            </w:r>
          </w:p>
        </w:tc>
        <w:tc>
          <w:tcPr>
            <w:tcW w:w="1479" w:type="dxa"/>
            <w:tcBorders>
              <w:top w:val="single" w:sz="4" w:space="0" w:color="auto"/>
              <w:left w:val="nil"/>
              <w:bottom w:val="single" w:sz="4" w:space="0" w:color="auto"/>
              <w:right w:val="single" w:sz="4" w:space="0" w:color="auto"/>
            </w:tcBorders>
            <w:shd w:val="clear" w:color="000000" w:fill="BFBFBF"/>
            <w:noWrap/>
            <w:vAlign w:val="center"/>
            <w:hideMark/>
          </w:tcPr>
          <w:p w14:paraId="0C4B3D6E" w14:textId="77777777" w:rsidR="00216359" w:rsidRPr="003C02F8" w:rsidRDefault="00216359" w:rsidP="003C02F8">
            <w:pP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Field-3</w:t>
            </w:r>
          </w:p>
        </w:tc>
        <w:tc>
          <w:tcPr>
            <w:tcW w:w="1479" w:type="dxa"/>
            <w:tcBorders>
              <w:top w:val="single" w:sz="4" w:space="0" w:color="auto"/>
              <w:left w:val="nil"/>
              <w:bottom w:val="single" w:sz="4" w:space="0" w:color="auto"/>
              <w:right w:val="single" w:sz="4" w:space="0" w:color="auto"/>
            </w:tcBorders>
            <w:shd w:val="clear" w:color="000000" w:fill="BFBFBF"/>
            <w:noWrap/>
            <w:vAlign w:val="center"/>
            <w:hideMark/>
          </w:tcPr>
          <w:p w14:paraId="3D805717" w14:textId="77777777" w:rsidR="00216359" w:rsidRPr="003C02F8" w:rsidRDefault="00216359" w:rsidP="003C02F8">
            <w:pP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Field-4</w:t>
            </w:r>
          </w:p>
        </w:tc>
        <w:tc>
          <w:tcPr>
            <w:tcW w:w="1479" w:type="dxa"/>
            <w:tcBorders>
              <w:top w:val="single" w:sz="4" w:space="0" w:color="auto"/>
              <w:left w:val="nil"/>
              <w:bottom w:val="single" w:sz="4" w:space="0" w:color="auto"/>
              <w:right w:val="single" w:sz="4" w:space="0" w:color="auto"/>
            </w:tcBorders>
            <w:shd w:val="clear" w:color="000000" w:fill="BFBFBF"/>
            <w:noWrap/>
            <w:vAlign w:val="center"/>
            <w:hideMark/>
          </w:tcPr>
          <w:p w14:paraId="7F99D4AF" w14:textId="77777777" w:rsidR="00216359" w:rsidRPr="003C02F8" w:rsidRDefault="00216359"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Field-5</w:t>
            </w:r>
          </w:p>
        </w:tc>
      </w:tr>
      <w:tr w:rsidR="00216359" w:rsidRPr="003C02F8" w14:paraId="512A9622" w14:textId="050FE494"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48654D5D"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479" w:type="dxa"/>
            <w:tcBorders>
              <w:top w:val="nil"/>
              <w:left w:val="nil"/>
              <w:bottom w:val="single" w:sz="4" w:space="0" w:color="auto"/>
              <w:right w:val="single" w:sz="4" w:space="0" w:color="auto"/>
            </w:tcBorders>
            <w:shd w:val="clear" w:color="auto" w:fill="auto"/>
            <w:vAlign w:val="center"/>
            <w:hideMark/>
          </w:tcPr>
          <w:p w14:paraId="7155CA44"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479" w:type="dxa"/>
            <w:tcBorders>
              <w:top w:val="nil"/>
              <w:left w:val="nil"/>
              <w:bottom w:val="single" w:sz="4" w:space="0" w:color="auto"/>
              <w:right w:val="single" w:sz="4" w:space="0" w:color="auto"/>
            </w:tcBorders>
            <w:shd w:val="clear" w:color="auto" w:fill="auto"/>
            <w:vAlign w:val="center"/>
            <w:hideMark/>
          </w:tcPr>
          <w:p w14:paraId="033D789C"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Dimension</w:t>
            </w:r>
          </w:p>
        </w:tc>
        <w:tc>
          <w:tcPr>
            <w:tcW w:w="1479" w:type="dxa"/>
            <w:tcBorders>
              <w:top w:val="nil"/>
              <w:left w:val="nil"/>
              <w:bottom w:val="single" w:sz="4" w:space="0" w:color="auto"/>
              <w:right w:val="single" w:sz="4" w:space="0" w:color="auto"/>
            </w:tcBorders>
            <w:shd w:val="clear" w:color="auto" w:fill="auto"/>
            <w:vAlign w:val="center"/>
            <w:hideMark/>
          </w:tcPr>
          <w:p w14:paraId="6848AD58"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Rule Description</w:t>
            </w:r>
          </w:p>
        </w:tc>
        <w:tc>
          <w:tcPr>
            <w:tcW w:w="1479" w:type="dxa"/>
            <w:tcBorders>
              <w:top w:val="nil"/>
              <w:left w:val="nil"/>
              <w:bottom w:val="single" w:sz="4" w:space="0" w:color="auto"/>
              <w:right w:val="single" w:sz="4" w:space="0" w:color="auto"/>
            </w:tcBorders>
            <w:shd w:val="clear" w:color="auto" w:fill="auto"/>
            <w:vAlign w:val="center"/>
            <w:hideMark/>
          </w:tcPr>
          <w:p w14:paraId="472EFD69"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Status</w:t>
            </w:r>
          </w:p>
        </w:tc>
        <w:tc>
          <w:tcPr>
            <w:tcW w:w="1479" w:type="dxa"/>
            <w:tcBorders>
              <w:top w:val="nil"/>
              <w:left w:val="nil"/>
              <w:bottom w:val="single" w:sz="4" w:space="0" w:color="auto"/>
              <w:right w:val="single" w:sz="4" w:space="0" w:color="auto"/>
            </w:tcBorders>
            <w:shd w:val="clear" w:color="auto" w:fill="auto"/>
            <w:vAlign w:val="center"/>
            <w:hideMark/>
          </w:tcPr>
          <w:p w14:paraId="70BC79F6"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DQ Results</w:t>
            </w:r>
          </w:p>
        </w:tc>
      </w:tr>
      <w:tr w:rsidR="00216359" w:rsidRPr="003C02F8" w14:paraId="4296025D" w14:textId="72C55669"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69CE78C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API Name</w:t>
            </w:r>
          </w:p>
        </w:tc>
        <w:tc>
          <w:tcPr>
            <w:tcW w:w="1479" w:type="dxa"/>
            <w:tcBorders>
              <w:top w:val="nil"/>
              <w:left w:val="nil"/>
              <w:bottom w:val="single" w:sz="4" w:space="0" w:color="auto"/>
              <w:right w:val="single" w:sz="4" w:space="0" w:color="auto"/>
            </w:tcBorders>
            <w:shd w:val="clear" w:color="auto" w:fill="auto"/>
            <w:vAlign w:val="center"/>
            <w:hideMark/>
          </w:tcPr>
          <w:p w14:paraId="30FD6A9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479" w:type="dxa"/>
            <w:tcBorders>
              <w:top w:val="nil"/>
              <w:left w:val="nil"/>
              <w:bottom w:val="single" w:sz="4" w:space="0" w:color="auto"/>
              <w:right w:val="single" w:sz="4" w:space="0" w:color="auto"/>
            </w:tcBorders>
            <w:shd w:val="clear" w:color="auto" w:fill="auto"/>
            <w:vAlign w:val="center"/>
            <w:hideMark/>
          </w:tcPr>
          <w:p w14:paraId="04EF61C7"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Dimension</w:t>
            </w:r>
          </w:p>
        </w:tc>
        <w:tc>
          <w:tcPr>
            <w:tcW w:w="1479" w:type="dxa"/>
            <w:tcBorders>
              <w:top w:val="nil"/>
              <w:left w:val="nil"/>
              <w:bottom w:val="single" w:sz="4" w:space="0" w:color="auto"/>
              <w:right w:val="single" w:sz="4" w:space="0" w:color="auto"/>
            </w:tcBorders>
            <w:shd w:val="clear" w:color="auto" w:fill="auto"/>
            <w:vAlign w:val="center"/>
            <w:hideMark/>
          </w:tcPr>
          <w:p w14:paraId="6E86BBDF"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RuleDesciption</w:t>
            </w:r>
          </w:p>
        </w:tc>
        <w:tc>
          <w:tcPr>
            <w:tcW w:w="1479" w:type="dxa"/>
            <w:tcBorders>
              <w:top w:val="nil"/>
              <w:left w:val="nil"/>
              <w:bottom w:val="single" w:sz="4" w:space="0" w:color="auto"/>
              <w:right w:val="single" w:sz="4" w:space="0" w:color="auto"/>
            </w:tcBorders>
            <w:shd w:val="clear" w:color="auto" w:fill="auto"/>
            <w:vAlign w:val="center"/>
            <w:hideMark/>
          </w:tcPr>
          <w:p w14:paraId="41E25D2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Status</w:t>
            </w:r>
          </w:p>
        </w:tc>
        <w:tc>
          <w:tcPr>
            <w:tcW w:w="1479" w:type="dxa"/>
            <w:tcBorders>
              <w:top w:val="nil"/>
              <w:left w:val="nil"/>
              <w:bottom w:val="single" w:sz="4" w:space="0" w:color="auto"/>
              <w:right w:val="single" w:sz="4" w:space="0" w:color="auto"/>
            </w:tcBorders>
            <w:shd w:val="clear" w:color="auto" w:fill="auto"/>
            <w:vAlign w:val="center"/>
            <w:hideMark/>
          </w:tcPr>
          <w:p w14:paraId="241BDCC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DQ Results</w:t>
            </w:r>
          </w:p>
        </w:tc>
      </w:tr>
      <w:tr w:rsidR="00216359" w:rsidRPr="003C02F8" w14:paraId="2E74DA35" w14:textId="2F821E6C"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0FE58666"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Input Type</w:t>
            </w:r>
          </w:p>
        </w:tc>
        <w:tc>
          <w:tcPr>
            <w:tcW w:w="1479" w:type="dxa"/>
            <w:tcBorders>
              <w:top w:val="nil"/>
              <w:left w:val="nil"/>
              <w:bottom w:val="single" w:sz="4" w:space="0" w:color="auto"/>
              <w:right w:val="single" w:sz="4" w:space="0" w:color="auto"/>
            </w:tcBorders>
            <w:shd w:val="clear" w:color="auto" w:fill="auto"/>
            <w:vAlign w:val="center"/>
            <w:hideMark/>
          </w:tcPr>
          <w:p w14:paraId="7361BE02"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Simple Text</w:t>
            </w:r>
          </w:p>
        </w:tc>
        <w:tc>
          <w:tcPr>
            <w:tcW w:w="1479" w:type="dxa"/>
            <w:tcBorders>
              <w:top w:val="nil"/>
              <w:left w:val="nil"/>
              <w:bottom w:val="single" w:sz="4" w:space="0" w:color="auto"/>
              <w:right w:val="single" w:sz="4" w:space="0" w:color="auto"/>
            </w:tcBorders>
            <w:shd w:val="clear" w:color="auto" w:fill="auto"/>
            <w:vAlign w:val="center"/>
            <w:hideMark/>
          </w:tcPr>
          <w:p w14:paraId="07C35375"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w:t>
            </w:r>
          </w:p>
        </w:tc>
        <w:tc>
          <w:tcPr>
            <w:tcW w:w="1479" w:type="dxa"/>
            <w:tcBorders>
              <w:top w:val="nil"/>
              <w:left w:val="nil"/>
              <w:bottom w:val="single" w:sz="4" w:space="0" w:color="auto"/>
              <w:right w:val="single" w:sz="4" w:space="0" w:color="auto"/>
            </w:tcBorders>
            <w:shd w:val="clear" w:color="auto" w:fill="auto"/>
            <w:vAlign w:val="center"/>
            <w:hideMark/>
          </w:tcPr>
          <w:p w14:paraId="6B656560"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Simple Text</w:t>
            </w:r>
          </w:p>
        </w:tc>
        <w:tc>
          <w:tcPr>
            <w:tcW w:w="1479" w:type="dxa"/>
            <w:tcBorders>
              <w:top w:val="nil"/>
              <w:left w:val="nil"/>
              <w:bottom w:val="single" w:sz="4" w:space="0" w:color="auto"/>
              <w:right w:val="single" w:sz="4" w:space="0" w:color="auto"/>
            </w:tcBorders>
            <w:shd w:val="clear" w:color="auto" w:fill="auto"/>
            <w:vAlign w:val="center"/>
            <w:hideMark/>
          </w:tcPr>
          <w:p w14:paraId="2BEF04B8"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w:t>
            </w:r>
          </w:p>
        </w:tc>
        <w:tc>
          <w:tcPr>
            <w:tcW w:w="1479" w:type="dxa"/>
            <w:tcBorders>
              <w:top w:val="nil"/>
              <w:left w:val="nil"/>
              <w:bottom w:val="single" w:sz="4" w:space="0" w:color="auto"/>
              <w:right w:val="single" w:sz="4" w:space="0" w:color="auto"/>
            </w:tcBorders>
            <w:shd w:val="clear" w:color="auto" w:fill="auto"/>
            <w:vAlign w:val="center"/>
            <w:hideMark/>
          </w:tcPr>
          <w:p w14:paraId="0B94CF9A" w14:textId="1C09F116"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Html/</w:t>
            </w:r>
            <w:r w:rsidR="00621174" w:rsidRPr="003C02F8">
              <w:rPr>
                <w:rFonts w:ascii="Calibri" w:eastAsia="Times New Roman" w:hAnsi="Calibri" w:cs="Calibri"/>
                <w:color w:val="000000"/>
                <w:sz w:val="20"/>
                <w:szCs w:val="20"/>
                <w:lang w:val="en-US"/>
              </w:rPr>
              <w:t>Rich text</w:t>
            </w:r>
          </w:p>
        </w:tc>
      </w:tr>
      <w:tr w:rsidR="00216359" w:rsidRPr="003C02F8" w14:paraId="05264A5E" w14:textId="02A9246F"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53E3E8C9"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Category</w:t>
            </w:r>
          </w:p>
        </w:tc>
        <w:tc>
          <w:tcPr>
            <w:tcW w:w="1479" w:type="dxa"/>
            <w:tcBorders>
              <w:top w:val="nil"/>
              <w:left w:val="nil"/>
              <w:bottom w:val="single" w:sz="4" w:space="0" w:color="auto"/>
              <w:right w:val="single" w:sz="4" w:space="0" w:color="auto"/>
            </w:tcBorders>
            <w:shd w:val="clear" w:color="auto" w:fill="auto"/>
            <w:vAlign w:val="center"/>
            <w:hideMark/>
          </w:tcPr>
          <w:p w14:paraId="69665670"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160EE45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545B061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43069A4B"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6F5A109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70B9FB82" w14:textId="1FFE243B"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28FFAD20"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Minimum Value</w:t>
            </w:r>
          </w:p>
        </w:tc>
        <w:tc>
          <w:tcPr>
            <w:tcW w:w="1479" w:type="dxa"/>
            <w:tcBorders>
              <w:top w:val="nil"/>
              <w:left w:val="nil"/>
              <w:bottom w:val="single" w:sz="4" w:space="0" w:color="auto"/>
              <w:right w:val="single" w:sz="4" w:space="0" w:color="auto"/>
            </w:tcBorders>
            <w:shd w:val="clear" w:color="auto" w:fill="auto"/>
            <w:vAlign w:val="center"/>
            <w:hideMark/>
          </w:tcPr>
          <w:p w14:paraId="73A16835"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1227B351"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1816D9DC"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3FB07F9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711AFC25"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59CB8160" w14:textId="402CDBDA"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29F2AAA8"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Maximum Value</w:t>
            </w:r>
          </w:p>
        </w:tc>
        <w:tc>
          <w:tcPr>
            <w:tcW w:w="1479" w:type="dxa"/>
            <w:tcBorders>
              <w:top w:val="nil"/>
              <w:left w:val="nil"/>
              <w:bottom w:val="single" w:sz="4" w:space="0" w:color="auto"/>
              <w:right w:val="single" w:sz="4" w:space="0" w:color="auto"/>
            </w:tcBorders>
            <w:shd w:val="clear" w:color="auto" w:fill="auto"/>
            <w:vAlign w:val="center"/>
            <w:hideMark/>
          </w:tcPr>
          <w:p w14:paraId="5D89AF65"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061A90A9"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442C442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713EDB0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1364FC4D"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20FE7037" w14:textId="2009084B"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6F2F38BB"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Type of List</w:t>
            </w:r>
          </w:p>
        </w:tc>
        <w:tc>
          <w:tcPr>
            <w:tcW w:w="1479" w:type="dxa"/>
            <w:tcBorders>
              <w:top w:val="nil"/>
              <w:left w:val="nil"/>
              <w:bottom w:val="single" w:sz="4" w:space="0" w:color="auto"/>
              <w:right w:val="single" w:sz="4" w:space="0" w:color="auto"/>
            </w:tcBorders>
            <w:shd w:val="clear" w:color="auto" w:fill="auto"/>
            <w:vAlign w:val="center"/>
            <w:hideMark/>
          </w:tcPr>
          <w:p w14:paraId="01A05D9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0034174C"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Reference List Item : Rule Dimension</w:t>
            </w:r>
          </w:p>
        </w:tc>
        <w:tc>
          <w:tcPr>
            <w:tcW w:w="1479" w:type="dxa"/>
            <w:tcBorders>
              <w:top w:val="nil"/>
              <w:left w:val="nil"/>
              <w:bottom w:val="single" w:sz="4" w:space="0" w:color="auto"/>
              <w:right w:val="single" w:sz="4" w:space="0" w:color="auto"/>
            </w:tcBorders>
            <w:shd w:val="clear" w:color="auto" w:fill="auto"/>
            <w:vAlign w:val="center"/>
            <w:hideMark/>
          </w:tcPr>
          <w:p w14:paraId="696E681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4B9D445D"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Reference List Item : Rule Status</w:t>
            </w:r>
          </w:p>
        </w:tc>
        <w:tc>
          <w:tcPr>
            <w:tcW w:w="1479" w:type="dxa"/>
            <w:tcBorders>
              <w:top w:val="nil"/>
              <w:left w:val="nil"/>
              <w:bottom w:val="single" w:sz="4" w:space="0" w:color="auto"/>
              <w:right w:val="single" w:sz="4" w:space="0" w:color="auto"/>
            </w:tcBorders>
            <w:shd w:val="clear" w:color="auto" w:fill="auto"/>
            <w:vAlign w:val="center"/>
            <w:hideMark/>
          </w:tcPr>
          <w:p w14:paraId="6B5482B8"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26E7217A" w14:textId="4AB94009"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5C23BD41"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 Display Format</w:t>
            </w:r>
          </w:p>
        </w:tc>
        <w:tc>
          <w:tcPr>
            <w:tcW w:w="1479" w:type="dxa"/>
            <w:tcBorders>
              <w:top w:val="nil"/>
              <w:left w:val="nil"/>
              <w:bottom w:val="single" w:sz="4" w:space="0" w:color="auto"/>
              <w:right w:val="single" w:sz="4" w:space="0" w:color="auto"/>
            </w:tcBorders>
            <w:shd w:val="clear" w:color="auto" w:fill="auto"/>
            <w:vAlign w:val="center"/>
            <w:hideMark/>
          </w:tcPr>
          <w:p w14:paraId="62204732"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0B58282D"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{Code}</w:t>
            </w:r>
          </w:p>
        </w:tc>
        <w:tc>
          <w:tcPr>
            <w:tcW w:w="1479" w:type="dxa"/>
            <w:tcBorders>
              <w:top w:val="nil"/>
              <w:left w:val="nil"/>
              <w:bottom w:val="single" w:sz="4" w:space="0" w:color="auto"/>
              <w:right w:val="single" w:sz="4" w:space="0" w:color="auto"/>
            </w:tcBorders>
            <w:shd w:val="clear" w:color="auto" w:fill="auto"/>
            <w:vAlign w:val="center"/>
            <w:hideMark/>
          </w:tcPr>
          <w:p w14:paraId="500A061C"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2B99501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{Code}</w:t>
            </w:r>
          </w:p>
        </w:tc>
        <w:tc>
          <w:tcPr>
            <w:tcW w:w="1479" w:type="dxa"/>
            <w:tcBorders>
              <w:top w:val="nil"/>
              <w:left w:val="nil"/>
              <w:bottom w:val="single" w:sz="4" w:space="0" w:color="auto"/>
              <w:right w:val="single" w:sz="4" w:space="0" w:color="auto"/>
            </w:tcBorders>
            <w:shd w:val="clear" w:color="auto" w:fill="auto"/>
            <w:vAlign w:val="center"/>
            <w:hideMark/>
          </w:tcPr>
          <w:p w14:paraId="33A3509D"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23B6B361" w14:textId="3856E3AD"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0BFC0E01"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In Detail Tile</w:t>
            </w:r>
          </w:p>
        </w:tc>
        <w:tc>
          <w:tcPr>
            <w:tcW w:w="1479" w:type="dxa"/>
            <w:tcBorders>
              <w:top w:val="nil"/>
              <w:left w:val="nil"/>
              <w:bottom w:val="single" w:sz="4" w:space="0" w:color="auto"/>
              <w:right w:val="single" w:sz="4" w:space="0" w:color="auto"/>
            </w:tcBorders>
            <w:shd w:val="clear" w:color="auto" w:fill="auto"/>
            <w:vAlign w:val="center"/>
            <w:hideMark/>
          </w:tcPr>
          <w:p w14:paraId="5FB1F72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4964901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31F920F8"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3D7296AC"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700B1062"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216359" w:rsidRPr="003C02F8" w14:paraId="0BA83CE7" w14:textId="76373436"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330C6595"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Editable</w:t>
            </w:r>
          </w:p>
        </w:tc>
        <w:tc>
          <w:tcPr>
            <w:tcW w:w="1479" w:type="dxa"/>
            <w:tcBorders>
              <w:top w:val="nil"/>
              <w:left w:val="nil"/>
              <w:bottom w:val="single" w:sz="4" w:space="0" w:color="auto"/>
              <w:right w:val="single" w:sz="4" w:space="0" w:color="auto"/>
            </w:tcBorders>
            <w:shd w:val="clear" w:color="auto" w:fill="auto"/>
            <w:vAlign w:val="center"/>
            <w:hideMark/>
          </w:tcPr>
          <w:p w14:paraId="7DA1DAB2"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454FC92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20E421E7"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6AF55AC1"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61A79506"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216359" w:rsidRPr="003C02F8" w14:paraId="29DE269F" w14:textId="7376E7F6"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50352C14"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Listable</w:t>
            </w:r>
          </w:p>
        </w:tc>
        <w:tc>
          <w:tcPr>
            <w:tcW w:w="1479" w:type="dxa"/>
            <w:tcBorders>
              <w:top w:val="nil"/>
              <w:left w:val="nil"/>
              <w:bottom w:val="single" w:sz="4" w:space="0" w:color="auto"/>
              <w:right w:val="single" w:sz="4" w:space="0" w:color="auto"/>
            </w:tcBorders>
            <w:shd w:val="clear" w:color="auto" w:fill="auto"/>
            <w:vAlign w:val="center"/>
            <w:hideMark/>
          </w:tcPr>
          <w:p w14:paraId="22E8E404"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5B8044B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62DA1E50"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64C9D57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
          <w:p w14:paraId="2E0F912C"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216359" w:rsidRPr="003C02F8" w14:paraId="3AA06FB1" w14:textId="2CE5FB82"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4A7C6951"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Required</w:t>
            </w:r>
          </w:p>
        </w:tc>
        <w:tc>
          <w:tcPr>
            <w:tcW w:w="1479" w:type="dxa"/>
            <w:tcBorders>
              <w:top w:val="nil"/>
              <w:left w:val="nil"/>
              <w:bottom w:val="single" w:sz="4" w:space="0" w:color="auto"/>
              <w:right w:val="single" w:sz="4" w:space="0" w:color="auto"/>
            </w:tcBorders>
            <w:shd w:val="clear" w:color="auto" w:fill="auto"/>
            <w:vAlign w:val="center"/>
            <w:hideMark/>
          </w:tcPr>
          <w:p w14:paraId="21E1342D"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579B5D77" w14:textId="39DD7553" w:rsidR="00216359" w:rsidRPr="003C02F8" w:rsidRDefault="00216359" w:rsidP="003C02F8">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7E5D8421" w14:textId="7FEAB183" w:rsidR="00216359" w:rsidRPr="003C02F8" w:rsidRDefault="00216359" w:rsidP="003C02F8">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64A2E76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5893B57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216359" w:rsidRPr="003C02F8" w14:paraId="6E6CB37A" w14:textId="11A97939"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37E9B9CF"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Part of Key</w:t>
            </w:r>
          </w:p>
        </w:tc>
        <w:tc>
          <w:tcPr>
            <w:tcW w:w="1479" w:type="dxa"/>
            <w:tcBorders>
              <w:top w:val="nil"/>
              <w:left w:val="nil"/>
              <w:bottom w:val="single" w:sz="4" w:space="0" w:color="auto"/>
              <w:right w:val="single" w:sz="4" w:space="0" w:color="auto"/>
            </w:tcBorders>
            <w:shd w:val="clear" w:color="auto" w:fill="auto"/>
            <w:vAlign w:val="center"/>
            <w:hideMark/>
          </w:tcPr>
          <w:p w14:paraId="1C8A123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479" w:type="dxa"/>
            <w:tcBorders>
              <w:top w:val="nil"/>
              <w:left w:val="nil"/>
              <w:bottom w:val="single" w:sz="4" w:space="0" w:color="auto"/>
              <w:right w:val="single" w:sz="4" w:space="0" w:color="auto"/>
            </w:tcBorders>
            <w:shd w:val="clear" w:color="auto" w:fill="auto"/>
            <w:vAlign w:val="center"/>
            <w:hideMark/>
          </w:tcPr>
          <w:p w14:paraId="77EA9868"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
          <w:p w14:paraId="7DE5BD59"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
          <w:p w14:paraId="719DEB00"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
          <w:p w14:paraId="524D5FF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216359" w:rsidRPr="003C02F8" w14:paraId="698FB9DB" w14:textId="5D083C5F"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5B2E4388"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As Top Level Filter</w:t>
            </w:r>
          </w:p>
        </w:tc>
        <w:tc>
          <w:tcPr>
            <w:tcW w:w="1479" w:type="dxa"/>
            <w:tcBorders>
              <w:top w:val="nil"/>
              <w:left w:val="nil"/>
              <w:bottom w:val="single" w:sz="4" w:space="0" w:color="auto"/>
              <w:right w:val="single" w:sz="4" w:space="0" w:color="auto"/>
            </w:tcBorders>
            <w:shd w:val="clear" w:color="auto" w:fill="auto"/>
            <w:vAlign w:val="center"/>
            <w:hideMark/>
          </w:tcPr>
          <w:p w14:paraId="18E1AE1F"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24E19C74"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7E3BC2A9"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55A7DA42"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236D0266"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10CE23F5" w14:textId="61F1CF13"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49D9E4F8"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Allow Multiple Items</w:t>
            </w:r>
          </w:p>
        </w:tc>
        <w:tc>
          <w:tcPr>
            <w:tcW w:w="1479" w:type="dxa"/>
            <w:tcBorders>
              <w:top w:val="nil"/>
              <w:left w:val="nil"/>
              <w:bottom w:val="single" w:sz="4" w:space="0" w:color="auto"/>
              <w:right w:val="single" w:sz="4" w:space="0" w:color="auto"/>
            </w:tcBorders>
            <w:shd w:val="clear" w:color="auto" w:fill="auto"/>
            <w:vAlign w:val="center"/>
            <w:hideMark/>
          </w:tcPr>
          <w:p w14:paraId="4731D2D6"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5D72464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
          <w:p w14:paraId="03FF69F7"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7890DD7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
          <w:p w14:paraId="688D8CB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2F045949" w14:textId="2444C12F"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4F462021"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if Empty</w:t>
            </w:r>
          </w:p>
        </w:tc>
        <w:tc>
          <w:tcPr>
            <w:tcW w:w="1479" w:type="dxa"/>
            <w:tcBorders>
              <w:top w:val="nil"/>
              <w:left w:val="nil"/>
              <w:bottom w:val="single" w:sz="4" w:space="0" w:color="auto"/>
              <w:right w:val="single" w:sz="4" w:space="0" w:color="auto"/>
            </w:tcBorders>
            <w:shd w:val="clear" w:color="auto" w:fill="auto"/>
            <w:vAlign w:val="center"/>
            <w:hideMark/>
          </w:tcPr>
          <w:p w14:paraId="504B7FAF"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
          <w:p w14:paraId="7B6E336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
          <w:p w14:paraId="4DB7575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
          <w:p w14:paraId="0D9EFCA1"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479" w:type="dxa"/>
            <w:tcBorders>
              <w:top w:val="nil"/>
              <w:left w:val="nil"/>
              <w:bottom w:val="single" w:sz="4" w:space="0" w:color="auto"/>
              <w:right w:val="single" w:sz="4" w:space="0" w:color="auto"/>
            </w:tcBorders>
            <w:shd w:val="clear" w:color="auto" w:fill="auto"/>
            <w:vAlign w:val="center"/>
            <w:hideMark/>
          </w:tcPr>
          <w:p w14:paraId="274E534E"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216359" w:rsidRPr="003C02F8" w14:paraId="1A08F7DA" w14:textId="208961E1"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54E22129"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Lookup Type</w:t>
            </w:r>
          </w:p>
        </w:tc>
        <w:tc>
          <w:tcPr>
            <w:tcW w:w="1479" w:type="dxa"/>
            <w:tcBorders>
              <w:top w:val="nil"/>
              <w:left w:val="nil"/>
              <w:bottom w:val="single" w:sz="4" w:space="0" w:color="auto"/>
              <w:right w:val="single" w:sz="4" w:space="0" w:color="auto"/>
            </w:tcBorders>
            <w:shd w:val="clear" w:color="auto" w:fill="auto"/>
            <w:vAlign w:val="center"/>
            <w:hideMark/>
          </w:tcPr>
          <w:p w14:paraId="021EF1FF"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78367DC7"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5D8439B3"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34A662EB"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6E2D9182"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3ED57A9F" w14:textId="3AFFA198"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65192DF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Relationship Type</w:t>
            </w:r>
          </w:p>
        </w:tc>
        <w:tc>
          <w:tcPr>
            <w:tcW w:w="1479" w:type="dxa"/>
            <w:tcBorders>
              <w:top w:val="nil"/>
              <w:left w:val="nil"/>
              <w:bottom w:val="single" w:sz="4" w:space="0" w:color="auto"/>
              <w:right w:val="single" w:sz="4" w:space="0" w:color="auto"/>
            </w:tcBorders>
            <w:shd w:val="clear" w:color="auto" w:fill="auto"/>
            <w:vAlign w:val="center"/>
            <w:hideMark/>
          </w:tcPr>
          <w:p w14:paraId="1205AA1D"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7E5BC949"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224602E9"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72EA7531"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279EBCC2"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216359" w:rsidRPr="003C02F8" w14:paraId="6FBE2EC5" w14:textId="6CF7716E" w:rsidTr="00621174">
        <w:trPr>
          <w:trHeight w:val="20"/>
        </w:trPr>
        <w:tc>
          <w:tcPr>
            <w:tcW w:w="1480" w:type="dxa"/>
            <w:tcBorders>
              <w:top w:val="nil"/>
              <w:left w:val="single" w:sz="4" w:space="0" w:color="auto"/>
              <w:bottom w:val="single" w:sz="4" w:space="0" w:color="auto"/>
              <w:right w:val="single" w:sz="4" w:space="0" w:color="auto"/>
            </w:tcBorders>
            <w:shd w:val="clear" w:color="000000" w:fill="D9D9D9"/>
            <w:vAlign w:val="center"/>
            <w:hideMark/>
          </w:tcPr>
          <w:p w14:paraId="1ECDF7F6"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Table Settings</w:t>
            </w:r>
          </w:p>
        </w:tc>
        <w:tc>
          <w:tcPr>
            <w:tcW w:w="1479" w:type="dxa"/>
            <w:tcBorders>
              <w:top w:val="nil"/>
              <w:left w:val="nil"/>
              <w:bottom w:val="single" w:sz="4" w:space="0" w:color="auto"/>
              <w:right w:val="single" w:sz="4" w:space="0" w:color="auto"/>
            </w:tcBorders>
            <w:shd w:val="clear" w:color="auto" w:fill="auto"/>
            <w:vAlign w:val="center"/>
            <w:hideMark/>
          </w:tcPr>
          <w:p w14:paraId="5EAE55CF"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611EBDF0"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736994EC"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348321CA"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479" w:type="dxa"/>
            <w:tcBorders>
              <w:top w:val="nil"/>
              <w:left w:val="nil"/>
              <w:bottom w:val="single" w:sz="4" w:space="0" w:color="auto"/>
              <w:right w:val="single" w:sz="4" w:space="0" w:color="auto"/>
            </w:tcBorders>
            <w:shd w:val="clear" w:color="auto" w:fill="auto"/>
            <w:vAlign w:val="center"/>
            <w:hideMark/>
          </w:tcPr>
          <w:p w14:paraId="25B40632" w14:textId="77777777" w:rsidR="00216359" w:rsidRPr="003C02F8" w:rsidRDefault="00216359"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bl>
    <w:p w14:paraId="6592D8BC" w14:textId="49DDBE7A" w:rsidR="008113BD" w:rsidRDefault="008113BD" w:rsidP="008113BD">
      <w:pPr>
        <w:jc w:val="both"/>
        <w:rPr>
          <w:rFonts w:eastAsia="Times New Roman" w:cs="Times New Roman"/>
          <w:sz w:val="22"/>
          <w:szCs w:val="20"/>
          <w:lang w:val="en-US"/>
        </w:rPr>
      </w:pPr>
    </w:p>
    <w:p w14:paraId="4FC28651" w14:textId="77777777" w:rsidR="00E26DC1" w:rsidRDefault="00E26DC1" w:rsidP="00E26DC1">
      <w:pPr>
        <w:jc w:val="both"/>
        <w:rPr>
          <w:rFonts w:eastAsia="Times New Roman" w:cs="Times New Roman"/>
          <w:sz w:val="22"/>
          <w:szCs w:val="20"/>
          <w:lang w:val="en-US"/>
        </w:rPr>
      </w:pPr>
    </w:p>
    <w:tbl>
      <w:tblPr>
        <w:tblpPr w:leftFromText="180" w:rightFromText="180" w:vertAnchor="text" w:tblpY="1"/>
        <w:tblOverlap w:val="never"/>
        <w:tblW w:w="8658" w:type="dxa"/>
        <w:tblLayout w:type="fixed"/>
        <w:tblLook w:val="04A0" w:firstRow="1" w:lastRow="0" w:firstColumn="1" w:lastColumn="0" w:noHBand="0" w:noVBand="1"/>
      </w:tblPr>
      <w:tblGrid>
        <w:gridCol w:w="1458"/>
        <w:gridCol w:w="1620"/>
        <w:gridCol w:w="1800"/>
        <w:gridCol w:w="1890"/>
        <w:gridCol w:w="1890"/>
      </w:tblGrid>
      <w:tr w:rsidR="00A81D3D" w:rsidRPr="003C02F8" w14:paraId="1CF7CD89" w14:textId="1864E7B7" w:rsidTr="00621174">
        <w:trPr>
          <w:trHeight w:val="20"/>
        </w:trPr>
        <w:tc>
          <w:tcPr>
            <w:tcW w:w="145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85A38F6" w14:textId="77777777" w:rsidR="00A81D3D" w:rsidRPr="003C02F8" w:rsidRDefault="00A81D3D">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 Attribute</w:t>
            </w:r>
          </w:p>
        </w:tc>
        <w:tc>
          <w:tcPr>
            <w:tcW w:w="1620" w:type="dxa"/>
            <w:tcBorders>
              <w:top w:val="single" w:sz="4" w:space="0" w:color="auto"/>
              <w:left w:val="nil"/>
              <w:bottom w:val="single" w:sz="4" w:space="0" w:color="auto"/>
              <w:right w:val="single" w:sz="4" w:space="0" w:color="auto"/>
            </w:tcBorders>
            <w:shd w:val="clear" w:color="000000" w:fill="BFBFBF"/>
            <w:noWrap/>
            <w:vAlign w:val="center"/>
            <w:hideMark/>
          </w:tcPr>
          <w:p w14:paraId="0847F6C9" w14:textId="49A6BD3A" w:rsidR="00A81D3D" w:rsidRPr="003C02F8" w:rsidRDefault="00A81D3D">
            <w:pPr>
              <w:rPr>
                <w:rFonts w:ascii="Calibri" w:eastAsia="Times New Roman" w:hAnsi="Calibri" w:cs="Calibri"/>
                <w:b/>
                <w:bCs/>
                <w:color w:val="000000"/>
                <w:sz w:val="20"/>
                <w:szCs w:val="20"/>
                <w:lang w:val="en-US"/>
              </w:rPr>
            </w:pPr>
            <w:r>
              <w:rPr>
                <w:rFonts w:ascii="Calibri" w:eastAsia="Times New Roman" w:hAnsi="Calibri" w:cs="Calibri"/>
                <w:b/>
                <w:bCs/>
                <w:color w:val="000000"/>
                <w:sz w:val="20"/>
                <w:szCs w:val="20"/>
                <w:lang w:val="en-US"/>
              </w:rPr>
              <w:t>Field-6</w:t>
            </w:r>
          </w:p>
        </w:tc>
        <w:tc>
          <w:tcPr>
            <w:tcW w:w="1800" w:type="dxa"/>
            <w:tcBorders>
              <w:top w:val="single" w:sz="4" w:space="0" w:color="auto"/>
              <w:left w:val="nil"/>
              <w:bottom w:val="single" w:sz="4" w:space="0" w:color="auto"/>
              <w:right w:val="single" w:sz="4" w:space="0" w:color="auto"/>
            </w:tcBorders>
            <w:shd w:val="clear" w:color="000000" w:fill="BFBFBF"/>
            <w:noWrap/>
            <w:vAlign w:val="center"/>
            <w:hideMark/>
          </w:tcPr>
          <w:p w14:paraId="4BD32016" w14:textId="309CE1BB" w:rsidR="00A81D3D" w:rsidRPr="003C02F8" w:rsidRDefault="00A81D3D">
            <w:pPr>
              <w:rPr>
                <w:rFonts w:ascii="Calibri" w:eastAsia="Times New Roman" w:hAnsi="Calibri" w:cs="Calibri"/>
                <w:b/>
                <w:bCs/>
                <w:color w:val="000000"/>
                <w:sz w:val="20"/>
                <w:szCs w:val="20"/>
                <w:lang w:val="en-US"/>
              </w:rPr>
            </w:pPr>
            <w:r>
              <w:rPr>
                <w:rFonts w:ascii="Calibri" w:eastAsia="Times New Roman" w:hAnsi="Calibri" w:cs="Calibri"/>
                <w:b/>
                <w:bCs/>
                <w:color w:val="000000"/>
                <w:sz w:val="20"/>
                <w:szCs w:val="20"/>
                <w:lang w:val="en-US"/>
              </w:rPr>
              <w:t>Field-7</w:t>
            </w:r>
          </w:p>
        </w:tc>
        <w:tc>
          <w:tcPr>
            <w:tcW w:w="1890" w:type="dxa"/>
            <w:tcBorders>
              <w:top w:val="single" w:sz="4" w:space="0" w:color="auto"/>
              <w:left w:val="nil"/>
              <w:bottom w:val="single" w:sz="4" w:space="0" w:color="auto"/>
              <w:right w:val="single" w:sz="4" w:space="0" w:color="auto"/>
            </w:tcBorders>
            <w:shd w:val="clear" w:color="000000" w:fill="BFBFBF"/>
            <w:noWrap/>
            <w:vAlign w:val="center"/>
            <w:hideMark/>
          </w:tcPr>
          <w:p w14:paraId="7D82C621" w14:textId="5237EAD0" w:rsidR="00A81D3D" w:rsidRPr="003C02F8" w:rsidRDefault="00A81D3D">
            <w:pPr>
              <w:rPr>
                <w:rFonts w:ascii="Calibri" w:eastAsia="Times New Roman" w:hAnsi="Calibri" w:cs="Calibri"/>
                <w:b/>
                <w:bCs/>
                <w:color w:val="000000"/>
                <w:sz w:val="20"/>
                <w:szCs w:val="20"/>
                <w:lang w:val="en-US"/>
              </w:rPr>
            </w:pPr>
            <w:r>
              <w:rPr>
                <w:rFonts w:ascii="Calibri" w:eastAsia="Times New Roman" w:hAnsi="Calibri" w:cs="Calibri"/>
                <w:b/>
                <w:bCs/>
                <w:color w:val="000000"/>
                <w:sz w:val="20"/>
                <w:szCs w:val="20"/>
                <w:lang w:val="en-US"/>
              </w:rPr>
              <w:t>Field-8</w:t>
            </w:r>
          </w:p>
        </w:tc>
        <w:tc>
          <w:tcPr>
            <w:tcW w:w="1890" w:type="dxa"/>
            <w:tcBorders>
              <w:top w:val="single" w:sz="4" w:space="0" w:color="auto"/>
              <w:left w:val="nil"/>
              <w:bottom w:val="single" w:sz="4" w:space="0" w:color="auto"/>
              <w:right w:val="single" w:sz="4" w:space="0" w:color="auto"/>
            </w:tcBorders>
            <w:shd w:val="clear" w:color="000000" w:fill="BFBFBF"/>
          </w:tcPr>
          <w:p w14:paraId="721A0D34" w14:textId="42BCEE62" w:rsidR="00A81D3D" w:rsidRDefault="00A81D3D" w:rsidP="00D00918">
            <w:pPr>
              <w:rPr>
                <w:rFonts w:ascii="Calibri" w:eastAsia="Times New Roman" w:hAnsi="Calibri" w:cs="Calibri"/>
                <w:b/>
                <w:bCs/>
                <w:color w:val="000000"/>
                <w:sz w:val="20"/>
                <w:szCs w:val="20"/>
                <w:lang w:val="en-US"/>
              </w:rPr>
            </w:pPr>
            <w:r>
              <w:rPr>
                <w:rFonts w:ascii="Calibri" w:eastAsia="Times New Roman" w:hAnsi="Calibri" w:cs="Calibri"/>
                <w:b/>
                <w:bCs/>
                <w:color w:val="000000"/>
                <w:sz w:val="20"/>
                <w:szCs w:val="20"/>
                <w:lang w:val="en-US"/>
              </w:rPr>
              <w:t>Field-9</w:t>
            </w:r>
          </w:p>
        </w:tc>
      </w:tr>
      <w:tr w:rsidR="00E2152F" w:rsidRPr="003C02F8" w14:paraId="2B931967" w14:textId="6C7966CB"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6994C9D3"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620" w:type="dxa"/>
            <w:tcBorders>
              <w:top w:val="nil"/>
              <w:left w:val="nil"/>
              <w:bottom w:val="single" w:sz="4" w:space="0" w:color="auto"/>
              <w:right w:val="single" w:sz="4" w:space="0" w:color="auto"/>
            </w:tcBorders>
            <w:shd w:val="clear" w:color="auto" w:fill="auto"/>
            <w:vAlign w:val="center"/>
            <w:hideMark/>
          </w:tcPr>
          <w:p w14:paraId="0C0F8151" w14:textId="750D6CDA"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Consider All Spaces As Blank</w:t>
            </w:r>
          </w:p>
        </w:tc>
        <w:tc>
          <w:tcPr>
            <w:tcW w:w="1800" w:type="dxa"/>
            <w:tcBorders>
              <w:top w:val="nil"/>
              <w:left w:val="nil"/>
              <w:bottom w:val="single" w:sz="4" w:space="0" w:color="auto"/>
              <w:right w:val="single" w:sz="4" w:space="0" w:color="auto"/>
            </w:tcBorders>
            <w:shd w:val="clear" w:color="auto" w:fill="auto"/>
            <w:vAlign w:val="center"/>
            <w:hideMark/>
          </w:tcPr>
          <w:p w14:paraId="49E0B5D9" w14:textId="742FE0E5" w:rsidR="00E2152F" w:rsidRPr="003C02F8" w:rsidRDefault="00E2152F">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Reference List</w:t>
            </w:r>
          </w:p>
        </w:tc>
        <w:tc>
          <w:tcPr>
            <w:tcW w:w="1890" w:type="dxa"/>
            <w:tcBorders>
              <w:top w:val="nil"/>
              <w:left w:val="nil"/>
              <w:bottom w:val="single" w:sz="4" w:space="0" w:color="auto"/>
              <w:right w:val="single" w:sz="4" w:space="0" w:color="auto"/>
            </w:tcBorders>
            <w:shd w:val="clear" w:color="auto" w:fill="auto"/>
            <w:vAlign w:val="center"/>
            <w:hideMark/>
          </w:tcPr>
          <w:p w14:paraId="4CAD333A" w14:textId="246DBE60" w:rsidR="00E2152F" w:rsidRPr="003C02F8" w:rsidRDefault="00E2152F">
            <w:pPr>
              <w:rPr>
                <w:rFonts w:ascii="Calibri" w:eastAsia="Times New Roman" w:hAnsi="Calibri" w:cs="Calibri"/>
                <w:color w:val="000000"/>
                <w:sz w:val="20"/>
                <w:szCs w:val="20"/>
                <w:lang w:val="en-US"/>
              </w:rPr>
            </w:pPr>
            <w:r w:rsidRPr="00893710">
              <w:rPr>
                <w:rFonts w:ascii="Calibri" w:eastAsia="Times New Roman" w:hAnsi="Calibri" w:cs="Calibri"/>
                <w:color w:val="000000"/>
                <w:sz w:val="20"/>
                <w:szCs w:val="20"/>
                <w:lang w:val="en-US"/>
              </w:rPr>
              <w:t>Match Reference List</w:t>
            </w:r>
          </w:p>
        </w:tc>
        <w:tc>
          <w:tcPr>
            <w:tcW w:w="1890" w:type="dxa"/>
            <w:tcBorders>
              <w:top w:val="nil"/>
              <w:left w:val="nil"/>
              <w:bottom w:val="single" w:sz="4" w:space="0" w:color="auto"/>
              <w:right w:val="single" w:sz="4" w:space="0" w:color="auto"/>
            </w:tcBorders>
            <w:vAlign w:val="center"/>
          </w:tcPr>
          <w:p w14:paraId="086970F6" w14:textId="44250C5B" w:rsidR="00E2152F" w:rsidRPr="00893710"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Treat Blank or Null As</w:t>
            </w:r>
          </w:p>
        </w:tc>
      </w:tr>
      <w:tr w:rsidR="00E2152F" w:rsidRPr="003C02F8" w14:paraId="52FAC85B" w14:textId="501F408B"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45425C62"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API Name</w:t>
            </w:r>
          </w:p>
        </w:tc>
        <w:tc>
          <w:tcPr>
            <w:tcW w:w="1620" w:type="dxa"/>
            <w:tcBorders>
              <w:top w:val="nil"/>
              <w:left w:val="nil"/>
              <w:bottom w:val="single" w:sz="4" w:space="0" w:color="auto"/>
              <w:right w:val="single" w:sz="4" w:space="0" w:color="auto"/>
            </w:tcBorders>
            <w:shd w:val="clear" w:color="auto" w:fill="auto"/>
            <w:vAlign w:val="center"/>
            <w:hideMark/>
          </w:tcPr>
          <w:p w14:paraId="1DDEFEE2" w14:textId="26E4FF98"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ConsiderAllSpacesAsBlank</w:t>
            </w:r>
          </w:p>
        </w:tc>
        <w:tc>
          <w:tcPr>
            <w:tcW w:w="1800" w:type="dxa"/>
            <w:tcBorders>
              <w:top w:val="nil"/>
              <w:left w:val="nil"/>
              <w:bottom w:val="single" w:sz="4" w:space="0" w:color="auto"/>
              <w:right w:val="single" w:sz="4" w:space="0" w:color="auto"/>
            </w:tcBorders>
            <w:shd w:val="clear" w:color="auto" w:fill="auto"/>
            <w:vAlign w:val="center"/>
            <w:hideMark/>
          </w:tcPr>
          <w:p w14:paraId="0EE4F16E" w14:textId="4EC15381" w:rsidR="00E2152F" w:rsidRPr="003C02F8" w:rsidRDefault="00E2152F">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ReferenceList</w:t>
            </w:r>
          </w:p>
        </w:tc>
        <w:tc>
          <w:tcPr>
            <w:tcW w:w="1890" w:type="dxa"/>
            <w:tcBorders>
              <w:top w:val="nil"/>
              <w:left w:val="nil"/>
              <w:bottom w:val="single" w:sz="4" w:space="0" w:color="auto"/>
              <w:right w:val="single" w:sz="4" w:space="0" w:color="auto"/>
            </w:tcBorders>
            <w:shd w:val="clear" w:color="auto" w:fill="auto"/>
            <w:vAlign w:val="center"/>
            <w:hideMark/>
          </w:tcPr>
          <w:p w14:paraId="000ECDD3" w14:textId="751F8AD4" w:rsidR="00E2152F" w:rsidRPr="003C02F8" w:rsidRDefault="00E2152F">
            <w:pPr>
              <w:rPr>
                <w:rFonts w:ascii="Calibri" w:eastAsia="Times New Roman" w:hAnsi="Calibri" w:cs="Calibri"/>
                <w:color w:val="000000"/>
                <w:sz w:val="20"/>
                <w:szCs w:val="20"/>
                <w:lang w:val="en-US"/>
              </w:rPr>
            </w:pPr>
            <w:r w:rsidRPr="00893710">
              <w:rPr>
                <w:rFonts w:ascii="Calibri" w:eastAsia="Times New Roman" w:hAnsi="Calibri" w:cs="Calibri"/>
                <w:color w:val="000000"/>
                <w:sz w:val="20"/>
                <w:szCs w:val="20"/>
                <w:lang w:val="en-US"/>
              </w:rPr>
              <w:t>MatchReferenceList</w:t>
            </w:r>
          </w:p>
        </w:tc>
        <w:tc>
          <w:tcPr>
            <w:tcW w:w="1890" w:type="dxa"/>
            <w:tcBorders>
              <w:top w:val="nil"/>
              <w:left w:val="nil"/>
              <w:bottom w:val="single" w:sz="4" w:space="0" w:color="auto"/>
              <w:right w:val="single" w:sz="4" w:space="0" w:color="auto"/>
            </w:tcBorders>
            <w:vAlign w:val="center"/>
          </w:tcPr>
          <w:p w14:paraId="59FBF0A8" w14:textId="5C57DAFF" w:rsidR="00E2152F" w:rsidRPr="00893710"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TreatBlankorNullAs</w:t>
            </w:r>
          </w:p>
        </w:tc>
      </w:tr>
      <w:tr w:rsidR="00E2152F" w:rsidRPr="003C02F8" w14:paraId="0C2A6BB5" w14:textId="314C46E8"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79E52771"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Input Type</w:t>
            </w:r>
          </w:p>
        </w:tc>
        <w:tc>
          <w:tcPr>
            <w:tcW w:w="1620" w:type="dxa"/>
            <w:tcBorders>
              <w:top w:val="nil"/>
              <w:left w:val="nil"/>
              <w:bottom w:val="single" w:sz="4" w:space="0" w:color="auto"/>
              <w:right w:val="single" w:sz="4" w:space="0" w:color="auto"/>
            </w:tcBorders>
            <w:shd w:val="clear" w:color="auto" w:fill="auto"/>
            <w:vAlign w:val="center"/>
            <w:hideMark/>
          </w:tcPr>
          <w:p w14:paraId="67272677" w14:textId="1C09E438"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TRUE/FALSE</w:t>
            </w:r>
          </w:p>
        </w:tc>
        <w:tc>
          <w:tcPr>
            <w:tcW w:w="1800" w:type="dxa"/>
            <w:tcBorders>
              <w:top w:val="nil"/>
              <w:left w:val="nil"/>
              <w:bottom w:val="single" w:sz="4" w:space="0" w:color="auto"/>
              <w:right w:val="single" w:sz="4" w:space="0" w:color="auto"/>
            </w:tcBorders>
            <w:shd w:val="clear" w:color="auto" w:fill="auto"/>
            <w:vAlign w:val="center"/>
            <w:hideMark/>
          </w:tcPr>
          <w:p w14:paraId="63FB8C5A"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w:t>
            </w:r>
          </w:p>
        </w:tc>
        <w:tc>
          <w:tcPr>
            <w:tcW w:w="1890" w:type="dxa"/>
            <w:tcBorders>
              <w:top w:val="nil"/>
              <w:left w:val="nil"/>
              <w:bottom w:val="single" w:sz="4" w:space="0" w:color="auto"/>
              <w:right w:val="single" w:sz="4" w:space="0" w:color="auto"/>
            </w:tcBorders>
            <w:shd w:val="clear" w:color="auto" w:fill="auto"/>
            <w:vAlign w:val="center"/>
            <w:hideMark/>
          </w:tcPr>
          <w:p w14:paraId="444452D4" w14:textId="2746B6CC" w:rsidR="00E2152F" w:rsidRPr="003C02F8" w:rsidRDefault="00E2152F">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True/False</w:t>
            </w:r>
          </w:p>
        </w:tc>
        <w:tc>
          <w:tcPr>
            <w:tcW w:w="1890" w:type="dxa"/>
            <w:tcBorders>
              <w:top w:val="nil"/>
              <w:left w:val="nil"/>
              <w:bottom w:val="single" w:sz="4" w:space="0" w:color="auto"/>
              <w:right w:val="single" w:sz="4" w:space="0" w:color="auto"/>
            </w:tcBorders>
            <w:vAlign w:val="center"/>
          </w:tcPr>
          <w:p w14:paraId="5648FF02" w14:textId="31793D9B" w:rsidR="00E2152F"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w:t>
            </w:r>
          </w:p>
        </w:tc>
      </w:tr>
      <w:tr w:rsidR="00E2152F" w:rsidRPr="003C02F8" w14:paraId="64A7CA32" w14:textId="496BC991"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5272A651"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Category</w:t>
            </w:r>
          </w:p>
        </w:tc>
        <w:tc>
          <w:tcPr>
            <w:tcW w:w="1620" w:type="dxa"/>
            <w:tcBorders>
              <w:top w:val="nil"/>
              <w:left w:val="nil"/>
              <w:bottom w:val="single" w:sz="4" w:space="0" w:color="auto"/>
              <w:right w:val="single" w:sz="4" w:space="0" w:color="auto"/>
            </w:tcBorders>
            <w:shd w:val="clear" w:color="auto" w:fill="auto"/>
            <w:vAlign w:val="center"/>
            <w:hideMark/>
          </w:tcPr>
          <w:p w14:paraId="136347AC" w14:textId="01B37951"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00" w:type="dxa"/>
            <w:tcBorders>
              <w:top w:val="nil"/>
              <w:left w:val="nil"/>
              <w:bottom w:val="single" w:sz="4" w:space="0" w:color="auto"/>
              <w:right w:val="single" w:sz="4" w:space="0" w:color="auto"/>
            </w:tcBorders>
            <w:shd w:val="clear" w:color="auto" w:fill="auto"/>
            <w:vAlign w:val="center"/>
            <w:hideMark/>
          </w:tcPr>
          <w:p w14:paraId="62C14795"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shd w:val="clear" w:color="auto" w:fill="auto"/>
            <w:vAlign w:val="center"/>
            <w:hideMark/>
          </w:tcPr>
          <w:p w14:paraId="2BE3FE84"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vAlign w:val="center"/>
          </w:tcPr>
          <w:p w14:paraId="47209159" w14:textId="133D3C67"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E2152F" w:rsidRPr="003C02F8" w14:paraId="3C3763E5" w14:textId="4774DCB9"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1404BB81"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Minimum Value</w:t>
            </w:r>
          </w:p>
        </w:tc>
        <w:tc>
          <w:tcPr>
            <w:tcW w:w="1620" w:type="dxa"/>
            <w:tcBorders>
              <w:top w:val="nil"/>
              <w:left w:val="nil"/>
              <w:bottom w:val="single" w:sz="4" w:space="0" w:color="auto"/>
              <w:right w:val="single" w:sz="4" w:space="0" w:color="auto"/>
            </w:tcBorders>
            <w:shd w:val="clear" w:color="auto" w:fill="auto"/>
            <w:vAlign w:val="center"/>
            <w:hideMark/>
          </w:tcPr>
          <w:p w14:paraId="149A0774" w14:textId="4029CF3D"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00" w:type="dxa"/>
            <w:tcBorders>
              <w:top w:val="nil"/>
              <w:left w:val="nil"/>
              <w:bottom w:val="single" w:sz="4" w:space="0" w:color="auto"/>
              <w:right w:val="single" w:sz="4" w:space="0" w:color="auto"/>
            </w:tcBorders>
            <w:shd w:val="clear" w:color="auto" w:fill="auto"/>
            <w:vAlign w:val="center"/>
            <w:hideMark/>
          </w:tcPr>
          <w:p w14:paraId="741C9A78"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shd w:val="clear" w:color="auto" w:fill="auto"/>
            <w:vAlign w:val="center"/>
            <w:hideMark/>
          </w:tcPr>
          <w:p w14:paraId="085EE9AE"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vAlign w:val="center"/>
          </w:tcPr>
          <w:p w14:paraId="6944736E" w14:textId="2F42EDC5"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E2152F" w:rsidRPr="003C02F8" w14:paraId="47D4B8BF" w14:textId="020D3515"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34001E0F"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Maximum Value</w:t>
            </w:r>
          </w:p>
        </w:tc>
        <w:tc>
          <w:tcPr>
            <w:tcW w:w="1620" w:type="dxa"/>
            <w:tcBorders>
              <w:top w:val="nil"/>
              <w:left w:val="nil"/>
              <w:bottom w:val="single" w:sz="4" w:space="0" w:color="auto"/>
              <w:right w:val="single" w:sz="4" w:space="0" w:color="auto"/>
            </w:tcBorders>
            <w:shd w:val="clear" w:color="auto" w:fill="auto"/>
            <w:vAlign w:val="center"/>
            <w:hideMark/>
          </w:tcPr>
          <w:p w14:paraId="038E0570" w14:textId="661C9665"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00" w:type="dxa"/>
            <w:tcBorders>
              <w:top w:val="nil"/>
              <w:left w:val="nil"/>
              <w:bottom w:val="single" w:sz="4" w:space="0" w:color="auto"/>
              <w:right w:val="single" w:sz="4" w:space="0" w:color="auto"/>
            </w:tcBorders>
            <w:shd w:val="clear" w:color="auto" w:fill="auto"/>
            <w:vAlign w:val="center"/>
            <w:hideMark/>
          </w:tcPr>
          <w:p w14:paraId="7A7340F2"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shd w:val="clear" w:color="auto" w:fill="auto"/>
            <w:vAlign w:val="center"/>
            <w:hideMark/>
          </w:tcPr>
          <w:p w14:paraId="328F8B03"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vAlign w:val="center"/>
          </w:tcPr>
          <w:p w14:paraId="4FBA0C3E" w14:textId="35A87ACE"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E2152F" w:rsidRPr="003C02F8" w14:paraId="46A0A05E" w14:textId="2F748769"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46C05C3D"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Type of List</w:t>
            </w:r>
          </w:p>
        </w:tc>
        <w:tc>
          <w:tcPr>
            <w:tcW w:w="1620" w:type="dxa"/>
            <w:tcBorders>
              <w:top w:val="nil"/>
              <w:left w:val="nil"/>
              <w:bottom w:val="single" w:sz="4" w:space="0" w:color="auto"/>
              <w:right w:val="single" w:sz="4" w:space="0" w:color="auto"/>
            </w:tcBorders>
            <w:shd w:val="clear" w:color="auto" w:fill="auto"/>
            <w:vAlign w:val="center"/>
            <w:hideMark/>
          </w:tcPr>
          <w:p w14:paraId="5C9F7CBB" w14:textId="4D8A3D94"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00" w:type="dxa"/>
            <w:tcBorders>
              <w:top w:val="nil"/>
              <w:left w:val="nil"/>
              <w:bottom w:val="single" w:sz="4" w:space="0" w:color="auto"/>
              <w:right w:val="single" w:sz="4" w:space="0" w:color="auto"/>
            </w:tcBorders>
            <w:shd w:val="clear" w:color="auto" w:fill="auto"/>
            <w:vAlign w:val="center"/>
            <w:hideMark/>
          </w:tcPr>
          <w:p w14:paraId="6D80F357" w14:textId="5E42BB32" w:rsidR="00E2152F" w:rsidRPr="003C02F8" w:rsidRDefault="00E2152F">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Reference List</w:t>
            </w:r>
          </w:p>
        </w:tc>
        <w:tc>
          <w:tcPr>
            <w:tcW w:w="1890" w:type="dxa"/>
            <w:tcBorders>
              <w:top w:val="nil"/>
              <w:left w:val="nil"/>
              <w:bottom w:val="single" w:sz="4" w:space="0" w:color="auto"/>
              <w:right w:val="single" w:sz="4" w:space="0" w:color="auto"/>
            </w:tcBorders>
            <w:shd w:val="clear" w:color="auto" w:fill="auto"/>
            <w:vAlign w:val="center"/>
            <w:hideMark/>
          </w:tcPr>
          <w:p w14:paraId="07042F8B" w14:textId="4DF028A8"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vAlign w:val="center"/>
          </w:tcPr>
          <w:p w14:paraId="247B8C4E" w14:textId="1B7BFB51"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Reference List Item : IGX Pass Skip List</w:t>
            </w:r>
          </w:p>
        </w:tc>
      </w:tr>
      <w:tr w:rsidR="00E2152F" w:rsidRPr="003C02F8" w14:paraId="1CDB1ACA" w14:textId="32C258EA"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1B350AD2"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lastRenderedPageBreak/>
              <w:t>List Display Format</w:t>
            </w:r>
          </w:p>
        </w:tc>
        <w:tc>
          <w:tcPr>
            <w:tcW w:w="1620" w:type="dxa"/>
            <w:tcBorders>
              <w:top w:val="nil"/>
              <w:left w:val="nil"/>
              <w:bottom w:val="single" w:sz="4" w:space="0" w:color="auto"/>
              <w:right w:val="single" w:sz="4" w:space="0" w:color="auto"/>
            </w:tcBorders>
            <w:shd w:val="clear" w:color="auto" w:fill="auto"/>
            <w:vAlign w:val="center"/>
            <w:hideMark/>
          </w:tcPr>
          <w:p w14:paraId="5CECD781" w14:textId="1C160C05"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00" w:type="dxa"/>
            <w:tcBorders>
              <w:top w:val="nil"/>
              <w:left w:val="nil"/>
              <w:bottom w:val="single" w:sz="4" w:space="0" w:color="auto"/>
              <w:right w:val="single" w:sz="4" w:space="0" w:color="auto"/>
            </w:tcBorders>
            <w:shd w:val="clear" w:color="auto" w:fill="auto"/>
            <w:vAlign w:val="center"/>
            <w:hideMark/>
          </w:tcPr>
          <w:p w14:paraId="05145911"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{Code}</w:t>
            </w:r>
          </w:p>
        </w:tc>
        <w:tc>
          <w:tcPr>
            <w:tcW w:w="1890" w:type="dxa"/>
            <w:tcBorders>
              <w:top w:val="nil"/>
              <w:left w:val="nil"/>
              <w:bottom w:val="single" w:sz="4" w:space="0" w:color="auto"/>
              <w:right w:val="single" w:sz="4" w:space="0" w:color="auto"/>
            </w:tcBorders>
            <w:shd w:val="clear" w:color="auto" w:fill="auto"/>
            <w:vAlign w:val="center"/>
            <w:hideMark/>
          </w:tcPr>
          <w:p w14:paraId="78A9958C"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vAlign w:val="center"/>
          </w:tcPr>
          <w:p w14:paraId="64D9D4E9" w14:textId="7E651B07"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{Description}</w:t>
            </w:r>
          </w:p>
        </w:tc>
      </w:tr>
      <w:tr w:rsidR="00E2152F" w:rsidRPr="003C02F8" w14:paraId="5E27ED25" w14:textId="13C9C890"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1C9F85D6"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In Detail Tile</w:t>
            </w:r>
          </w:p>
        </w:tc>
        <w:tc>
          <w:tcPr>
            <w:tcW w:w="1620" w:type="dxa"/>
            <w:tcBorders>
              <w:top w:val="nil"/>
              <w:left w:val="nil"/>
              <w:bottom w:val="single" w:sz="4" w:space="0" w:color="auto"/>
              <w:right w:val="single" w:sz="4" w:space="0" w:color="auto"/>
            </w:tcBorders>
            <w:shd w:val="clear" w:color="auto" w:fill="auto"/>
            <w:vAlign w:val="center"/>
            <w:hideMark/>
          </w:tcPr>
          <w:p w14:paraId="2EDE1D0A" w14:textId="37FE6D7C"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800" w:type="dxa"/>
            <w:tcBorders>
              <w:top w:val="nil"/>
              <w:left w:val="nil"/>
              <w:bottom w:val="single" w:sz="4" w:space="0" w:color="auto"/>
              <w:right w:val="single" w:sz="4" w:space="0" w:color="auto"/>
            </w:tcBorders>
            <w:shd w:val="clear" w:color="auto" w:fill="auto"/>
            <w:vAlign w:val="center"/>
            <w:hideMark/>
          </w:tcPr>
          <w:p w14:paraId="1A0CC840"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890" w:type="dxa"/>
            <w:tcBorders>
              <w:top w:val="nil"/>
              <w:left w:val="nil"/>
              <w:bottom w:val="single" w:sz="4" w:space="0" w:color="auto"/>
              <w:right w:val="single" w:sz="4" w:space="0" w:color="auto"/>
            </w:tcBorders>
            <w:shd w:val="clear" w:color="auto" w:fill="auto"/>
            <w:vAlign w:val="center"/>
            <w:hideMark/>
          </w:tcPr>
          <w:p w14:paraId="776AFAE4"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890" w:type="dxa"/>
            <w:tcBorders>
              <w:top w:val="nil"/>
              <w:left w:val="nil"/>
              <w:bottom w:val="single" w:sz="4" w:space="0" w:color="auto"/>
              <w:right w:val="single" w:sz="4" w:space="0" w:color="auto"/>
            </w:tcBorders>
            <w:vAlign w:val="center"/>
          </w:tcPr>
          <w:p w14:paraId="3F1FEE97" w14:textId="77777777" w:rsidR="00E2152F" w:rsidRPr="003C02F8" w:rsidRDefault="00E2152F" w:rsidP="00D00918">
            <w:pPr>
              <w:rPr>
                <w:rFonts w:ascii="Calibri" w:eastAsia="Times New Roman" w:hAnsi="Calibri" w:cs="Calibri"/>
                <w:color w:val="000000"/>
                <w:sz w:val="20"/>
                <w:szCs w:val="20"/>
                <w:lang w:val="en-US"/>
              </w:rPr>
            </w:pPr>
          </w:p>
        </w:tc>
      </w:tr>
      <w:tr w:rsidR="00E2152F" w:rsidRPr="003C02F8" w14:paraId="7B94849C" w14:textId="4710EC20"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3CC18912"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Editable</w:t>
            </w:r>
          </w:p>
        </w:tc>
        <w:tc>
          <w:tcPr>
            <w:tcW w:w="1620" w:type="dxa"/>
            <w:tcBorders>
              <w:top w:val="nil"/>
              <w:left w:val="nil"/>
              <w:bottom w:val="single" w:sz="4" w:space="0" w:color="auto"/>
              <w:right w:val="single" w:sz="4" w:space="0" w:color="auto"/>
            </w:tcBorders>
            <w:shd w:val="clear" w:color="auto" w:fill="auto"/>
            <w:vAlign w:val="center"/>
            <w:hideMark/>
          </w:tcPr>
          <w:p w14:paraId="67B44F34" w14:textId="4041601A"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800" w:type="dxa"/>
            <w:tcBorders>
              <w:top w:val="nil"/>
              <w:left w:val="nil"/>
              <w:bottom w:val="single" w:sz="4" w:space="0" w:color="auto"/>
              <w:right w:val="single" w:sz="4" w:space="0" w:color="auto"/>
            </w:tcBorders>
            <w:shd w:val="clear" w:color="auto" w:fill="auto"/>
            <w:vAlign w:val="center"/>
            <w:hideMark/>
          </w:tcPr>
          <w:p w14:paraId="0B4F6BAA"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890" w:type="dxa"/>
            <w:tcBorders>
              <w:top w:val="nil"/>
              <w:left w:val="nil"/>
              <w:bottom w:val="single" w:sz="4" w:space="0" w:color="auto"/>
              <w:right w:val="single" w:sz="4" w:space="0" w:color="auto"/>
            </w:tcBorders>
            <w:shd w:val="clear" w:color="auto" w:fill="auto"/>
            <w:vAlign w:val="center"/>
            <w:hideMark/>
          </w:tcPr>
          <w:p w14:paraId="00E21035"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890" w:type="dxa"/>
            <w:tcBorders>
              <w:top w:val="nil"/>
              <w:left w:val="nil"/>
              <w:bottom w:val="single" w:sz="4" w:space="0" w:color="auto"/>
              <w:right w:val="single" w:sz="4" w:space="0" w:color="auto"/>
            </w:tcBorders>
            <w:vAlign w:val="center"/>
          </w:tcPr>
          <w:p w14:paraId="6F3F5639" w14:textId="07CADC20"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E2152F" w:rsidRPr="003C02F8" w14:paraId="0E370198" w14:textId="6BDBB74D"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0BB06031"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Listable</w:t>
            </w:r>
          </w:p>
        </w:tc>
        <w:tc>
          <w:tcPr>
            <w:tcW w:w="1620" w:type="dxa"/>
            <w:tcBorders>
              <w:top w:val="nil"/>
              <w:left w:val="nil"/>
              <w:bottom w:val="single" w:sz="4" w:space="0" w:color="auto"/>
              <w:right w:val="single" w:sz="4" w:space="0" w:color="auto"/>
            </w:tcBorders>
            <w:shd w:val="clear" w:color="auto" w:fill="auto"/>
            <w:vAlign w:val="center"/>
            <w:hideMark/>
          </w:tcPr>
          <w:p w14:paraId="0866FF10" w14:textId="44793CA8"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800" w:type="dxa"/>
            <w:tcBorders>
              <w:top w:val="nil"/>
              <w:left w:val="nil"/>
              <w:bottom w:val="single" w:sz="4" w:space="0" w:color="auto"/>
              <w:right w:val="single" w:sz="4" w:space="0" w:color="auto"/>
            </w:tcBorders>
            <w:shd w:val="clear" w:color="auto" w:fill="auto"/>
            <w:vAlign w:val="center"/>
            <w:hideMark/>
          </w:tcPr>
          <w:p w14:paraId="7253B252"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890" w:type="dxa"/>
            <w:tcBorders>
              <w:top w:val="nil"/>
              <w:left w:val="nil"/>
              <w:bottom w:val="single" w:sz="4" w:space="0" w:color="auto"/>
              <w:right w:val="single" w:sz="4" w:space="0" w:color="auto"/>
            </w:tcBorders>
            <w:shd w:val="clear" w:color="auto" w:fill="auto"/>
            <w:vAlign w:val="center"/>
            <w:hideMark/>
          </w:tcPr>
          <w:p w14:paraId="0FECE5C2"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890" w:type="dxa"/>
            <w:tcBorders>
              <w:top w:val="nil"/>
              <w:left w:val="nil"/>
              <w:bottom w:val="single" w:sz="4" w:space="0" w:color="auto"/>
              <w:right w:val="single" w:sz="4" w:space="0" w:color="auto"/>
            </w:tcBorders>
            <w:vAlign w:val="center"/>
          </w:tcPr>
          <w:p w14:paraId="6713E2B5" w14:textId="0C6B5F6A"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E2152F" w:rsidRPr="003C02F8" w14:paraId="48714B80" w14:textId="00ED1C97"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6F44EDF2"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Required</w:t>
            </w:r>
          </w:p>
        </w:tc>
        <w:tc>
          <w:tcPr>
            <w:tcW w:w="1620" w:type="dxa"/>
            <w:tcBorders>
              <w:top w:val="nil"/>
              <w:left w:val="nil"/>
              <w:bottom w:val="single" w:sz="4" w:space="0" w:color="auto"/>
              <w:right w:val="single" w:sz="4" w:space="0" w:color="auto"/>
            </w:tcBorders>
            <w:shd w:val="clear" w:color="auto" w:fill="auto"/>
            <w:vAlign w:val="center"/>
            <w:hideMark/>
          </w:tcPr>
          <w:p w14:paraId="426952ED" w14:textId="24C90D69"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800" w:type="dxa"/>
            <w:tcBorders>
              <w:top w:val="nil"/>
              <w:left w:val="nil"/>
              <w:bottom w:val="single" w:sz="4" w:space="0" w:color="auto"/>
              <w:right w:val="single" w:sz="4" w:space="0" w:color="auto"/>
            </w:tcBorders>
            <w:shd w:val="clear" w:color="auto" w:fill="auto"/>
            <w:vAlign w:val="center"/>
            <w:hideMark/>
          </w:tcPr>
          <w:p w14:paraId="5D9F2B3B" w14:textId="77777777" w:rsidR="00E2152F" w:rsidRPr="003C02F8" w:rsidRDefault="00E2152F">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890" w:type="dxa"/>
            <w:tcBorders>
              <w:top w:val="nil"/>
              <w:left w:val="nil"/>
              <w:bottom w:val="single" w:sz="4" w:space="0" w:color="auto"/>
              <w:right w:val="single" w:sz="4" w:space="0" w:color="auto"/>
            </w:tcBorders>
            <w:shd w:val="clear" w:color="auto" w:fill="auto"/>
            <w:vAlign w:val="center"/>
            <w:hideMark/>
          </w:tcPr>
          <w:p w14:paraId="3E4A6E2B" w14:textId="2761EBB2" w:rsidR="00E2152F" w:rsidRPr="003C02F8" w:rsidRDefault="00E2152F">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FALSE</w:t>
            </w:r>
          </w:p>
        </w:tc>
        <w:tc>
          <w:tcPr>
            <w:tcW w:w="1890" w:type="dxa"/>
            <w:tcBorders>
              <w:top w:val="nil"/>
              <w:left w:val="nil"/>
              <w:bottom w:val="single" w:sz="4" w:space="0" w:color="auto"/>
              <w:right w:val="single" w:sz="4" w:space="0" w:color="auto"/>
            </w:tcBorders>
            <w:vAlign w:val="center"/>
          </w:tcPr>
          <w:p w14:paraId="236E7060" w14:textId="0E382A4C" w:rsidR="00E2152F"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E2152F" w:rsidRPr="003C02F8" w14:paraId="74033CC8" w14:textId="5ED9CA19"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3D6A4C36"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Part of Key</w:t>
            </w:r>
          </w:p>
        </w:tc>
        <w:tc>
          <w:tcPr>
            <w:tcW w:w="1620" w:type="dxa"/>
            <w:tcBorders>
              <w:top w:val="nil"/>
              <w:left w:val="nil"/>
              <w:bottom w:val="single" w:sz="4" w:space="0" w:color="auto"/>
              <w:right w:val="single" w:sz="4" w:space="0" w:color="auto"/>
            </w:tcBorders>
            <w:shd w:val="clear" w:color="auto" w:fill="auto"/>
            <w:vAlign w:val="center"/>
            <w:hideMark/>
          </w:tcPr>
          <w:p w14:paraId="31FA7DDF" w14:textId="33BA072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800" w:type="dxa"/>
            <w:tcBorders>
              <w:top w:val="nil"/>
              <w:left w:val="nil"/>
              <w:bottom w:val="single" w:sz="4" w:space="0" w:color="auto"/>
              <w:right w:val="single" w:sz="4" w:space="0" w:color="auto"/>
            </w:tcBorders>
            <w:shd w:val="clear" w:color="auto" w:fill="auto"/>
            <w:vAlign w:val="center"/>
            <w:hideMark/>
          </w:tcPr>
          <w:p w14:paraId="71BBAE13"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890" w:type="dxa"/>
            <w:tcBorders>
              <w:top w:val="nil"/>
              <w:left w:val="nil"/>
              <w:bottom w:val="single" w:sz="4" w:space="0" w:color="auto"/>
              <w:right w:val="single" w:sz="4" w:space="0" w:color="auto"/>
            </w:tcBorders>
            <w:shd w:val="clear" w:color="auto" w:fill="auto"/>
            <w:vAlign w:val="center"/>
            <w:hideMark/>
          </w:tcPr>
          <w:p w14:paraId="4811F57B"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890" w:type="dxa"/>
            <w:tcBorders>
              <w:top w:val="nil"/>
              <w:left w:val="nil"/>
              <w:bottom w:val="single" w:sz="4" w:space="0" w:color="auto"/>
              <w:right w:val="single" w:sz="4" w:space="0" w:color="auto"/>
            </w:tcBorders>
            <w:vAlign w:val="center"/>
          </w:tcPr>
          <w:p w14:paraId="642B0167" w14:textId="1BBB4F59"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E2152F" w:rsidRPr="003C02F8" w14:paraId="1990FFF8" w14:textId="60E1A62E"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3B3FC156"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As Top Level Filter</w:t>
            </w:r>
          </w:p>
        </w:tc>
        <w:tc>
          <w:tcPr>
            <w:tcW w:w="1620" w:type="dxa"/>
            <w:tcBorders>
              <w:top w:val="nil"/>
              <w:left w:val="nil"/>
              <w:bottom w:val="single" w:sz="4" w:space="0" w:color="auto"/>
              <w:right w:val="single" w:sz="4" w:space="0" w:color="auto"/>
            </w:tcBorders>
            <w:shd w:val="clear" w:color="auto" w:fill="auto"/>
            <w:vAlign w:val="center"/>
            <w:hideMark/>
          </w:tcPr>
          <w:p w14:paraId="17E8E3AD" w14:textId="6597FAB9"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00" w:type="dxa"/>
            <w:tcBorders>
              <w:top w:val="nil"/>
              <w:left w:val="nil"/>
              <w:bottom w:val="single" w:sz="4" w:space="0" w:color="auto"/>
              <w:right w:val="single" w:sz="4" w:space="0" w:color="auto"/>
            </w:tcBorders>
            <w:shd w:val="clear" w:color="auto" w:fill="auto"/>
            <w:vAlign w:val="center"/>
            <w:hideMark/>
          </w:tcPr>
          <w:p w14:paraId="5C7318BF"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shd w:val="clear" w:color="auto" w:fill="auto"/>
            <w:vAlign w:val="center"/>
            <w:hideMark/>
          </w:tcPr>
          <w:p w14:paraId="46893A5E"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vAlign w:val="center"/>
          </w:tcPr>
          <w:p w14:paraId="4BB123C7" w14:textId="7BDFC379"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E2152F" w:rsidRPr="003C02F8" w14:paraId="7A3D89C0" w14:textId="65B666CD"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6AB87C12"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Allow Multiple Items</w:t>
            </w:r>
          </w:p>
        </w:tc>
        <w:tc>
          <w:tcPr>
            <w:tcW w:w="1620" w:type="dxa"/>
            <w:tcBorders>
              <w:top w:val="nil"/>
              <w:left w:val="nil"/>
              <w:bottom w:val="single" w:sz="4" w:space="0" w:color="auto"/>
              <w:right w:val="single" w:sz="4" w:space="0" w:color="auto"/>
            </w:tcBorders>
            <w:shd w:val="clear" w:color="auto" w:fill="auto"/>
            <w:vAlign w:val="center"/>
            <w:hideMark/>
          </w:tcPr>
          <w:p w14:paraId="427CBA78" w14:textId="7F29C782"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00" w:type="dxa"/>
            <w:tcBorders>
              <w:top w:val="nil"/>
              <w:left w:val="nil"/>
              <w:bottom w:val="single" w:sz="4" w:space="0" w:color="auto"/>
              <w:right w:val="single" w:sz="4" w:space="0" w:color="auto"/>
            </w:tcBorders>
            <w:shd w:val="clear" w:color="auto" w:fill="auto"/>
            <w:vAlign w:val="center"/>
            <w:hideMark/>
          </w:tcPr>
          <w:p w14:paraId="460A7811"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890" w:type="dxa"/>
            <w:tcBorders>
              <w:top w:val="nil"/>
              <w:left w:val="nil"/>
              <w:bottom w:val="single" w:sz="4" w:space="0" w:color="auto"/>
              <w:right w:val="single" w:sz="4" w:space="0" w:color="auto"/>
            </w:tcBorders>
            <w:shd w:val="clear" w:color="auto" w:fill="auto"/>
            <w:vAlign w:val="center"/>
            <w:hideMark/>
          </w:tcPr>
          <w:p w14:paraId="1AAD024A"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vAlign w:val="center"/>
          </w:tcPr>
          <w:p w14:paraId="2192BAB0" w14:textId="525AF75C"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E2152F" w:rsidRPr="003C02F8" w14:paraId="6B667FD8" w14:textId="1510C137"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25DA85C9"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if Empty</w:t>
            </w:r>
          </w:p>
        </w:tc>
        <w:tc>
          <w:tcPr>
            <w:tcW w:w="1620" w:type="dxa"/>
            <w:tcBorders>
              <w:top w:val="nil"/>
              <w:left w:val="nil"/>
              <w:bottom w:val="single" w:sz="4" w:space="0" w:color="auto"/>
              <w:right w:val="single" w:sz="4" w:space="0" w:color="auto"/>
            </w:tcBorders>
            <w:shd w:val="clear" w:color="auto" w:fill="auto"/>
            <w:vAlign w:val="center"/>
            <w:hideMark/>
          </w:tcPr>
          <w:p w14:paraId="4B4B2D63" w14:textId="7331811E"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800" w:type="dxa"/>
            <w:tcBorders>
              <w:top w:val="nil"/>
              <w:left w:val="nil"/>
              <w:bottom w:val="single" w:sz="4" w:space="0" w:color="auto"/>
              <w:right w:val="single" w:sz="4" w:space="0" w:color="auto"/>
            </w:tcBorders>
            <w:shd w:val="clear" w:color="auto" w:fill="auto"/>
            <w:vAlign w:val="center"/>
            <w:hideMark/>
          </w:tcPr>
          <w:p w14:paraId="1E18FFBD"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890" w:type="dxa"/>
            <w:tcBorders>
              <w:top w:val="nil"/>
              <w:left w:val="nil"/>
              <w:bottom w:val="single" w:sz="4" w:space="0" w:color="auto"/>
              <w:right w:val="single" w:sz="4" w:space="0" w:color="auto"/>
            </w:tcBorders>
            <w:shd w:val="clear" w:color="auto" w:fill="auto"/>
            <w:vAlign w:val="center"/>
            <w:hideMark/>
          </w:tcPr>
          <w:p w14:paraId="4017C828"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890" w:type="dxa"/>
            <w:tcBorders>
              <w:top w:val="nil"/>
              <w:left w:val="nil"/>
              <w:bottom w:val="single" w:sz="4" w:space="0" w:color="auto"/>
              <w:right w:val="single" w:sz="4" w:space="0" w:color="auto"/>
            </w:tcBorders>
            <w:vAlign w:val="center"/>
          </w:tcPr>
          <w:p w14:paraId="3ED11533" w14:textId="06D06EC0"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E2152F" w:rsidRPr="003C02F8" w14:paraId="799ECC8D" w14:textId="76272489"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56436F16"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Lookup Type</w:t>
            </w:r>
          </w:p>
        </w:tc>
        <w:tc>
          <w:tcPr>
            <w:tcW w:w="1620" w:type="dxa"/>
            <w:tcBorders>
              <w:top w:val="nil"/>
              <w:left w:val="nil"/>
              <w:bottom w:val="single" w:sz="4" w:space="0" w:color="auto"/>
              <w:right w:val="single" w:sz="4" w:space="0" w:color="auto"/>
            </w:tcBorders>
            <w:shd w:val="clear" w:color="auto" w:fill="auto"/>
            <w:vAlign w:val="center"/>
            <w:hideMark/>
          </w:tcPr>
          <w:p w14:paraId="7409954D" w14:textId="463050DB"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00" w:type="dxa"/>
            <w:tcBorders>
              <w:top w:val="nil"/>
              <w:left w:val="nil"/>
              <w:bottom w:val="single" w:sz="4" w:space="0" w:color="auto"/>
              <w:right w:val="single" w:sz="4" w:space="0" w:color="auto"/>
            </w:tcBorders>
            <w:shd w:val="clear" w:color="auto" w:fill="auto"/>
            <w:vAlign w:val="center"/>
            <w:hideMark/>
          </w:tcPr>
          <w:p w14:paraId="2EB1A3E9"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shd w:val="clear" w:color="auto" w:fill="auto"/>
            <w:vAlign w:val="center"/>
            <w:hideMark/>
          </w:tcPr>
          <w:p w14:paraId="6FE9DBB6"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vAlign w:val="center"/>
          </w:tcPr>
          <w:p w14:paraId="56B181E5" w14:textId="05356590"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E2152F" w:rsidRPr="003C02F8" w14:paraId="63A2D48C" w14:textId="72D11E35"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5C1A2BBE"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Relationship Type</w:t>
            </w:r>
          </w:p>
        </w:tc>
        <w:tc>
          <w:tcPr>
            <w:tcW w:w="1620" w:type="dxa"/>
            <w:tcBorders>
              <w:top w:val="nil"/>
              <w:left w:val="nil"/>
              <w:bottom w:val="single" w:sz="4" w:space="0" w:color="auto"/>
              <w:right w:val="single" w:sz="4" w:space="0" w:color="auto"/>
            </w:tcBorders>
            <w:shd w:val="clear" w:color="auto" w:fill="auto"/>
            <w:vAlign w:val="center"/>
            <w:hideMark/>
          </w:tcPr>
          <w:p w14:paraId="730CEEDD" w14:textId="37DAB7D3"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00" w:type="dxa"/>
            <w:tcBorders>
              <w:top w:val="nil"/>
              <w:left w:val="nil"/>
              <w:bottom w:val="single" w:sz="4" w:space="0" w:color="auto"/>
              <w:right w:val="single" w:sz="4" w:space="0" w:color="auto"/>
            </w:tcBorders>
            <w:shd w:val="clear" w:color="auto" w:fill="auto"/>
            <w:vAlign w:val="center"/>
            <w:hideMark/>
          </w:tcPr>
          <w:p w14:paraId="52348221"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shd w:val="clear" w:color="auto" w:fill="auto"/>
            <w:vAlign w:val="center"/>
            <w:hideMark/>
          </w:tcPr>
          <w:p w14:paraId="437110EB"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vAlign w:val="center"/>
          </w:tcPr>
          <w:p w14:paraId="5B80C64C" w14:textId="6C86066C"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E2152F" w:rsidRPr="003C02F8" w14:paraId="35BBF0D0" w14:textId="764432F0" w:rsidTr="00621174">
        <w:trPr>
          <w:trHeight w:val="20"/>
        </w:trPr>
        <w:tc>
          <w:tcPr>
            <w:tcW w:w="1458" w:type="dxa"/>
            <w:tcBorders>
              <w:top w:val="nil"/>
              <w:left w:val="single" w:sz="4" w:space="0" w:color="auto"/>
              <w:bottom w:val="single" w:sz="4" w:space="0" w:color="auto"/>
              <w:right w:val="single" w:sz="4" w:space="0" w:color="auto"/>
            </w:tcBorders>
            <w:shd w:val="clear" w:color="000000" w:fill="D9D9D9"/>
            <w:vAlign w:val="center"/>
            <w:hideMark/>
          </w:tcPr>
          <w:p w14:paraId="78C0DC24"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Table Settings</w:t>
            </w:r>
          </w:p>
        </w:tc>
        <w:tc>
          <w:tcPr>
            <w:tcW w:w="1620" w:type="dxa"/>
            <w:tcBorders>
              <w:top w:val="nil"/>
              <w:left w:val="nil"/>
              <w:bottom w:val="single" w:sz="4" w:space="0" w:color="auto"/>
              <w:right w:val="single" w:sz="4" w:space="0" w:color="auto"/>
            </w:tcBorders>
            <w:shd w:val="clear" w:color="auto" w:fill="auto"/>
            <w:vAlign w:val="center"/>
            <w:hideMark/>
          </w:tcPr>
          <w:p w14:paraId="19CA56C1" w14:textId="6F2E6E7D"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00" w:type="dxa"/>
            <w:tcBorders>
              <w:top w:val="nil"/>
              <w:left w:val="nil"/>
              <w:bottom w:val="single" w:sz="4" w:space="0" w:color="auto"/>
              <w:right w:val="single" w:sz="4" w:space="0" w:color="auto"/>
            </w:tcBorders>
            <w:shd w:val="clear" w:color="auto" w:fill="auto"/>
            <w:vAlign w:val="center"/>
            <w:hideMark/>
          </w:tcPr>
          <w:p w14:paraId="026EDF64"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shd w:val="clear" w:color="auto" w:fill="auto"/>
            <w:vAlign w:val="center"/>
            <w:hideMark/>
          </w:tcPr>
          <w:p w14:paraId="727CB86C" w14:textId="77777777" w:rsidR="00E2152F" w:rsidRPr="003C02F8" w:rsidRDefault="00E2152F">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890" w:type="dxa"/>
            <w:tcBorders>
              <w:top w:val="nil"/>
              <w:left w:val="nil"/>
              <w:bottom w:val="single" w:sz="4" w:space="0" w:color="auto"/>
              <w:right w:val="single" w:sz="4" w:space="0" w:color="auto"/>
            </w:tcBorders>
            <w:vAlign w:val="center"/>
          </w:tcPr>
          <w:p w14:paraId="31631F85" w14:textId="6CB15784" w:rsidR="00E2152F" w:rsidRPr="003C02F8" w:rsidRDefault="00E2152F" w:rsidP="00D0091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bl>
    <w:p w14:paraId="13152E9A" w14:textId="0612236C" w:rsidR="00CC1D39" w:rsidRDefault="00D00918">
      <w:pPr>
        <w:rPr>
          <w:rFonts w:eastAsia="Times New Roman" w:cs="Times New Roman"/>
          <w:b/>
          <w:bCs/>
          <w:sz w:val="22"/>
          <w:szCs w:val="20"/>
          <w:lang w:val="en-US"/>
        </w:rPr>
      </w:pPr>
      <w:r>
        <w:rPr>
          <w:rFonts w:eastAsia="Times New Roman" w:cs="Times New Roman"/>
          <w:b/>
          <w:bCs/>
          <w:sz w:val="22"/>
          <w:szCs w:val="20"/>
          <w:lang w:val="en-US"/>
        </w:rPr>
        <w:br w:type="textWrapping" w:clear="all"/>
      </w:r>
      <w:r w:rsidR="00CC1D39">
        <w:rPr>
          <w:rFonts w:eastAsia="Times New Roman" w:cs="Times New Roman"/>
          <w:b/>
          <w:bCs/>
          <w:sz w:val="22"/>
          <w:szCs w:val="20"/>
          <w:lang w:val="en-US"/>
        </w:rPr>
        <w:br w:type="page"/>
      </w:r>
    </w:p>
    <w:p w14:paraId="5486C915" w14:textId="4AE673D9" w:rsidR="00A7402E" w:rsidRDefault="00E26DC1" w:rsidP="00E26DC1">
      <w:pPr>
        <w:jc w:val="both"/>
        <w:rPr>
          <w:rFonts w:eastAsia="Times New Roman" w:cs="Times New Roman"/>
          <w:b/>
          <w:bCs/>
          <w:sz w:val="22"/>
          <w:szCs w:val="20"/>
          <w:lang w:val="en-US"/>
        </w:rPr>
      </w:pPr>
      <w:r w:rsidRPr="00927570">
        <w:rPr>
          <w:rFonts w:eastAsia="Times New Roman" w:cs="Times New Roman"/>
          <w:b/>
          <w:bCs/>
          <w:sz w:val="22"/>
          <w:szCs w:val="20"/>
          <w:lang w:val="en-US"/>
        </w:rPr>
        <w:lastRenderedPageBreak/>
        <w:t>IGX Regex</w:t>
      </w:r>
    </w:p>
    <w:p w14:paraId="05F73902" w14:textId="77777777" w:rsidR="001F55CB" w:rsidRDefault="001F55CB" w:rsidP="00E26DC1">
      <w:pPr>
        <w:jc w:val="both"/>
        <w:rPr>
          <w:rFonts w:eastAsia="Times New Roman" w:cs="Times New Roman"/>
          <w:b/>
          <w:bCs/>
          <w:sz w:val="22"/>
          <w:szCs w:val="20"/>
          <w:lang w:val="en-US"/>
        </w:rPr>
      </w:pPr>
    </w:p>
    <w:p w14:paraId="74A7A053" w14:textId="44729682" w:rsidR="00E26DC1" w:rsidRPr="00EA73FF" w:rsidRDefault="00E26DC1" w:rsidP="00E26DC1">
      <w:pPr>
        <w:jc w:val="both"/>
        <w:rPr>
          <w:rFonts w:eastAsia="Times New Roman" w:cs="Times New Roman"/>
          <w:szCs w:val="20"/>
          <w:lang w:val="en-US"/>
        </w:rPr>
      </w:pPr>
      <w:r w:rsidRPr="00EA73FF">
        <w:rPr>
          <w:rFonts w:eastAsia="Times New Roman" w:cs="Times New Roman"/>
          <w:szCs w:val="20"/>
          <w:lang w:val="en-US"/>
        </w:rPr>
        <w:t>Checks if the attribute value matches with the regular expression or not.</w:t>
      </w:r>
      <w:r w:rsidR="000A3DB9">
        <w:rPr>
          <w:rFonts w:eastAsia="Times New Roman" w:cs="Times New Roman"/>
          <w:szCs w:val="20"/>
          <w:lang w:val="en-US"/>
        </w:rPr>
        <w:t xml:space="preserve"> These rules uses the “</w:t>
      </w:r>
      <w:r w:rsidR="000A3DB9" w:rsidRPr="00621174">
        <w:rPr>
          <w:rFonts w:eastAsia="Times New Roman" w:cs="Times New Roman"/>
          <w:szCs w:val="20"/>
          <w:lang w:val="en-US"/>
        </w:rPr>
        <w:t>Regex Rules List</w:t>
      </w:r>
      <w:r w:rsidR="000A3DB9">
        <w:rPr>
          <w:rFonts w:eastAsia="Times New Roman" w:cs="Times New Roman"/>
          <w:szCs w:val="20"/>
          <w:lang w:val="en-US"/>
        </w:rPr>
        <w:t xml:space="preserve">”  reference list to </w:t>
      </w:r>
      <w:r w:rsidR="00621174">
        <w:rPr>
          <w:rFonts w:eastAsia="Times New Roman" w:cs="Times New Roman"/>
          <w:szCs w:val="20"/>
          <w:lang w:val="en-US"/>
        </w:rPr>
        <w:t>define</w:t>
      </w:r>
      <w:r w:rsidR="000A3DB9">
        <w:rPr>
          <w:rFonts w:eastAsia="Times New Roman" w:cs="Times New Roman"/>
          <w:szCs w:val="20"/>
          <w:lang w:val="en-US"/>
        </w:rPr>
        <w:t xml:space="preserve"> the checks.</w:t>
      </w:r>
      <w:r w:rsidR="000A3DB9">
        <w:rPr>
          <w:rFonts w:ascii="Calibri" w:eastAsia="Times New Roman" w:hAnsi="Calibri" w:cs="Calibri"/>
          <w:color w:val="000000"/>
          <w:sz w:val="20"/>
          <w:szCs w:val="20"/>
          <w:lang w:val="en-US"/>
        </w:rPr>
        <w:t xml:space="preserve"> </w:t>
      </w:r>
    </w:p>
    <w:p w14:paraId="6FA29780" w14:textId="77777777" w:rsidR="001F55CB" w:rsidRPr="00EA73FF" w:rsidRDefault="001F55CB" w:rsidP="00E26DC1">
      <w:pPr>
        <w:jc w:val="both"/>
        <w:rPr>
          <w:rFonts w:eastAsia="Times New Roman" w:cs="Times New Roman"/>
          <w:szCs w:val="20"/>
          <w:lang w:val="en-US"/>
        </w:rPr>
      </w:pPr>
    </w:p>
    <w:p w14:paraId="3E4FB4CA" w14:textId="06C14074" w:rsidR="003C02F8" w:rsidRPr="00EA73FF" w:rsidRDefault="003C02F8" w:rsidP="003C02F8">
      <w:pPr>
        <w:jc w:val="both"/>
        <w:rPr>
          <w:rFonts w:eastAsia="Times New Roman" w:cs="Times New Roman"/>
          <w:szCs w:val="20"/>
          <w:lang w:val="en-US"/>
        </w:rPr>
      </w:pPr>
      <w:r w:rsidRPr="00EA73FF">
        <w:rPr>
          <w:rFonts w:eastAsia="Times New Roman" w:cs="Times New Roman"/>
          <w:szCs w:val="20"/>
          <w:lang w:val="en-US"/>
        </w:rPr>
        <w:t xml:space="preserve">The below listed fields needs to be configured in </w:t>
      </w:r>
      <w:r w:rsidR="001F55CB" w:rsidRPr="00EA73FF">
        <w:rPr>
          <w:rFonts w:eastAsia="Times New Roman" w:cs="Times New Roman"/>
          <w:szCs w:val="20"/>
          <w:lang w:val="en-US"/>
        </w:rPr>
        <w:t>Data Governance:</w:t>
      </w:r>
    </w:p>
    <w:p w14:paraId="581ACC3A" w14:textId="77777777" w:rsidR="00E97DA8" w:rsidRDefault="00E97DA8" w:rsidP="00E26DC1">
      <w:pPr>
        <w:jc w:val="both"/>
        <w:rPr>
          <w:rFonts w:eastAsia="Times New Roman" w:cs="Times New Roman"/>
          <w:sz w:val="22"/>
          <w:szCs w:val="20"/>
          <w:lang w:val="en-US"/>
        </w:rPr>
      </w:pPr>
    </w:p>
    <w:tbl>
      <w:tblPr>
        <w:tblW w:w="9216" w:type="dxa"/>
        <w:tblInd w:w="113" w:type="dxa"/>
        <w:tblLayout w:type="fixed"/>
        <w:tblLook w:val="04A0" w:firstRow="1" w:lastRow="0" w:firstColumn="1" w:lastColumn="0" w:noHBand="0" w:noVBand="1"/>
      </w:tblPr>
      <w:tblGrid>
        <w:gridCol w:w="1152"/>
        <w:gridCol w:w="1008"/>
        <w:gridCol w:w="1008"/>
        <w:gridCol w:w="1008"/>
        <w:gridCol w:w="1008"/>
        <w:gridCol w:w="1008"/>
        <w:gridCol w:w="1008"/>
        <w:gridCol w:w="1008"/>
        <w:gridCol w:w="1008"/>
      </w:tblGrid>
      <w:tr w:rsidR="003C02F8" w:rsidRPr="003C02F8" w14:paraId="23E28E62" w14:textId="77777777" w:rsidTr="00B828D1">
        <w:trPr>
          <w:trHeight w:val="20"/>
        </w:trPr>
        <w:tc>
          <w:tcPr>
            <w:tcW w:w="115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62C3520" w14:textId="648EF501"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 Attribute</w:t>
            </w:r>
          </w:p>
        </w:tc>
        <w:tc>
          <w:tcPr>
            <w:tcW w:w="1008" w:type="dxa"/>
            <w:tcBorders>
              <w:top w:val="single" w:sz="4" w:space="0" w:color="auto"/>
              <w:left w:val="nil"/>
              <w:bottom w:val="single" w:sz="4" w:space="0" w:color="auto"/>
              <w:right w:val="single" w:sz="4" w:space="0" w:color="auto"/>
            </w:tcBorders>
            <w:shd w:val="clear" w:color="000000" w:fill="BFBFBF"/>
            <w:noWrap/>
            <w:vAlign w:val="center"/>
            <w:hideMark/>
          </w:tcPr>
          <w:p w14:paraId="68FEB229"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Field-1</w:t>
            </w:r>
          </w:p>
        </w:tc>
        <w:tc>
          <w:tcPr>
            <w:tcW w:w="1008" w:type="dxa"/>
            <w:tcBorders>
              <w:top w:val="single" w:sz="4" w:space="0" w:color="auto"/>
              <w:left w:val="nil"/>
              <w:bottom w:val="single" w:sz="4" w:space="0" w:color="auto"/>
              <w:right w:val="single" w:sz="4" w:space="0" w:color="auto"/>
            </w:tcBorders>
            <w:shd w:val="clear" w:color="000000" w:fill="BFBFBF"/>
            <w:noWrap/>
            <w:vAlign w:val="center"/>
            <w:hideMark/>
          </w:tcPr>
          <w:p w14:paraId="0E05CF2D"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Field-2</w:t>
            </w:r>
          </w:p>
        </w:tc>
        <w:tc>
          <w:tcPr>
            <w:tcW w:w="1008" w:type="dxa"/>
            <w:tcBorders>
              <w:top w:val="single" w:sz="4" w:space="0" w:color="auto"/>
              <w:left w:val="nil"/>
              <w:bottom w:val="single" w:sz="4" w:space="0" w:color="auto"/>
              <w:right w:val="single" w:sz="4" w:space="0" w:color="auto"/>
            </w:tcBorders>
            <w:shd w:val="clear" w:color="000000" w:fill="BFBFBF"/>
            <w:noWrap/>
            <w:vAlign w:val="center"/>
            <w:hideMark/>
          </w:tcPr>
          <w:p w14:paraId="0FE9A3A1"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Field-3</w:t>
            </w:r>
          </w:p>
        </w:tc>
        <w:tc>
          <w:tcPr>
            <w:tcW w:w="1008" w:type="dxa"/>
            <w:tcBorders>
              <w:top w:val="single" w:sz="4" w:space="0" w:color="auto"/>
              <w:left w:val="nil"/>
              <w:bottom w:val="single" w:sz="4" w:space="0" w:color="auto"/>
              <w:right w:val="single" w:sz="4" w:space="0" w:color="auto"/>
            </w:tcBorders>
            <w:shd w:val="clear" w:color="000000" w:fill="BFBFBF"/>
            <w:noWrap/>
            <w:vAlign w:val="center"/>
            <w:hideMark/>
          </w:tcPr>
          <w:p w14:paraId="11370666"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Field-4</w:t>
            </w:r>
          </w:p>
        </w:tc>
        <w:tc>
          <w:tcPr>
            <w:tcW w:w="1008" w:type="dxa"/>
            <w:tcBorders>
              <w:top w:val="single" w:sz="4" w:space="0" w:color="auto"/>
              <w:left w:val="nil"/>
              <w:bottom w:val="single" w:sz="4" w:space="0" w:color="auto"/>
              <w:right w:val="single" w:sz="4" w:space="0" w:color="auto"/>
            </w:tcBorders>
            <w:shd w:val="clear" w:color="000000" w:fill="BFBFBF"/>
            <w:noWrap/>
            <w:vAlign w:val="center"/>
            <w:hideMark/>
          </w:tcPr>
          <w:p w14:paraId="06FD1F4C"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Field-5</w:t>
            </w:r>
          </w:p>
        </w:tc>
        <w:tc>
          <w:tcPr>
            <w:tcW w:w="1008" w:type="dxa"/>
            <w:tcBorders>
              <w:top w:val="single" w:sz="4" w:space="0" w:color="auto"/>
              <w:left w:val="nil"/>
              <w:bottom w:val="single" w:sz="4" w:space="0" w:color="auto"/>
              <w:right w:val="single" w:sz="4" w:space="0" w:color="auto"/>
            </w:tcBorders>
            <w:shd w:val="clear" w:color="000000" w:fill="BFBFBF"/>
            <w:noWrap/>
            <w:vAlign w:val="center"/>
            <w:hideMark/>
          </w:tcPr>
          <w:p w14:paraId="37A6487A"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Field-6</w:t>
            </w:r>
          </w:p>
        </w:tc>
        <w:tc>
          <w:tcPr>
            <w:tcW w:w="1008" w:type="dxa"/>
            <w:tcBorders>
              <w:top w:val="single" w:sz="4" w:space="0" w:color="auto"/>
              <w:left w:val="nil"/>
              <w:bottom w:val="single" w:sz="4" w:space="0" w:color="auto"/>
              <w:right w:val="single" w:sz="4" w:space="0" w:color="auto"/>
            </w:tcBorders>
            <w:shd w:val="clear" w:color="000000" w:fill="BFBFBF"/>
            <w:noWrap/>
            <w:vAlign w:val="center"/>
            <w:hideMark/>
          </w:tcPr>
          <w:p w14:paraId="01374E0F"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Field-7</w:t>
            </w:r>
          </w:p>
        </w:tc>
        <w:tc>
          <w:tcPr>
            <w:tcW w:w="1008" w:type="dxa"/>
            <w:tcBorders>
              <w:top w:val="single" w:sz="4" w:space="0" w:color="auto"/>
              <w:left w:val="nil"/>
              <w:bottom w:val="single" w:sz="4" w:space="0" w:color="auto"/>
              <w:right w:val="single" w:sz="4" w:space="0" w:color="auto"/>
            </w:tcBorders>
            <w:shd w:val="clear" w:color="000000" w:fill="BFBFBF"/>
            <w:noWrap/>
            <w:vAlign w:val="center"/>
            <w:hideMark/>
          </w:tcPr>
          <w:p w14:paraId="41BA51D7" w14:textId="77777777" w:rsidR="003C02F8" w:rsidRPr="003C02F8" w:rsidRDefault="003C02F8" w:rsidP="003C02F8">
            <w:pPr>
              <w:jc w:val="center"/>
              <w:rPr>
                <w:rFonts w:ascii="Calibri" w:eastAsia="Times New Roman" w:hAnsi="Calibri" w:cs="Calibri"/>
                <w:b/>
                <w:bCs/>
                <w:color w:val="000000"/>
                <w:sz w:val="20"/>
                <w:szCs w:val="20"/>
                <w:lang w:val="en-US"/>
              </w:rPr>
            </w:pPr>
            <w:r w:rsidRPr="003C02F8">
              <w:rPr>
                <w:rFonts w:ascii="Calibri" w:eastAsia="Times New Roman" w:hAnsi="Calibri" w:cs="Calibri"/>
                <w:b/>
                <w:bCs/>
                <w:color w:val="000000"/>
                <w:sz w:val="20"/>
                <w:szCs w:val="20"/>
                <w:lang w:val="en-US"/>
              </w:rPr>
              <w:t>Field-8</w:t>
            </w:r>
          </w:p>
        </w:tc>
      </w:tr>
      <w:tr w:rsidR="003C02F8" w:rsidRPr="003C02F8" w14:paraId="6A67E619"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457D0C6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008" w:type="dxa"/>
            <w:tcBorders>
              <w:top w:val="nil"/>
              <w:left w:val="nil"/>
              <w:bottom w:val="single" w:sz="4" w:space="0" w:color="auto"/>
              <w:right w:val="single" w:sz="4" w:space="0" w:color="auto"/>
            </w:tcBorders>
            <w:shd w:val="clear" w:color="auto" w:fill="auto"/>
            <w:vAlign w:val="center"/>
            <w:hideMark/>
          </w:tcPr>
          <w:p w14:paraId="6951E49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008" w:type="dxa"/>
            <w:tcBorders>
              <w:top w:val="nil"/>
              <w:left w:val="nil"/>
              <w:bottom w:val="single" w:sz="4" w:space="0" w:color="auto"/>
              <w:right w:val="single" w:sz="4" w:space="0" w:color="auto"/>
            </w:tcBorders>
            <w:shd w:val="clear" w:color="auto" w:fill="auto"/>
            <w:vAlign w:val="center"/>
            <w:hideMark/>
          </w:tcPr>
          <w:p w14:paraId="05BA995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Dimension</w:t>
            </w:r>
          </w:p>
        </w:tc>
        <w:tc>
          <w:tcPr>
            <w:tcW w:w="1008" w:type="dxa"/>
            <w:tcBorders>
              <w:top w:val="nil"/>
              <w:left w:val="nil"/>
              <w:bottom w:val="single" w:sz="4" w:space="0" w:color="auto"/>
              <w:right w:val="single" w:sz="4" w:space="0" w:color="auto"/>
            </w:tcBorders>
            <w:shd w:val="clear" w:color="auto" w:fill="auto"/>
            <w:vAlign w:val="center"/>
            <w:hideMark/>
          </w:tcPr>
          <w:p w14:paraId="629A8D4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Rule Description</w:t>
            </w:r>
          </w:p>
        </w:tc>
        <w:tc>
          <w:tcPr>
            <w:tcW w:w="1008" w:type="dxa"/>
            <w:tcBorders>
              <w:top w:val="nil"/>
              <w:left w:val="nil"/>
              <w:bottom w:val="single" w:sz="4" w:space="0" w:color="auto"/>
              <w:right w:val="single" w:sz="4" w:space="0" w:color="auto"/>
            </w:tcBorders>
            <w:shd w:val="clear" w:color="auto" w:fill="auto"/>
            <w:vAlign w:val="center"/>
            <w:hideMark/>
          </w:tcPr>
          <w:p w14:paraId="5E2BC13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Status</w:t>
            </w:r>
          </w:p>
        </w:tc>
        <w:tc>
          <w:tcPr>
            <w:tcW w:w="1008" w:type="dxa"/>
            <w:tcBorders>
              <w:top w:val="nil"/>
              <w:left w:val="nil"/>
              <w:bottom w:val="single" w:sz="4" w:space="0" w:color="auto"/>
              <w:right w:val="single" w:sz="4" w:space="0" w:color="auto"/>
            </w:tcBorders>
            <w:shd w:val="clear" w:color="auto" w:fill="auto"/>
            <w:vAlign w:val="center"/>
            <w:hideMark/>
          </w:tcPr>
          <w:p w14:paraId="4FA0AA6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DQ Results</w:t>
            </w:r>
          </w:p>
        </w:tc>
        <w:tc>
          <w:tcPr>
            <w:tcW w:w="1008" w:type="dxa"/>
            <w:tcBorders>
              <w:top w:val="nil"/>
              <w:left w:val="nil"/>
              <w:bottom w:val="single" w:sz="4" w:space="0" w:color="auto"/>
              <w:right w:val="single" w:sz="4" w:space="0" w:color="auto"/>
            </w:tcBorders>
            <w:shd w:val="clear" w:color="auto" w:fill="auto"/>
            <w:vAlign w:val="center"/>
            <w:hideMark/>
          </w:tcPr>
          <w:p w14:paraId="61B5430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Treat Blank or Null As</w:t>
            </w:r>
          </w:p>
        </w:tc>
        <w:tc>
          <w:tcPr>
            <w:tcW w:w="1008" w:type="dxa"/>
            <w:tcBorders>
              <w:top w:val="nil"/>
              <w:left w:val="nil"/>
              <w:bottom w:val="single" w:sz="4" w:space="0" w:color="auto"/>
              <w:right w:val="single" w:sz="4" w:space="0" w:color="auto"/>
            </w:tcBorders>
            <w:shd w:val="clear" w:color="auto" w:fill="auto"/>
            <w:vAlign w:val="center"/>
            <w:hideMark/>
          </w:tcPr>
          <w:p w14:paraId="01DA0E3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Regular Expression</w:t>
            </w:r>
          </w:p>
        </w:tc>
        <w:tc>
          <w:tcPr>
            <w:tcW w:w="1008" w:type="dxa"/>
            <w:tcBorders>
              <w:top w:val="nil"/>
              <w:left w:val="nil"/>
              <w:bottom w:val="single" w:sz="4" w:space="0" w:color="auto"/>
              <w:right w:val="single" w:sz="4" w:space="0" w:color="auto"/>
            </w:tcBorders>
            <w:shd w:val="clear" w:color="auto" w:fill="auto"/>
            <w:vAlign w:val="center"/>
            <w:hideMark/>
          </w:tcPr>
          <w:p w14:paraId="255FE1D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Match Regular Expression</w:t>
            </w:r>
          </w:p>
        </w:tc>
      </w:tr>
      <w:tr w:rsidR="003C02F8" w:rsidRPr="003C02F8" w14:paraId="39E786F2"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2EF33AA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API Name</w:t>
            </w:r>
          </w:p>
        </w:tc>
        <w:tc>
          <w:tcPr>
            <w:tcW w:w="1008" w:type="dxa"/>
            <w:tcBorders>
              <w:top w:val="nil"/>
              <w:left w:val="nil"/>
              <w:bottom w:val="single" w:sz="4" w:space="0" w:color="auto"/>
              <w:right w:val="single" w:sz="4" w:space="0" w:color="auto"/>
            </w:tcBorders>
            <w:shd w:val="clear" w:color="auto" w:fill="auto"/>
            <w:vAlign w:val="center"/>
            <w:hideMark/>
          </w:tcPr>
          <w:p w14:paraId="441CFB6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Name</w:t>
            </w:r>
          </w:p>
        </w:tc>
        <w:tc>
          <w:tcPr>
            <w:tcW w:w="1008" w:type="dxa"/>
            <w:tcBorders>
              <w:top w:val="nil"/>
              <w:left w:val="nil"/>
              <w:bottom w:val="single" w:sz="4" w:space="0" w:color="auto"/>
              <w:right w:val="single" w:sz="4" w:space="0" w:color="auto"/>
            </w:tcBorders>
            <w:shd w:val="clear" w:color="auto" w:fill="auto"/>
            <w:vAlign w:val="center"/>
            <w:hideMark/>
          </w:tcPr>
          <w:p w14:paraId="26E5216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Dimension</w:t>
            </w:r>
          </w:p>
        </w:tc>
        <w:tc>
          <w:tcPr>
            <w:tcW w:w="1008" w:type="dxa"/>
            <w:tcBorders>
              <w:top w:val="nil"/>
              <w:left w:val="nil"/>
              <w:bottom w:val="single" w:sz="4" w:space="0" w:color="auto"/>
              <w:right w:val="single" w:sz="4" w:space="0" w:color="auto"/>
            </w:tcBorders>
            <w:shd w:val="clear" w:color="auto" w:fill="auto"/>
            <w:vAlign w:val="center"/>
            <w:hideMark/>
          </w:tcPr>
          <w:p w14:paraId="3F3FC38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RuleDesciption</w:t>
            </w:r>
          </w:p>
        </w:tc>
        <w:tc>
          <w:tcPr>
            <w:tcW w:w="1008" w:type="dxa"/>
            <w:tcBorders>
              <w:top w:val="nil"/>
              <w:left w:val="nil"/>
              <w:bottom w:val="single" w:sz="4" w:space="0" w:color="auto"/>
              <w:right w:val="single" w:sz="4" w:space="0" w:color="auto"/>
            </w:tcBorders>
            <w:shd w:val="clear" w:color="auto" w:fill="auto"/>
            <w:vAlign w:val="center"/>
            <w:hideMark/>
          </w:tcPr>
          <w:p w14:paraId="0C3D4B6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Status</w:t>
            </w:r>
          </w:p>
        </w:tc>
        <w:tc>
          <w:tcPr>
            <w:tcW w:w="1008" w:type="dxa"/>
            <w:tcBorders>
              <w:top w:val="nil"/>
              <w:left w:val="nil"/>
              <w:bottom w:val="single" w:sz="4" w:space="0" w:color="auto"/>
              <w:right w:val="single" w:sz="4" w:space="0" w:color="auto"/>
            </w:tcBorders>
            <w:shd w:val="clear" w:color="auto" w:fill="auto"/>
            <w:vAlign w:val="center"/>
            <w:hideMark/>
          </w:tcPr>
          <w:p w14:paraId="268309E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DQ Results</w:t>
            </w:r>
          </w:p>
        </w:tc>
        <w:tc>
          <w:tcPr>
            <w:tcW w:w="1008" w:type="dxa"/>
            <w:tcBorders>
              <w:top w:val="nil"/>
              <w:left w:val="nil"/>
              <w:bottom w:val="single" w:sz="4" w:space="0" w:color="auto"/>
              <w:right w:val="single" w:sz="4" w:space="0" w:color="auto"/>
            </w:tcBorders>
            <w:shd w:val="clear" w:color="auto" w:fill="auto"/>
            <w:vAlign w:val="center"/>
            <w:hideMark/>
          </w:tcPr>
          <w:p w14:paraId="0C1EFDE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TreatBlankorNullAs</w:t>
            </w:r>
          </w:p>
        </w:tc>
        <w:tc>
          <w:tcPr>
            <w:tcW w:w="1008" w:type="dxa"/>
            <w:tcBorders>
              <w:top w:val="nil"/>
              <w:left w:val="nil"/>
              <w:bottom w:val="single" w:sz="4" w:space="0" w:color="auto"/>
              <w:right w:val="single" w:sz="4" w:space="0" w:color="auto"/>
            </w:tcBorders>
            <w:shd w:val="clear" w:color="auto" w:fill="auto"/>
            <w:vAlign w:val="center"/>
            <w:hideMark/>
          </w:tcPr>
          <w:p w14:paraId="1BFFD98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RegularExpression</w:t>
            </w:r>
          </w:p>
        </w:tc>
        <w:tc>
          <w:tcPr>
            <w:tcW w:w="1008" w:type="dxa"/>
            <w:tcBorders>
              <w:top w:val="nil"/>
              <w:left w:val="nil"/>
              <w:bottom w:val="single" w:sz="4" w:space="0" w:color="auto"/>
              <w:right w:val="single" w:sz="4" w:space="0" w:color="auto"/>
            </w:tcBorders>
            <w:shd w:val="clear" w:color="auto" w:fill="auto"/>
            <w:vAlign w:val="center"/>
            <w:hideMark/>
          </w:tcPr>
          <w:p w14:paraId="414973A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MatchRegularExpression</w:t>
            </w:r>
          </w:p>
        </w:tc>
      </w:tr>
      <w:tr w:rsidR="003C02F8" w:rsidRPr="003C02F8" w14:paraId="2A6F9CE4"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0230B64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Input Type</w:t>
            </w:r>
          </w:p>
        </w:tc>
        <w:tc>
          <w:tcPr>
            <w:tcW w:w="1008" w:type="dxa"/>
            <w:tcBorders>
              <w:top w:val="nil"/>
              <w:left w:val="nil"/>
              <w:bottom w:val="single" w:sz="4" w:space="0" w:color="auto"/>
              <w:right w:val="single" w:sz="4" w:space="0" w:color="auto"/>
            </w:tcBorders>
            <w:shd w:val="clear" w:color="auto" w:fill="auto"/>
            <w:vAlign w:val="center"/>
            <w:hideMark/>
          </w:tcPr>
          <w:p w14:paraId="21CC81E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Simple Text</w:t>
            </w:r>
          </w:p>
        </w:tc>
        <w:tc>
          <w:tcPr>
            <w:tcW w:w="1008" w:type="dxa"/>
            <w:tcBorders>
              <w:top w:val="nil"/>
              <w:left w:val="nil"/>
              <w:bottom w:val="single" w:sz="4" w:space="0" w:color="auto"/>
              <w:right w:val="single" w:sz="4" w:space="0" w:color="auto"/>
            </w:tcBorders>
            <w:shd w:val="clear" w:color="auto" w:fill="auto"/>
            <w:vAlign w:val="center"/>
            <w:hideMark/>
          </w:tcPr>
          <w:p w14:paraId="3DA04DC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w:t>
            </w:r>
          </w:p>
        </w:tc>
        <w:tc>
          <w:tcPr>
            <w:tcW w:w="1008" w:type="dxa"/>
            <w:tcBorders>
              <w:top w:val="nil"/>
              <w:left w:val="nil"/>
              <w:bottom w:val="single" w:sz="4" w:space="0" w:color="auto"/>
              <w:right w:val="single" w:sz="4" w:space="0" w:color="auto"/>
            </w:tcBorders>
            <w:shd w:val="clear" w:color="auto" w:fill="auto"/>
            <w:vAlign w:val="center"/>
            <w:hideMark/>
          </w:tcPr>
          <w:p w14:paraId="49D52B2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Simple Text</w:t>
            </w:r>
          </w:p>
        </w:tc>
        <w:tc>
          <w:tcPr>
            <w:tcW w:w="1008" w:type="dxa"/>
            <w:tcBorders>
              <w:top w:val="nil"/>
              <w:left w:val="nil"/>
              <w:bottom w:val="single" w:sz="4" w:space="0" w:color="auto"/>
              <w:right w:val="single" w:sz="4" w:space="0" w:color="auto"/>
            </w:tcBorders>
            <w:shd w:val="clear" w:color="auto" w:fill="auto"/>
            <w:vAlign w:val="center"/>
            <w:hideMark/>
          </w:tcPr>
          <w:p w14:paraId="11E653A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w:t>
            </w:r>
          </w:p>
        </w:tc>
        <w:tc>
          <w:tcPr>
            <w:tcW w:w="1008" w:type="dxa"/>
            <w:tcBorders>
              <w:top w:val="nil"/>
              <w:left w:val="nil"/>
              <w:bottom w:val="single" w:sz="4" w:space="0" w:color="auto"/>
              <w:right w:val="single" w:sz="4" w:space="0" w:color="auto"/>
            </w:tcBorders>
            <w:shd w:val="clear" w:color="auto" w:fill="auto"/>
            <w:vAlign w:val="center"/>
            <w:hideMark/>
          </w:tcPr>
          <w:p w14:paraId="4C244CF7" w14:textId="7B04D7EF"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Html/</w:t>
            </w:r>
            <w:r w:rsidR="00621174" w:rsidRPr="003C02F8">
              <w:rPr>
                <w:rFonts w:ascii="Calibri" w:eastAsia="Times New Roman" w:hAnsi="Calibri" w:cs="Calibri"/>
                <w:color w:val="000000"/>
                <w:sz w:val="20"/>
                <w:szCs w:val="20"/>
                <w:lang w:val="en-US"/>
              </w:rPr>
              <w:t>Rich text</w:t>
            </w:r>
          </w:p>
        </w:tc>
        <w:tc>
          <w:tcPr>
            <w:tcW w:w="1008" w:type="dxa"/>
            <w:tcBorders>
              <w:top w:val="nil"/>
              <w:left w:val="nil"/>
              <w:bottom w:val="single" w:sz="4" w:space="0" w:color="auto"/>
              <w:right w:val="single" w:sz="4" w:space="0" w:color="auto"/>
            </w:tcBorders>
            <w:shd w:val="clear" w:color="auto" w:fill="auto"/>
            <w:vAlign w:val="center"/>
            <w:hideMark/>
          </w:tcPr>
          <w:p w14:paraId="27A9800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w:t>
            </w:r>
          </w:p>
        </w:tc>
        <w:tc>
          <w:tcPr>
            <w:tcW w:w="1008" w:type="dxa"/>
            <w:tcBorders>
              <w:top w:val="nil"/>
              <w:left w:val="nil"/>
              <w:bottom w:val="single" w:sz="4" w:space="0" w:color="auto"/>
              <w:right w:val="single" w:sz="4" w:space="0" w:color="auto"/>
            </w:tcBorders>
            <w:shd w:val="clear" w:color="auto" w:fill="auto"/>
            <w:vAlign w:val="center"/>
            <w:hideMark/>
          </w:tcPr>
          <w:p w14:paraId="2CA0DC97" w14:textId="3F28F44D" w:rsidR="003C02F8" w:rsidRPr="003C02F8" w:rsidRDefault="00C76986" w:rsidP="003C02F8">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 xml:space="preserve"> List</w:t>
            </w:r>
          </w:p>
        </w:tc>
        <w:tc>
          <w:tcPr>
            <w:tcW w:w="1008" w:type="dxa"/>
            <w:tcBorders>
              <w:top w:val="nil"/>
              <w:left w:val="nil"/>
              <w:bottom w:val="single" w:sz="4" w:space="0" w:color="auto"/>
              <w:right w:val="single" w:sz="4" w:space="0" w:color="auto"/>
            </w:tcBorders>
            <w:shd w:val="clear" w:color="auto" w:fill="auto"/>
            <w:vAlign w:val="center"/>
            <w:hideMark/>
          </w:tcPr>
          <w:p w14:paraId="323B5D1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TRUE/FALSE</w:t>
            </w:r>
          </w:p>
        </w:tc>
      </w:tr>
      <w:tr w:rsidR="003C02F8" w:rsidRPr="003C02F8" w14:paraId="59401877"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16E2A6A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Category</w:t>
            </w:r>
          </w:p>
        </w:tc>
        <w:tc>
          <w:tcPr>
            <w:tcW w:w="1008" w:type="dxa"/>
            <w:tcBorders>
              <w:top w:val="nil"/>
              <w:left w:val="nil"/>
              <w:bottom w:val="single" w:sz="4" w:space="0" w:color="auto"/>
              <w:right w:val="single" w:sz="4" w:space="0" w:color="auto"/>
            </w:tcBorders>
            <w:shd w:val="clear" w:color="auto" w:fill="auto"/>
            <w:vAlign w:val="center"/>
            <w:hideMark/>
          </w:tcPr>
          <w:p w14:paraId="101F332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7F914C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499F4BC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F2A9BD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0AA11D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377BA44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D58ECB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77EDF0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357E67E0"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0AF77B2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Minimum Value</w:t>
            </w:r>
          </w:p>
        </w:tc>
        <w:tc>
          <w:tcPr>
            <w:tcW w:w="1008" w:type="dxa"/>
            <w:tcBorders>
              <w:top w:val="nil"/>
              <w:left w:val="nil"/>
              <w:bottom w:val="single" w:sz="4" w:space="0" w:color="auto"/>
              <w:right w:val="single" w:sz="4" w:space="0" w:color="auto"/>
            </w:tcBorders>
            <w:shd w:val="clear" w:color="auto" w:fill="auto"/>
            <w:vAlign w:val="center"/>
            <w:hideMark/>
          </w:tcPr>
          <w:p w14:paraId="533C4C8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4B519EB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542454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A69294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F61A39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FCDE26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873374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71C589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6703BAC9"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4D63D4D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Maximum Value</w:t>
            </w:r>
          </w:p>
        </w:tc>
        <w:tc>
          <w:tcPr>
            <w:tcW w:w="1008" w:type="dxa"/>
            <w:tcBorders>
              <w:top w:val="nil"/>
              <w:left w:val="nil"/>
              <w:bottom w:val="single" w:sz="4" w:space="0" w:color="auto"/>
              <w:right w:val="single" w:sz="4" w:space="0" w:color="auto"/>
            </w:tcBorders>
            <w:shd w:val="clear" w:color="auto" w:fill="auto"/>
            <w:vAlign w:val="center"/>
            <w:hideMark/>
          </w:tcPr>
          <w:p w14:paraId="09EA0FF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373E70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4072BF0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0D172E1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4D50B55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C49F49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C3A30B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4F6B6B6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7354554D"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15219A9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Type of List</w:t>
            </w:r>
          </w:p>
        </w:tc>
        <w:tc>
          <w:tcPr>
            <w:tcW w:w="1008" w:type="dxa"/>
            <w:tcBorders>
              <w:top w:val="nil"/>
              <w:left w:val="nil"/>
              <w:bottom w:val="single" w:sz="4" w:space="0" w:color="auto"/>
              <w:right w:val="single" w:sz="4" w:space="0" w:color="auto"/>
            </w:tcBorders>
            <w:shd w:val="clear" w:color="auto" w:fill="auto"/>
            <w:vAlign w:val="center"/>
            <w:hideMark/>
          </w:tcPr>
          <w:p w14:paraId="4534906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0C95DCA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Reference List Item : Rule Dimension</w:t>
            </w:r>
          </w:p>
        </w:tc>
        <w:tc>
          <w:tcPr>
            <w:tcW w:w="1008" w:type="dxa"/>
            <w:tcBorders>
              <w:top w:val="nil"/>
              <w:left w:val="nil"/>
              <w:bottom w:val="single" w:sz="4" w:space="0" w:color="auto"/>
              <w:right w:val="single" w:sz="4" w:space="0" w:color="auto"/>
            </w:tcBorders>
            <w:shd w:val="clear" w:color="auto" w:fill="auto"/>
            <w:vAlign w:val="center"/>
            <w:hideMark/>
          </w:tcPr>
          <w:p w14:paraId="6C3E9C7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3905DBC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Reference List Item : Rule Status</w:t>
            </w:r>
          </w:p>
        </w:tc>
        <w:tc>
          <w:tcPr>
            <w:tcW w:w="1008" w:type="dxa"/>
            <w:tcBorders>
              <w:top w:val="nil"/>
              <w:left w:val="nil"/>
              <w:bottom w:val="single" w:sz="4" w:space="0" w:color="auto"/>
              <w:right w:val="single" w:sz="4" w:space="0" w:color="auto"/>
            </w:tcBorders>
            <w:shd w:val="clear" w:color="auto" w:fill="auto"/>
            <w:vAlign w:val="center"/>
            <w:hideMark/>
          </w:tcPr>
          <w:p w14:paraId="30CDF51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6840D80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Reference List Item : IGX Pass Skip List</w:t>
            </w:r>
          </w:p>
        </w:tc>
        <w:tc>
          <w:tcPr>
            <w:tcW w:w="1008" w:type="dxa"/>
            <w:tcBorders>
              <w:top w:val="nil"/>
              <w:left w:val="nil"/>
              <w:bottom w:val="single" w:sz="4" w:space="0" w:color="auto"/>
              <w:right w:val="single" w:sz="4" w:space="0" w:color="auto"/>
            </w:tcBorders>
            <w:shd w:val="clear" w:color="auto" w:fill="auto"/>
            <w:vAlign w:val="center"/>
            <w:hideMark/>
          </w:tcPr>
          <w:p w14:paraId="11AE5EFE" w14:textId="213112E7" w:rsidR="003C02F8" w:rsidRDefault="003C02F8" w:rsidP="003C02F8">
            <w:pPr>
              <w:rPr>
                <w:rFonts w:ascii="Calibri" w:eastAsia="Times New Roman" w:hAnsi="Calibri" w:cs="Calibri"/>
                <w:color w:val="000000"/>
                <w:sz w:val="20"/>
                <w:szCs w:val="20"/>
                <w:lang w:val="en-US"/>
              </w:rPr>
            </w:pPr>
          </w:p>
          <w:p w14:paraId="1AACB933" w14:textId="6D96A384" w:rsidR="00C76986"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 xml:space="preserve">Reference List Item : </w:t>
            </w:r>
            <w:r>
              <w:rPr>
                <w:rFonts w:ascii="Calibri" w:eastAsia="Times New Roman" w:hAnsi="Calibri" w:cs="Calibri"/>
                <w:color w:val="000000"/>
                <w:sz w:val="20"/>
                <w:szCs w:val="20"/>
                <w:lang w:val="en-US"/>
              </w:rPr>
              <w:t>Regex Rules List</w:t>
            </w:r>
          </w:p>
        </w:tc>
        <w:tc>
          <w:tcPr>
            <w:tcW w:w="1008" w:type="dxa"/>
            <w:tcBorders>
              <w:top w:val="nil"/>
              <w:left w:val="nil"/>
              <w:bottom w:val="single" w:sz="4" w:space="0" w:color="auto"/>
              <w:right w:val="single" w:sz="4" w:space="0" w:color="auto"/>
            </w:tcBorders>
            <w:shd w:val="clear" w:color="auto" w:fill="auto"/>
            <w:vAlign w:val="center"/>
            <w:hideMark/>
          </w:tcPr>
          <w:p w14:paraId="6F498A8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261E2E4D"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0559595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List Display Format</w:t>
            </w:r>
          </w:p>
        </w:tc>
        <w:tc>
          <w:tcPr>
            <w:tcW w:w="1008" w:type="dxa"/>
            <w:tcBorders>
              <w:top w:val="nil"/>
              <w:left w:val="nil"/>
              <w:bottom w:val="single" w:sz="4" w:space="0" w:color="auto"/>
              <w:right w:val="single" w:sz="4" w:space="0" w:color="auto"/>
            </w:tcBorders>
            <w:shd w:val="clear" w:color="auto" w:fill="auto"/>
            <w:vAlign w:val="center"/>
            <w:hideMark/>
          </w:tcPr>
          <w:p w14:paraId="4FC54DE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5F495A1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{Code}</w:t>
            </w:r>
          </w:p>
        </w:tc>
        <w:tc>
          <w:tcPr>
            <w:tcW w:w="1008" w:type="dxa"/>
            <w:tcBorders>
              <w:top w:val="nil"/>
              <w:left w:val="nil"/>
              <w:bottom w:val="single" w:sz="4" w:space="0" w:color="auto"/>
              <w:right w:val="single" w:sz="4" w:space="0" w:color="auto"/>
            </w:tcBorders>
            <w:shd w:val="clear" w:color="auto" w:fill="auto"/>
            <w:vAlign w:val="center"/>
            <w:hideMark/>
          </w:tcPr>
          <w:p w14:paraId="1C12551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0657FFD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{Code}</w:t>
            </w:r>
          </w:p>
        </w:tc>
        <w:tc>
          <w:tcPr>
            <w:tcW w:w="1008" w:type="dxa"/>
            <w:tcBorders>
              <w:top w:val="nil"/>
              <w:left w:val="nil"/>
              <w:bottom w:val="single" w:sz="4" w:space="0" w:color="auto"/>
              <w:right w:val="single" w:sz="4" w:space="0" w:color="auto"/>
            </w:tcBorders>
            <w:shd w:val="clear" w:color="auto" w:fill="auto"/>
            <w:vAlign w:val="center"/>
            <w:hideMark/>
          </w:tcPr>
          <w:p w14:paraId="78FDDD4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3E1FADC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{Description}</w:t>
            </w:r>
          </w:p>
        </w:tc>
        <w:tc>
          <w:tcPr>
            <w:tcW w:w="1008" w:type="dxa"/>
            <w:tcBorders>
              <w:top w:val="nil"/>
              <w:left w:val="nil"/>
              <w:bottom w:val="single" w:sz="4" w:space="0" w:color="auto"/>
              <w:right w:val="single" w:sz="4" w:space="0" w:color="auto"/>
            </w:tcBorders>
            <w:shd w:val="clear" w:color="auto" w:fill="auto"/>
            <w:vAlign w:val="center"/>
            <w:hideMark/>
          </w:tcPr>
          <w:p w14:paraId="605AD78D" w14:textId="72AEF517" w:rsidR="003C02F8"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{Code}</w:t>
            </w:r>
          </w:p>
        </w:tc>
        <w:tc>
          <w:tcPr>
            <w:tcW w:w="1008" w:type="dxa"/>
            <w:tcBorders>
              <w:top w:val="nil"/>
              <w:left w:val="nil"/>
              <w:bottom w:val="single" w:sz="4" w:space="0" w:color="auto"/>
              <w:right w:val="single" w:sz="4" w:space="0" w:color="auto"/>
            </w:tcBorders>
            <w:shd w:val="clear" w:color="auto" w:fill="auto"/>
            <w:vAlign w:val="center"/>
            <w:hideMark/>
          </w:tcPr>
          <w:p w14:paraId="180C2CC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C76986" w:rsidRPr="003C02F8" w14:paraId="05E9021F"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tcPr>
          <w:p w14:paraId="61E81DC7" w14:textId="0B4A8E90" w:rsidR="00C76986" w:rsidRPr="003C02F8" w:rsidRDefault="00C76986" w:rsidP="00C76986">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 xml:space="preserve">List </w:t>
            </w:r>
            <w:r>
              <w:rPr>
                <w:rFonts w:ascii="Calibri" w:eastAsia="Times New Roman" w:hAnsi="Calibri" w:cs="Calibri"/>
                <w:color w:val="000000"/>
                <w:sz w:val="20"/>
                <w:szCs w:val="20"/>
                <w:lang w:val="en-US"/>
              </w:rPr>
              <w:t>Edit</w:t>
            </w:r>
            <w:r w:rsidRPr="003C02F8">
              <w:rPr>
                <w:rFonts w:ascii="Calibri" w:eastAsia="Times New Roman" w:hAnsi="Calibri" w:cs="Calibri"/>
                <w:color w:val="000000"/>
                <w:sz w:val="20"/>
                <w:szCs w:val="20"/>
                <w:lang w:val="en-US"/>
              </w:rPr>
              <w:t xml:space="preserve"> Format</w:t>
            </w:r>
          </w:p>
        </w:tc>
        <w:tc>
          <w:tcPr>
            <w:tcW w:w="1008" w:type="dxa"/>
            <w:tcBorders>
              <w:top w:val="nil"/>
              <w:left w:val="nil"/>
              <w:bottom w:val="single" w:sz="4" w:space="0" w:color="auto"/>
              <w:right w:val="single" w:sz="4" w:space="0" w:color="auto"/>
            </w:tcBorders>
            <w:shd w:val="clear" w:color="auto" w:fill="auto"/>
            <w:vAlign w:val="center"/>
          </w:tcPr>
          <w:p w14:paraId="20CB53C8" w14:textId="722B2774" w:rsidR="00C76986"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tcPr>
          <w:p w14:paraId="3359D621" w14:textId="1B899B90" w:rsidR="00C76986"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tcPr>
          <w:p w14:paraId="18788BDA" w14:textId="7C9574C3" w:rsidR="00C76986"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tcPr>
          <w:p w14:paraId="6399F832" w14:textId="09219ECF" w:rsidR="00C76986"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tcPr>
          <w:p w14:paraId="24D37360" w14:textId="0CAD6523" w:rsidR="00C76986"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tcPr>
          <w:p w14:paraId="5EFE0237" w14:textId="77777777" w:rsidR="00C76986" w:rsidRPr="003C02F8" w:rsidRDefault="00C76986" w:rsidP="003C02F8">
            <w:pPr>
              <w:rPr>
                <w:rFonts w:ascii="Calibri" w:eastAsia="Times New Roman" w:hAnsi="Calibri" w:cs="Calibri"/>
                <w:color w:val="000000"/>
                <w:sz w:val="20"/>
                <w:szCs w:val="20"/>
                <w:lang w:val="en-US"/>
              </w:rPr>
            </w:pPr>
          </w:p>
        </w:tc>
        <w:tc>
          <w:tcPr>
            <w:tcW w:w="1008" w:type="dxa"/>
            <w:tcBorders>
              <w:top w:val="nil"/>
              <w:left w:val="nil"/>
              <w:bottom w:val="single" w:sz="4" w:space="0" w:color="auto"/>
              <w:right w:val="single" w:sz="4" w:space="0" w:color="auto"/>
            </w:tcBorders>
            <w:shd w:val="clear" w:color="auto" w:fill="auto"/>
            <w:vAlign w:val="center"/>
          </w:tcPr>
          <w:p w14:paraId="51A7D7BD" w14:textId="38599D8D" w:rsidR="00C76986"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{Description}</w:t>
            </w:r>
          </w:p>
        </w:tc>
        <w:tc>
          <w:tcPr>
            <w:tcW w:w="1008" w:type="dxa"/>
            <w:tcBorders>
              <w:top w:val="nil"/>
              <w:left w:val="nil"/>
              <w:bottom w:val="single" w:sz="4" w:space="0" w:color="auto"/>
              <w:right w:val="single" w:sz="4" w:space="0" w:color="auto"/>
            </w:tcBorders>
            <w:shd w:val="clear" w:color="auto" w:fill="auto"/>
            <w:vAlign w:val="center"/>
          </w:tcPr>
          <w:p w14:paraId="2F0C4CBF" w14:textId="730DB2C6" w:rsidR="00C76986" w:rsidRPr="003C02F8" w:rsidRDefault="00C76986"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0BA2ABEF"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6EE3044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In Detail Tile</w:t>
            </w:r>
          </w:p>
        </w:tc>
        <w:tc>
          <w:tcPr>
            <w:tcW w:w="1008" w:type="dxa"/>
            <w:tcBorders>
              <w:top w:val="nil"/>
              <w:left w:val="nil"/>
              <w:bottom w:val="single" w:sz="4" w:space="0" w:color="auto"/>
              <w:right w:val="single" w:sz="4" w:space="0" w:color="auto"/>
            </w:tcBorders>
            <w:shd w:val="clear" w:color="auto" w:fill="auto"/>
            <w:vAlign w:val="center"/>
            <w:hideMark/>
          </w:tcPr>
          <w:p w14:paraId="1629175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4171AAA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40AC325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2914088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0096E8A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3866F89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615BE17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1CE4ABE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3C02F8" w:rsidRPr="003C02F8" w14:paraId="531C8E5C"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7AAAB77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Editable</w:t>
            </w:r>
          </w:p>
        </w:tc>
        <w:tc>
          <w:tcPr>
            <w:tcW w:w="1008" w:type="dxa"/>
            <w:tcBorders>
              <w:top w:val="nil"/>
              <w:left w:val="nil"/>
              <w:bottom w:val="single" w:sz="4" w:space="0" w:color="auto"/>
              <w:right w:val="single" w:sz="4" w:space="0" w:color="auto"/>
            </w:tcBorders>
            <w:shd w:val="clear" w:color="auto" w:fill="auto"/>
            <w:vAlign w:val="center"/>
            <w:hideMark/>
          </w:tcPr>
          <w:p w14:paraId="024CCFD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57CEE1F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36C0BA8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1AC06AB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62CAC59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180C481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2A377B3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2D7DEDE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3C02F8" w:rsidRPr="003C02F8" w14:paraId="4B87B036"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098E384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Listable</w:t>
            </w:r>
          </w:p>
        </w:tc>
        <w:tc>
          <w:tcPr>
            <w:tcW w:w="1008" w:type="dxa"/>
            <w:tcBorders>
              <w:top w:val="nil"/>
              <w:left w:val="nil"/>
              <w:bottom w:val="single" w:sz="4" w:space="0" w:color="auto"/>
              <w:right w:val="single" w:sz="4" w:space="0" w:color="auto"/>
            </w:tcBorders>
            <w:shd w:val="clear" w:color="auto" w:fill="auto"/>
            <w:vAlign w:val="center"/>
            <w:hideMark/>
          </w:tcPr>
          <w:p w14:paraId="301232B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452F98E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4E099F4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6230139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696CC63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0CFE4DC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12FAC4E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3960A43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r>
      <w:tr w:rsidR="003C02F8" w:rsidRPr="003C02F8" w14:paraId="01F0975A"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2F7FDB3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Is Required</w:t>
            </w:r>
          </w:p>
        </w:tc>
        <w:tc>
          <w:tcPr>
            <w:tcW w:w="1008" w:type="dxa"/>
            <w:tcBorders>
              <w:top w:val="nil"/>
              <w:left w:val="nil"/>
              <w:bottom w:val="single" w:sz="4" w:space="0" w:color="auto"/>
              <w:right w:val="single" w:sz="4" w:space="0" w:color="auto"/>
            </w:tcBorders>
            <w:shd w:val="clear" w:color="auto" w:fill="auto"/>
            <w:vAlign w:val="center"/>
            <w:hideMark/>
          </w:tcPr>
          <w:p w14:paraId="570A81E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49269DD0" w14:textId="69A8EFEA" w:rsidR="003C02F8" w:rsidRPr="003C02F8" w:rsidRDefault="00FB4B47" w:rsidP="003C02F8">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69810A0E" w14:textId="1108D1A2" w:rsidR="003C02F8" w:rsidRPr="003C02F8" w:rsidRDefault="00FB4B47" w:rsidP="003C02F8">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166B9E9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39AFE91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2C8DCFD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576BB66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5A40C5C9" w14:textId="1A5EDD5D" w:rsidR="003C02F8" w:rsidRPr="003C02F8" w:rsidRDefault="00FB4B47" w:rsidP="003C02F8">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FALSE</w:t>
            </w:r>
          </w:p>
        </w:tc>
      </w:tr>
      <w:tr w:rsidR="003C02F8" w:rsidRPr="003C02F8" w14:paraId="789266BF"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05EAF75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Part of Key</w:t>
            </w:r>
          </w:p>
        </w:tc>
        <w:tc>
          <w:tcPr>
            <w:tcW w:w="1008" w:type="dxa"/>
            <w:tcBorders>
              <w:top w:val="nil"/>
              <w:left w:val="nil"/>
              <w:bottom w:val="single" w:sz="4" w:space="0" w:color="auto"/>
              <w:right w:val="single" w:sz="4" w:space="0" w:color="auto"/>
            </w:tcBorders>
            <w:shd w:val="clear" w:color="auto" w:fill="auto"/>
            <w:vAlign w:val="center"/>
            <w:hideMark/>
          </w:tcPr>
          <w:p w14:paraId="221EAAE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TRUE</w:t>
            </w:r>
          </w:p>
        </w:tc>
        <w:tc>
          <w:tcPr>
            <w:tcW w:w="1008" w:type="dxa"/>
            <w:tcBorders>
              <w:top w:val="nil"/>
              <w:left w:val="nil"/>
              <w:bottom w:val="single" w:sz="4" w:space="0" w:color="auto"/>
              <w:right w:val="single" w:sz="4" w:space="0" w:color="auto"/>
            </w:tcBorders>
            <w:shd w:val="clear" w:color="auto" w:fill="auto"/>
            <w:vAlign w:val="center"/>
            <w:hideMark/>
          </w:tcPr>
          <w:p w14:paraId="0D90486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7335EA0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7660BC0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7819CC0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10B51C03"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0F004F1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19E81C4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3C02F8" w:rsidRPr="003C02F8" w14:paraId="1C3437A9"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237CB71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As Top Level Filter</w:t>
            </w:r>
          </w:p>
        </w:tc>
        <w:tc>
          <w:tcPr>
            <w:tcW w:w="1008" w:type="dxa"/>
            <w:tcBorders>
              <w:top w:val="nil"/>
              <w:left w:val="nil"/>
              <w:bottom w:val="single" w:sz="4" w:space="0" w:color="auto"/>
              <w:right w:val="single" w:sz="4" w:space="0" w:color="auto"/>
            </w:tcBorders>
            <w:shd w:val="clear" w:color="auto" w:fill="auto"/>
            <w:vAlign w:val="center"/>
            <w:hideMark/>
          </w:tcPr>
          <w:p w14:paraId="02895B4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6A7E9B4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618351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39B9573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654E5F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520681D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5EB07B9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3381F8D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4B843F42"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1A4802E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Allow Multiple Items</w:t>
            </w:r>
          </w:p>
        </w:tc>
        <w:tc>
          <w:tcPr>
            <w:tcW w:w="1008" w:type="dxa"/>
            <w:tcBorders>
              <w:top w:val="nil"/>
              <w:left w:val="nil"/>
              <w:bottom w:val="single" w:sz="4" w:space="0" w:color="auto"/>
              <w:right w:val="single" w:sz="4" w:space="0" w:color="auto"/>
            </w:tcBorders>
            <w:shd w:val="clear" w:color="auto" w:fill="auto"/>
            <w:vAlign w:val="center"/>
            <w:hideMark/>
          </w:tcPr>
          <w:p w14:paraId="57A4D7D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69FA726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4804DFC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E0A55E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6D8F1D2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65DE93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7BC79AB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33868AB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29BD631B"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2B7BAA5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Show if Empty</w:t>
            </w:r>
          </w:p>
        </w:tc>
        <w:tc>
          <w:tcPr>
            <w:tcW w:w="1008" w:type="dxa"/>
            <w:tcBorders>
              <w:top w:val="nil"/>
              <w:left w:val="nil"/>
              <w:bottom w:val="single" w:sz="4" w:space="0" w:color="auto"/>
              <w:right w:val="single" w:sz="4" w:space="0" w:color="auto"/>
            </w:tcBorders>
            <w:shd w:val="clear" w:color="auto" w:fill="auto"/>
            <w:vAlign w:val="center"/>
            <w:hideMark/>
          </w:tcPr>
          <w:p w14:paraId="4242532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057DA61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4059716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4261883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32B2839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056FE04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2FFBA6C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c>
          <w:tcPr>
            <w:tcW w:w="1008" w:type="dxa"/>
            <w:tcBorders>
              <w:top w:val="nil"/>
              <w:left w:val="nil"/>
              <w:bottom w:val="single" w:sz="4" w:space="0" w:color="auto"/>
              <w:right w:val="single" w:sz="4" w:space="0" w:color="auto"/>
            </w:tcBorders>
            <w:shd w:val="clear" w:color="auto" w:fill="auto"/>
            <w:vAlign w:val="center"/>
            <w:hideMark/>
          </w:tcPr>
          <w:p w14:paraId="643A4030"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FALSE</w:t>
            </w:r>
          </w:p>
        </w:tc>
      </w:tr>
      <w:tr w:rsidR="003C02F8" w:rsidRPr="003C02F8" w14:paraId="418E6631"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618FCB5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Lookup Type</w:t>
            </w:r>
          </w:p>
        </w:tc>
        <w:tc>
          <w:tcPr>
            <w:tcW w:w="1008" w:type="dxa"/>
            <w:tcBorders>
              <w:top w:val="nil"/>
              <w:left w:val="nil"/>
              <w:bottom w:val="single" w:sz="4" w:space="0" w:color="auto"/>
              <w:right w:val="single" w:sz="4" w:space="0" w:color="auto"/>
            </w:tcBorders>
            <w:shd w:val="clear" w:color="auto" w:fill="auto"/>
            <w:vAlign w:val="center"/>
            <w:hideMark/>
          </w:tcPr>
          <w:p w14:paraId="64789BD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01FFCC78"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4D53DC01"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52BE5F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022DA4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41D891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C20743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4176BC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4230D2B4"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0EF348E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Relationship Type</w:t>
            </w:r>
          </w:p>
        </w:tc>
        <w:tc>
          <w:tcPr>
            <w:tcW w:w="1008" w:type="dxa"/>
            <w:tcBorders>
              <w:top w:val="nil"/>
              <w:left w:val="nil"/>
              <w:bottom w:val="single" w:sz="4" w:space="0" w:color="auto"/>
              <w:right w:val="single" w:sz="4" w:space="0" w:color="auto"/>
            </w:tcBorders>
            <w:shd w:val="clear" w:color="auto" w:fill="auto"/>
            <w:vAlign w:val="center"/>
            <w:hideMark/>
          </w:tcPr>
          <w:p w14:paraId="2641B837"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4244E31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67C872F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0FEE915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4E4AB83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38A926A"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161FC454"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5BBB797F"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r w:rsidR="003C02F8" w:rsidRPr="003C02F8" w14:paraId="16211A3F" w14:textId="77777777" w:rsidTr="00B828D1">
        <w:trPr>
          <w:trHeight w:val="20"/>
        </w:trPr>
        <w:tc>
          <w:tcPr>
            <w:tcW w:w="1152" w:type="dxa"/>
            <w:tcBorders>
              <w:top w:val="nil"/>
              <w:left w:val="single" w:sz="4" w:space="0" w:color="auto"/>
              <w:bottom w:val="single" w:sz="4" w:space="0" w:color="auto"/>
              <w:right w:val="single" w:sz="4" w:space="0" w:color="auto"/>
            </w:tcBorders>
            <w:shd w:val="clear" w:color="000000" w:fill="D9D9D9"/>
            <w:vAlign w:val="center"/>
            <w:hideMark/>
          </w:tcPr>
          <w:p w14:paraId="66102DDD"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lastRenderedPageBreak/>
              <w:t>Table Settings</w:t>
            </w:r>
          </w:p>
        </w:tc>
        <w:tc>
          <w:tcPr>
            <w:tcW w:w="1008" w:type="dxa"/>
            <w:tcBorders>
              <w:top w:val="nil"/>
              <w:left w:val="nil"/>
              <w:bottom w:val="single" w:sz="4" w:space="0" w:color="auto"/>
              <w:right w:val="single" w:sz="4" w:space="0" w:color="auto"/>
            </w:tcBorders>
            <w:shd w:val="clear" w:color="auto" w:fill="auto"/>
            <w:vAlign w:val="center"/>
            <w:hideMark/>
          </w:tcPr>
          <w:p w14:paraId="15BC5566"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524E2E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232272C5"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7B99ACEE"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518C1D99"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0758493B"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60FE1D52"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c>
          <w:tcPr>
            <w:tcW w:w="1008" w:type="dxa"/>
            <w:tcBorders>
              <w:top w:val="nil"/>
              <w:left w:val="nil"/>
              <w:bottom w:val="single" w:sz="4" w:space="0" w:color="auto"/>
              <w:right w:val="single" w:sz="4" w:space="0" w:color="auto"/>
            </w:tcBorders>
            <w:shd w:val="clear" w:color="auto" w:fill="auto"/>
            <w:vAlign w:val="center"/>
            <w:hideMark/>
          </w:tcPr>
          <w:p w14:paraId="0FB7B82C" w14:textId="77777777" w:rsidR="003C02F8" w:rsidRPr="003C02F8" w:rsidRDefault="003C02F8" w:rsidP="003C02F8">
            <w:pPr>
              <w:rPr>
                <w:rFonts w:ascii="Calibri" w:eastAsia="Times New Roman" w:hAnsi="Calibri" w:cs="Calibri"/>
                <w:color w:val="000000"/>
                <w:sz w:val="20"/>
                <w:szCs w:val="20"/>
                <w:lang w:val="en-US"/>
              </w:rPr>
            </w:pPr>
            <w:r w:rsidRPr="003C02F8">
              <w:rPr>
                <w:rFonts w:ascii="Calibri" w:eastAsia="Times New Roman" w:hAnsi="Calibri" w:cs="Calibri"/>
                <w:color w:val="000000"/>
                <w:sz w:val="20"/>
                <w:szCs w:val="20"/>
                <w:lang w:val="en-US"/>
              </w:rPr>
              <w:t>N/A</w:t>
            </w:r>
          </w:p>
        </w:tc>
      </w:tr>
    </w:tbl>
    <w:p w14:paraId="2810178C" w14:textId="2A4AF697" w:rsidR="00E26DC1" w:rsidRDefault="00E26DC1" w:rsidP="00E26DC1">
      <w:pPr>
        <w:jc w:val="both"/>
        <w:rPr>
          <w:rFonts w:eastAsia="Times New Roman" w:cs="Times New Roman"/>
          <w:sz w:val="22"/>
          <w:szCs w:val="20"/>
          <w:lang w:val="en-US"/>
        </w:rPr>
      </w:pPr>
    </w:p>
    <w:p w14:paraId="4870F4DD" w14:textId="7045E4C0" w:rsidR="00A7402E" w:rsidRDefault="00CC1D39" w:rsidP="001F55CB">
      <w:pPr>
        <w:rPr>
          <w:rFonts w:eastAsia="Times New Roman" w:cs="Times New Roman"/>
          <w:b/>
          <w:bCs/>
          <w:sz w:val="22"/>
          <w:szCs w:val="20"/>
          <w:lang w:val="en-US"/>
        </w:rPr>
      </w:pPr>
      <w:r>
        <w:rPr>
          <w:rFonts w:eastAsia="Times New Roman" w:cs="Times New Roman"/>
          <w:b/>
          <w:bCs/>
          <w:sz w:val="22"/>
          <w:szCs w:val="20"/>
          <w:lang w:val="en-US"/>
        </w:rPr>
        <w:br w:type="page"/>
      </w:r>
      <w:r w:rsidR="001F55CB">
        <w:rPr>
          <w:rFonts w:eastAsia="Times New Roman" w:cs="Times New Roman"/>
          <w:b/>
          <w:bCs/>
          <w:sz w:val="22"/>
          <w:szCs w:val="20"/>
          <w:lang w:val="en-US"/>
        </w:rPr>
        <w:lastRenderedPageBreak/>
        <w:t>IGX JS Expression</w:t>
      </w:r>
    </w:p>
    <w:p w14:paraId="44658F8A" w14:textId="77777777" w:rsidR="001F55CB" w:rsidRDefault="001F55CB" w:rsidP="001F55CB">
      <w:pPr>
        <w:rPr>
          <w:rFonts w:eastAsia="Times New Roman" w:cs="Times New Roman"/>
          <w:b/>
          <w:bCs/>
          <w:sz w:val="22"/>
          <w:szCs w:val="20"/>
          <w:lang w:val="en-US"/>
        </w:rPr>
      </w:pPr>
    </w:p>
    <w:p w14:paraId="08182081" w14:textId="49724036" w:rsidR="00E26DC1" w:rsidRPr="00EA73FF" w:rsidRDefault="00E26DC1" w:rsidP="00E26DC1">
      <w:pPr>
        <w:jc w:val="both"/>
        <w:rPr>
          <w:rFonts w:eastAsia="Times New Roman" w:cs="Times New Roman"/>
          <w:szCs w:val="20"/>
          <w:lang w:val="en-US"/>
        </w:rPr>
      </w:pPr>
      <w:r w:rsidRPr="00EA73FF">
        <w:rPr>
          <w:rFonts w:eastAsia="Times New Roman" w:cs="Times New Roman"/>
          <w:szCs w:val="20"/>
          <w:lang w:val="en-US"/>
        </w:rPr>
        <w:t>Checks if the attribute value matches with the JS expression evaluation result.</w:t>
      </w:r>
    </w:p>
    <w:p w14:paraId="3F163474" w14:textId="77777777" w:rsidR="001F55CB" w:rsidRPr="00EA73FF" w:rsidRDefault="001F55CB" w:rsidP="00E26DC1">
      <w:pPr>
        <w:jc w:val="both"/>
        <w:rPr>
          <w:rFonts w:eastAsia="Times New Roman" w:cs="Times New Roman"/>
          <w:szCs w:val="20"/>
          <w:lang w:val="en-US"/>
        </w:rPr>
      </w:pPr>
    </w:p>
    <w:p w14:paraId="12D78C71" w14:textId="292A7C1D" w:rsidR="003C02F8" w:rsidRPr="00EA73FF" w:rsidRDefault="003C02F8" w:rsidP="003C02F8">
      <w:pPr>
        <w:jc w:val="both"/>
        <w:rPr>
          <w:rFonts w:eastAsia="Times New Roman" w:cs="Times New Roman"/>
          <w:szCs w:val="20"/>
          <w:lang w:val="en-US"/>
        </w:rPr>
      </w:pPr>
      <w:r w:rsidRPr="00EA73FF">
        <w:rPr>
          <w:rFonts w:eastAsia="Times New Roman" w:cs="Times New Roman"/>
          <w:szCs w:val="20"/>
          <w:lang w:val="en-US"/>
        </w:rPr>
        <w:t xml:space="preserve">The below listed fields needs to be configured in </w:t>
      </w:r>
      <w:r w:rsidR="001F55CB" w:rsidRPr="00EA73FF">
        <w:rPr>
          <w:rFonts w:eastAsia="Times New Roman" w:cs="Times New Roman"/>
          <w:szCs w:val="20"/>
          <w:lang w:val="en-US"/>
        </w:rPr>
        <w:t>Data Governance:</w:t>
      </w:r>
    </w:p>
    <w:p w14:paraId="51F37E79" w14:textId="77777777" w:rsidR="00E97DA8" w:rsidRDefault="00E97DA8" w:rsidP="00E26DC1">
      <w:pPr>
        <w:jc w:val="both"/>
        <w:rPr>
          <w:rFonts w:eastAsia="Times New Roman" w:cs="Times New Roman"/>
          <w:sz w:val="22"/>
          <w:szCs w:val="20"/>
          <w:lang w:val="en-US"/>
        </w:rPr>
      </w:pPr>
    </w:p>
    <w:tbl>
      <w:tblPr>
        <w:tblW w:w="5000" w:type="pct"/>
        <w:tblLayout w:type="fixed"/>
        <w:tblLook w:val="04A0" w:firstRow="1" w:lastRow="0" w:firstColumn="1" w:lastColumn="0" w:noHBand="0" w:noVBand="1"/>
      </w:tblPr>
      <w:tblGrid>
        <w:gridCol w:w="1424"/>
        <w:gridCol w:w="1178"/>
        <w:gridCol w:w="1178"/>
        <w:gridCol w:w="1177"/>
        <w:gridCol w:w="1177"/>
        <w:gridCol w:w="1085"/>
        <w:gridCol w:w="1270"/>
        <w:gridCol w:w="1177"/>
      </w:tblGrid>
      <w:tr w:rsidR="00B828D1" w:rsidRPr="00B828D1" w14:paraId="62A93254" w14:textId="77777777" w:rsidTr="00AD66D2">
        <w:trPr>
          <w:trHeight w:val="20"/>
        </w:trPr>
        <w:tc>
          <w:tcPr>
            <w:tcW w:w="736" w:type="pc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0F3BF47" w14:textId="2C81994A"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 Attribute</w:t>
            </w:r>
          </w:p>
        </w:tc>
        <w:tc>
          <w:tcPr>
            <w:tcW w:w="609" w:type="pct"/>
            <w:tcBorders>
              <w:top w:val="single" w:sz="4" w:space="0" w:color="auto"/>
              <w:left w:val="nil"/>
              <w:bottom w:val="single" w:sz="4" w:space="0" w:color="auto"/>
              <w:right w:val="single" w:sz="4" w:space="0" w:color="auto"/>
            </w:tcBorders>
            <w:shd w:val="clear" w:color="000000" w:fill="BFBFBF"/>
            <w:noWrap/>
            <w:vAlign w:val="center"/>
            <w:hideMark/>
          </w:tcPr>
          <w:p w14:paraId="01FDED00"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Field-1</w:t>
            </w:r>
          </w:p>
        </w:tc>
        <w:tc>
          <w:tcPr>
            <w:tcW w:w="609" w:type="pct"/>
            <w:tcBorders>
              <w:top w:val="single" w:sz="4" w:space="0" w:color="auto"/>
              <w:left w:val="nil"/>
              <w:bottom w:val="single" w:sz="4" w:space="0" w:color="auto"/>
              <w:right w:val="single" w:sz="4" w:space="0" w:color="auto"/>
            </w:tcBorders>
            <w:shd w:val="clear" w:color="000000" w:fill="BFBFBF"/>
            <w:noWrap/>
            <w:vAlign w:val="center"/>
            <w:hideMark/>
          </w:tcPr>
          <w:p w14:paraId="0579C330"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Field-2</w:t>
            </w:r>
          </w:p>
        </w:tc>
        <w:tc>
          <w:tcPr>
            <w:tcW w:w="609" w:type="pct"/>
            <w:tcBorders>
              <w:top w:val="single" w:sz="4" w:space="0" w:color="auto"/>
              <w:left w:val="nil"/>
              <w:bottom w:val="single" w:sz="4" w:space="0" w:color="auto"/>
              <w:right w:val="single" w:sz="4" w:space="0" w:color="auto"/>
            </w:tcBorders>
            <w:shd w:val="clear" w:color="000000" w:fill="BFBFBF"/>
            <w:noWrap/>
            <w:vAlign w:val="center"/>
            <w:hideMark/>
          </w:tcPr>
          <w:p w14:paraId="2B41C608"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Field-3</w:t>
            </w:r>
          </w:p>
        </w:tc>
        <w:tc>
          <w:tcPr>
            <w:tcW w:w="609" w:type="pct"/>
            <w:tcBorders>
              <w:top w:val="single" w:sz="4" w:space="0" w:color="auto"/>
              <w:left w:val="nil"/>
              <w:bottom w:val="single" w:sz="4" w:space="0" w:color="auto"/>
              <w:right w:val="single" w:sz="4" w:space="0" w:color="auto"/>
            </w:tcBorders>
            <w:shd w:val="clear" w:color="000000" w:fill="BFBFBF"/>
            <w:noWrap/>
            <w:vAlign w:val="center"/>
            <w:hideMark/>
          </w:tcPr>
          <w:p w14:paraId="1556F738"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Field-4</w:t>
            </w:r>
          </w:p>
        </w:tc>
        <w:tc>
          <w:tcPr>
            <w:tcW w:w="561" w:type="pct"/>
            <w:tcBorders>
              <w:top w:val="single" w:sz="4" w:space="0" w:color="auto"/>
              <w:left w:val="nil"/>
              <w:bottom w:val="single" w:sz="4" w:space="0" w:color="auto"/>
              <w:right w:val="single" w:sz="4" w:space="0" w:color="auto"/>
            </w:tcBorders>
            <w:shd w:val="clear" w:color="000000" w:fill="BFBFBF"/>
            <w:noWrap/>
            <w:vAlign w:val="center"/>
            <w:hideMark/>
          </w:tcPr>
          <w:p w14:paraId="4456CD2A"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Field-5</w:t>
            </w:r>
          </w:p>
        </w:tc>
        <w:tc>
          <w:tcPr>
            <w:tcW w:w="657" w:type="pct"/>
            <w:tcBorders>
              <w:top w:val="single" w:sz="4" w:space="0" w:color="auto"/>
              <w:left w:val="nil"/>
              <w:bottom w:val="single" w:sz="4" w:space="0" w:color="auto"/>
              <w:right w:val="single" w:sz="4" w:space="0" w:color="auto"/>
            </w:tcBorders>
            <w:shd w:val="clear" w:color="000000" w:fill="BFBFBF"/>
            <w:noWrap/>
            <w:vAlign w:val="center"/>
            <w:hideMark/>
          </w:tcPr>
          <w:p w14:paraId="51098DB9"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Field-6</w:t>
            </w:r>
          </w:p>
        </w:tc>
        <w:tc>
          <w:tcPr>
            <w:tcW w:w="609" w:type="pct"/>
            <w:tcBorders>
              <w:top w:val="single" w:sz="4" w:space="0" w:color="auto"/>
              <w:left w:val="nil"/>
              <w:bottom w:val="single" w:sz="4" w:space="0" w:color="auto"/>
              <w:right w:val="single" w:sz="4" w:space="0" w:color="auto"/>
            </w:tcBorders>
            <w:shd w:val="clear" w:color="000000" w:fill="BFBFBF"/>
            <w:noWrap/>
            <w:vAlign w:val="center"/>
            <w:hideMark/>
          </w:tcPr>
          <w:p w14:paraId="768EE30C"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Field-7</w:t>
            </w:r>
          </w:p>
        </w:tc>
      </w:tr>
      <w:tr w:rsidR="00B828D1" w:rsidRPr="00B828D1" w14:paraId="5EF50271"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0FFC9AC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609" w:type="pct"/>
            <w:tcBorders>
              <w:top w:val="nil"/>
              <w:left w:val="nil"/>
              <w:bottom w:val="single" w:sz="4" w:space="0" w:color="auto"/>
              <w:right w:val="single" w:sz="4" w:space="0" w:color="auto"/>
            </w:tcBorders>
            <w:shd w:val="clear" w:color="auto" w:fill="auto"/>
            <w:vAlign w:val="center"/>
            <w:hideMark/>
          </w:tcPr>
          <w:p w14:paraId="68CBA5F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609" w:type="pct"/>
            <w:tcBorders>
              <w:top w:val="nil"/>
              <w:left w:val="nil"/>
              <w:bottom w:val="single" w:sz="4" w:space="0" w:color="auto"/>
              <w:right w:val="single" w:sz="4" w:space="0" w:color="auto"/>
            </w:tcBorders>
            <w:shd w:val="clear" w:color="auto" w:fill="auto"/>
            <w:vAlign w:val="center"/>
            <w:hideMark/>
          </w:tcPr>
          <w:p w14:paraId="67AA68A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609" w:type="pct"/>
            <w:tcBorders>
              <w:top w:val="nil"/>
              <w:left w:val="nil"/>
              <w:bottom w:val="single" w:sz="4" w:space="0" w:color="auto"/>
              <w:right w:val="single" w:sz="4" w:space="0" w:color="auto"/>
            </w:tcBorders>
            <w:shd w:val="clear" w:color="auto" w:fill="auto"/>
            <w:vAlign w:val="center"/>
            <w:hideMark/>
          </w:tcPr>
          <w:p w14:paraId="0F7E389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Description</w:t>
            </w:r>
          </w:p>
        </w:tc>
        <w:tc>
          <w:tcPr>
            <w:tcW w:w="609" w:type="pct"/>
            <w:tcBorders>
              <w:top w:val="nil"/>
              <w:left w:val="nil"/>
              <w:bottom w:val="single" w:sz="4" w:space="0" w:color="auto"/>
              <w:right w:val="single" w:sz="4" w:space="0" w:color="auto"/>
            </w:tcBorders>
            <w:shd w:val="clear" w:color="auto" w:fill="auto"/>
            <w:vAlign w:val="center"/>
            <w:hideMark/>
          </w:tcPr>
          <w:p w14:paraId="784DFC3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561" w:type="pct"/>
            <w:tcBorders>
              <w:top w:val="nil"/>
              <w:left w:val="nil"/>
              <w:bottom w:val="single" w:sz="4" w:space="0" w:color="auto"/>
              <w:right w:val="single" w:sz="4" w:space="0" w:color="auto"/>
            </w:tcBorders>
            <w:shd w:val="clear" w:color="auto" w:fill="auto"/>
            <w:vAlign w:val="center"/>
            <w:hideMark/>
          </w:tcPr>
          <w:p w14:paraId="62D140B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c>
          <w:tcPr>
            <w:tcW w:w="657" w:type="pct"/>
            <w:tcBorders>
              <w:top w:val="nil"/>
              <w:left w:val="nil"/>
              <w:bottom w:val="single" w:sz="4" w:space="0" w:color="auto"/>
              <w:right w:val="single" w:sz="4" w:space="0" w:color="auto"/>
            </w:tcBorders>
            <w:shd w:val="clear" w:color="auto" w:fill="auto"/>
            <w:vAlign w:val="center"/>
            <w:hideMark/>
          </w:tcPr>
          <w:p w14:paraId="10AB8C1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JS Expression</w:t>
            </w:r>
          </w:p>
        </w:tc>
        <w:tc>
          <w:tcPr>
            <w:tcW w:w="609" w:type="pct"/>
            <w:tcBorders>
              <w:top w:val="nil"/>
              <w:left w:val="nil"/>
              <w:bottom w:val="single" w:sz="4" w:space="0" w:color="auto"/>
              <w:right w:val="single" w:sz="4" w:space="0" w:color="auto"/>
            </w:tcBorders>
            <w:shd w:val="clear" w:color="auto" w:fill="auto"/>
            <w:vAlign w:val="center"/>
            <w:hideMark/>
          </w:tcPr>
          <w:p w14:paraId="2028F96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Match JS Expression</w:t>
            </w:r>
          </w:p>
        </w:tc>
      </w:tr>
      <w:tr w:rsidR="00B828D1" w:rsidRPr="00B828D1" w14:paraId="5F5203AE"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786B85F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API Name</w:t>
            </w:r>
          </w:p>
        </w:tc>
        <w:tc>
          <w:tcPr>
            <w:tcW w:w="609" w:type="pct"/>
            <w:tcBorders>
              <w:top w:val="nil"/>
              <w:left w:val="nil"/>
              <w:bottom w:val="single" w:sz="4" w:space="0" w:color="auto"/>
              <w:right w:val="single" w:sz="4" w:space="0" w:color="auto"/>
            </w:tcBorders>
            <w:shd w:val="clear" w:color="auto" w:fill="auto"/>
            <w:vAlign w:val="center"/>
            <w:hideMark/>
          </w:tcPr>
          <w:p w14:paraId="4FFF113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609" w:type="pct"/>
            <w:tcBorders>
              <w:top w:val="nil"/>
              <w:left w:val="nil"/>
              <w:bottom w:val="single" w:sz="4" w:space="0" w:color="auto"/>
              <w:right w:val="single" w:sz="4" w:space="0" w:color="auto"/>
            </w:tcBorders>
            <w:shd w:val="clear" w:color="auto" w:fill="auto"/>
            <w:vAlign w:val="center"/>
            <w:hideMark/>
          </w:tcPr>
          <w:p w14:paraId="07439B7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609" w:type="pct"/>
            <w:tcBorders>
              <w:top w:val="nil"/>
              <w:left w:val="nil"/>
              <w:bottom w:val="single" w:sz="4" w:space="0" w:color="auto"/>
              <w:right w:val="single" w:sz="4" w:space="0" w:color="auto"/>
            </w:tcBorders>
            <w:shd w:val="clear" w:color="auto" w:fill="auto"/>
            <w:vAlign w:val="center"/>
            <w:hideMark/>
          </w:tcPr>
          <w:p w14:paraId="47B0A23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RuleDesciption</w:t>
            </w:r>
          </w:p>
        </w:tc>
        <w:tc>
          <w:tcPr>
            <w:tcW w:w="609" w:type="pct"/>
            <w:tcBorders>
              <w:top w:val="nil"/>
              <w:left w:val="nil"/>
              <w:bottom w:val="single" w:sz="4" w:space="0" w:color="auto"/>
              <w:right w:val="single" w:sz="4" w:space="0" w:color="auto"/>
            </w:tcBorders>
            <w:shd w:val="clear" w:color="auto" w:fill="auto"/>
            <w:vAlign w:val="center"/>
            <w:hideMark/>
          </w:tcPr>
          <w:p w14:paraId="5E4CCED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561" w:type="pct"/>
            <w:tcBorders>
              <w:top w:val="nil"/>
              <w:left w:val="nil"/>
              <w:bottom w:val="single" w:sz="4" w:space="0" w:color="auto"/>
              <w:right w:val="single" w:sz="4" w:space="0" w:color="auto"/>
            </w:tcBorders>
            <w:shd w:val="clear" w:color="auto" w:fill="auto"/>
            <w:vAlign w:val="center"/>
            <w:hideMark/>
          </w:tcPr>
          <w:p w14:paraId="43A8997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c>
          <w:tcPr>
            <w:tcW w:w="657" w:type="pct"/>
            <w:tcBorders>
              <w:top w:val="nil"/>
              <w:left w:val="nil"/>
              <w:bottom w:val="single" w:sz="4" w:space="0" w:color="auto"/>
              <w:right w:val="single" w:sz="4" w:space="0" w:color="auto"/>
            </w:tcBorders>
            <w:shd w:val="clear" w:color="auto" w:fill="auto"/>
            <w:vAlign w:val="center"/>
            <w:hideMark/>
          </w:tcPr>
          <w:p w14:paraId="3613AE3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JSExpression</w:t>
            </w:r>
          </w:p>
        </w:tc>
        <w:tc>
          <w:tcPr>
            <w:tcW w:w="609" w:type="pct"/>
            <w:tcBorders>
              <w:top w:val="nil"/>
              <w:left w:val="nil"/>
              <w:bottom w:val="single" w:sz="4" w:space="0" w:color="auto"/>
              <w:right w:val="single" w:sz="4" w:space="0" w:color="auto"/>
            </w:tcBorders>
            <w:shd w:val="clear" w:color="auto" w:fill="auto"/>
            <w:vAlign w:val="center"/>
            <w:hideMark/>
          </w:tcPr>
          <w:p w14:paraId="2C0F3AD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MatchJSExpression</w:t>
            </w:r>
          </w:p>
        </w:tc>
      </w:tr>
      <w:tr w:rsidR="00B828D1" w:rsidRPr="00B828D1" w14:paraId="0AB9957E"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68640A6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Input Type</w:t>
            </w:r>
          </w:p>
        </w:tc>
        <w:tc>
          <w:tcPr>
            <w:tcW w:w="609" w:type="pct"/>
            <w:tcBorders>
              <w:top w:val="nil"/>
              <w:left w:val="nil"/>
              <w:bottom w:val="single" w:sz="4" w:space="0" w:color="auto"/>
              <w:right w:val="single" w:sz="4" w:space="0" w:color="auto"/>
            </w:tcBorders>
            <w:shd w:val="clear" w:color="auto" w:fill="auto"/>
            <w:vAlign w:val="center"/>
            <w:hideMark/>
          </w:tcPr>
          <w:p w14:paraId="60F08D6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609" w:type="pct"/>
            <w:tcBorders>
              <w:top w:val="nil"/>
              <w:left w:val="nil"/>
              <w:bottom w:val="single" w:sz="4" w:space="0" w:color="auto"/>
              <w:right w:val="single" w:sz="4" w:space="0" w:color="auto"/>
            </w:tcBorders>
            <w:shd w:val="clear" w:color="auto" w:fill="auto"/>
            <w:vAlign w:val="center"/>
            <w:hideMark/>
          </w:tcPr>
          <w:p w14:paraId="076D7CC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609" w:type="pct"/>
            <w:tcBorders>
              <w:top w:val="nil"/>
              <w:left w:val="nil"/>
              <w:bottom w:val="single" w:sz="4" w:space="0" w:color="auto"/>
              <w:right w:val="single" w:sz="4" w:space="0" w:color="auto"/>
            </w:tcBorders>
            <w:shd w:val="clear" w:color="auto" w:fill="auto"/>
            <w:vAlign w:val="center"/>
            <w:hideMark/>
          </w:tcPr>
          <w:p w14:paraId="0E59191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609" w:type="pct"/>
            <w:tcBorders>
              <w:top w:val="nil"/>
              <w:left w:val="nil"/>
              <w:bottom w:val="single" w:sz="4" w:space="0" w:color="auto"/>
              <w:right w:val="single" w:sz="4" w:space="0" w:color="auto"/>
            </w:tcBorders>
            <w:shd w:val="clear" w:color="auto" w:fill="auto"/>
            <w:vAlign w:val="center"/>
            <w:hideMark/>
          </w:tcPr>
          <w:p w14:paraId="0B245A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561" w:type="pct"/>
            <w:tcBorders>
              <w:top w:val="nil"/>
              <w:left w:val="nil"/>
              <w:bottom w:val="single" w:sz="4" w:space="0" w:color="auto"/>
              <w:right w:val="single" w:sz="4" w:space="0" w:color="auto"/>
            </w:tcBorders>
            <w:shd w:val="clear" w:color="auto" w:fill="auto"/>
            <w:vAlign w:val="center"/>
            <w:hideMark/>
          </w:tcPr>
          <w:p w14:paraId="0CB77817" w14:textId="03DCDC72"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Html/</w:t>
            </w:r>
            <w:r w:rsidR="00621174" w:rsidRPr="00B828D1">
              <w:rPr>
                <w:rFonts w:ascii="Calibri" w:eastAsia="Times New Roman" w:hAnsi="Calibri" w:cs="Calibri"/>
                <w:color w:val="000000"/>
                <w:sz w:val="20"/>
                <w:szCs w:val="20"/>
                <w:lang w:val="en-US"/>
              </w:rPr>
              <w:t>Rich text</w:t>
            </w:r>
          </w:p>
        </w:tc>
        <w:tc>
          <w:tcPr>
            <w:tcW w:w="657" w:type="pct"/>
            <w:tcBorders>
              <w:top w:val="nil"/>
              <w:left w:val="nil"/>
              <w:bottom w:val="single" w:sz="4" w:space="0" w:color="auto"/>
              <w:right w:val="single" w:sz="4" w:space="0" w:color="auto"/>
            </w:tcBorders>
            <w:shd w:val="clear" w:color="auto" w:fill="auto"/>
            <w:vAlign w:val="center"/>
            <w:hideMark/>
          </w:tcPr>
          <w:p w14:paraId="7586CAA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609" w:type="pct"/>
            <w:tcBorders>
              <w:top w:val="nil"/>
              <w:left w:val="nil"/>
              <w:bottom w:val="single" w:sz="4" w:space="0" w:color="auto"/>
              <w:right w:val="single" w:sz="4" w:space="0" w:color="auto"/>
            </w:tcBorders>
            <w:shd w:val="clear" w:color="auto" w:fill="auto"/>
            <w:vAlign w:val="center"/>
            <w:hideMark/>
          </w:tcPr>
          <w:p w14:paraId="4F18EFE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TRUE/FALSE</w:t>
            </w:r>
          </w:p>
        </w:tc>
      </w:tr>
      <w:tr w:rsidR="00B828D1" w:rsidRPr="00B828D1" w14:paraId="18239FDE"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0CA8CB4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Category</w:t>
            </w:r>
          </w:p>
        </w:tc>
        <w:tc>
          <w:tcPr>
            <w:tcW w:w="609" w:type="pct"/>
            <w:tcBorders>
              <w:top w:val="nil"/>
              <w:left w:val="nil"/>
              <w:bottom w:val="single" w:sz="4" w:space="0" w:color="auto"/>
              <w:right w:val="single" w:sz="4" w:space="0" w:color="auto"/>
            </w:tcBorders>
            <w:shd w:val="clear" w:color="auto" w:fill="auto"/>
            <w:vAlign w:val="center"/>
            <w:hideMark/>
          </w:tcPr>
          <w:p w14:paraId="428C429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19E3206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395ED3D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05F13FA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561" w:type="pct"/>
            <w:tcBorders>
              <w:top w:val="nil"/>
              <w:left w:val="nil"/>
              <w:bottom w:val="single" w:sz="4" w:space="0" w:color="auto"/>
              <w:right w:val="single" w:sz="4" w:space="0" w:color="auto"/>
            </w:tcBorders>
            <w:shd w:val="clear" w:color="auto" w:fill="auto"/>
            <w:vAlign w:val="center"/>
            <w:hideMark/>
          </w:tcPr>
          <w:p w14:paraId="13231EF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4567BFE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3839B00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FDFFCE9"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29B8C38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Minimum Value</w:t>
            </w:r>
          </w:p>
        </w:tc>
        <w:tc>
          <w:tcPr>
            <w:tcW w:w="609" w:type="pct"/>
            <w:tcBorders>
              <w:top w:val="nil"/>
              <w:left w:val="nil"/>
              <w:bottom w:val="single" w:sz="4" w:space="0" w:color="auto"/>
              <w:right w:val="single" w:sz="4" w:space="0" w:color="auto"/>
            </w:tcBorders>
            <w:shd w:val="clear" w:color="auto" w:fill="auto"/>
            <w:vAlign w:val="center"/>
            <w:hideMark/>
          </w:tcPr>
          <w:p w14:paraId="30317DD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75B46CC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5BCF9F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5DCD2D2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561" w:type="pct"/>
            <w:tcBorders>
              <w:top w:val="nil"/>
              <w:left w:val="nil"/>
              <w:bottom w:val="single" w:sz="4" w:space="0" w:color="auto"/>
              <w:right w:val="single" w:sz="4" w:space="0" w:color="auto"/>
            </w:tcBorders>
            <w:shd w:val="clear" w:color="auto" w:fill="auto"/>
            <w:vAlign w:val="center"/>
            <w:hideMark/>
          </w:tcPr>
          <w:p w14:paraId="2349F72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679B5FA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4EB20E6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408933B"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6EF6288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Maximum Value</w:t>
            </w:r>
          </w:p>
        </w:tc>
        <w:tc>
          <w:tcPr>
            <w:tcW w:w="609" w:type="pct"/>
            <w:tcBorders>
              <w:top w:val="nil"/>
              <w:left w:val="nil"/>
              <w:bottom w:val="single" w:sz="4" w:space="0" w:color="auto"/>
              <w:right w:val="single" w:sz="4" w:space="0" w:color="auto"/>
            </w:tcBorders>
            <w:shd w:val="clear" w:color="auto" w:fill="auto"/>
            <w:vAlign w:val="center"/>
            <w:hideMark/>
          </w:tcPr>
          <w:p w14:paraId="747E5BA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E8ED29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383191E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60B6CA0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561" w:type="pct"/>
            <w:tcBorders>
              <w:top w:val="nil"/>
              <w:left w:val="nil"/>
              <w:bottom w:val="single" w:sz="4" w:space="0" w:color="auto"/>
              <w:right w:val="single" w:sz="4" w:space="0" w:color="auto"/>
            </w:tcBorders>
            <w:shd w:val="clear" w:color="auto" w:fill="auto"/>
            <w:vAlign w:val="center"/>
            <w:hideMark/>
          </w:tcPr>
          <w:p w14:paraId="5F70F4C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0B6AB99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185F1DD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4CB47BE"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2804F4E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Type of List</w:t>
            </w:r>
          </w:p>
        </w:tc>
        <w:tc>
          <w:tcPr>
            <w:tcW w:w="609" w:type="pct"/>
            <w:tcBorders>
              <w:top w:val="nil"/>
              <w:left w:val="nil"/>
              <w:bottom w:val="single" w:sz="4" w:space="0" w:color="auto"/>
              <w:right w:val="single" w:sz="4" w:space="0" w:color="auto"/>
            </w:tcBorders>
            <w:shd w:val="clear" w:color="auto" w:fill="auto"/>
            <w:vAlign w:val="center"/>
            <w:hideMark/>
          </w:tcPr>
          <w:p w14:paraId="6134442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D270D7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Dimension</w:t>
            </w:r>
          </w:p>
        </w:tc>
        <w:tc>
          <w:tcPr>
            <w:tcW w:w="609" w:type="pct"/>
            <w:tcBorders>
              <w:top w:val="nil"/>
              <w:left w:val="nil"/>
              <w:bottom w:val="single" w:sz="4" w:space="0" w:color="auto"/>
              <w:right w:val="single" w:sz="4" w:space="0" w:color="auto"/>
            </w:tcBorders>
            <w:shd w:val="clear" w:color="auto" w:fill="auto"/>
            <w:vAlign w:val="center"/>
            <w:hideMark/>
          </w:tcPr>
          <w:p w14:paraId="4E3B854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5C7433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Status</w:t>
            </w:r>
          </w:p>
        </w:tc>
        <w:tc>
          <w:tcPr>
            <w:tcW w:w="561" w:type="pct"/>
            <w:tcBorders>
              <w:top w:val="nil"/>
              <w:left w:val="nil"/>
              <w:bottom w:val="single" w:sz="4" w:space="0" w:color="auto"/>
              <w:right w:val="single" w:sz="4" w:space="0" w:color="auto"/>
            </w:tcBorders>
            <w:shd w:val="clear" w:color="auto" w:fill="auto"/>
            <w:vAlign w:val="center"/>
            <w:hideMark/>
          </w:tcPr>
          <w:p w14:paraId="70EF79F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2E26FE2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8F1F18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BFEB01B"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658C285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 Display Format</w:t>
            </w:r>
          </w:p>
        </w:tc>
        <w:tc>
          <w:tcPr>
            <w:tcW w:w="609" w:type="pct"/>
            <w:tcBorders>
              <w:top w:val="nil"/>
              <w:left w:val="nil"/>
              <w:bottom w:val="single" w:sz="4" w:space="0" w:color="auto"/>
              <w:right w:val="single" w:sz="4" w:space="0" w:color="auto"/>
            </w:tcBorders>
            <w:shd w:val="clear" w:color="auto" w:fill="auto"/>
            <w:vAlign w:val="center"/>
            <w:hideMark/>
          </w:tcPr>
          <w:p w14:paraId="4CF4E6D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6A49111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609" w:type="pct"/>
            <w:tcBorders>
              <w:top w:val="nil"/>
              <w:left w:val="nil"/>
              <w:bottom w:val="single" w:sz="4" w:space="0" w:color="auto"/>
              <w:right w:val="single" w:sz="4" w:space="0" w:color="auto"/>
            </w:tcBorders>
            <w:shd w:val="clear" w:color="auto" w:fill="auto"/>
            <w:vAlign w:val="center"/>
            <w:hideMark/>
          </w:tcPr>
          <w:p w14:paraId="1021554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69D262C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561" w:type="pct"/>
            <w:tcBorders>
              <w:top w:val="nil"/>
              <w:left w:val="nil"/>
              <w:bottom w:val="single" w:sz="4" w:space="0" w:color="auto"/>
              <w:right w:val="single" w:sz="4" w:space="0" w:color="auto"/>
            </w:tcBorders>
            <w:shd w:val="clear" w:color="auto" w:fill="auto"/>
            <w:vAlign w:val="center"/>
            <w:hideMark/>
          </w:tcPr>
          <w:p w14:paraId="47247D8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5DEF987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4BB864C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5774A27B"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74B6F42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In Detail Tile</w:t>
            </w:r>
          </w:p>
        </w:tc>
        <w:tc>
          <w:tcPr>
            <w:tcW w:w="609" w:type="pct"/>
            <w:tcBorders>
              <w:top w:val="nil"/>
              <w:left w:val="nil"/>
              <w:bottom w:val="single" w:sz="4" w:space="0" w:color="auto"/>
              <w:right w:val="single" w:sz="4" w:space="0" w:color="auto"/>
            </w:tcBorders>
            <w:shd w:val="clear" w:color="auto" w:fill="auto"/>
            <w:vAlign w:val="center"/>
            <w:hideMark/>
          </w:tcPr>
          <w:p w14:paraId="29C0FE7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6BEFF38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6F5E4E0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0FE3F6D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561" w:type="pct"/>
            <w:tcBorders>
              <w:top w:val="nil"/>
              <w:left w:val="nil"/>
              <w:bottom w:val="single" w:sz="4" w:space="0" w:color="auto"/>
              <w:right w:val="single" w:sz="4" w:space="0" w:color="auto"/>
            </w:tcBorders>
            <w:shd w:val="clear" w:color="auto" w:fill="auto"/>
            <w:vAlign w:val="center"/>
            <w:hideMark/>
          </w:tcPr>
          <w:p w14:paraId="3781C55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57" w:type="pct"/>
            <w:tcBorders>
              <w:top w:val="nil"/>
              <w:left w:val="nil"/>
              <w:bottom w:val="single" w:sz="4" w:space="0" w:color="auto"/>
              <w:right w:val="single" w:sz="4" w:space="0" w:color="auto"/>
            </w:tcBorders>
            <w:shd w:val="clear" w:color="auto" w:fill="auto"/>
            <w:vAlign w:val="center"/>
            <w:hideMark/>
          </w:tcPr>
          <w:p w14:paraId="087D552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4B38A73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79BD3C2F"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308A21E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Editable</w:t>
            </w:r>
          </w:p>
        </w:tc>
        <w:tc>
          <w:tcPr>
            <w:tcW w:w="609" w:type="pct"/>
            <w:tcBorders>
              <w:top w:val="nil"/>
              <w:left w:val="nil"/>
              <w:bottom w:val="single" w:sz="4" w:space="0" w:color="auto"/>
              <w:right w:val="single" w:sz="4" w:space="0" w:color="auto"/>
            </w:tcBorders>
            <w:shd w:val="clear" w:color="auto" w:fill="auto"/>
            <w:vAlign w:val="center"/>
            <w:hideMark/>
          </w:tcPr>
          <w:p w14:paraId="3E44416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5B8D46F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55E8169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43B7AD2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561" w:type="pct"/>
            <w:tcBorders>
              <w:top w:val="nil"/>
              <w:left w:val="nil"/>
              <w:bottom w:val="single" w:sz="4" w:space="0" w:color="auto"/>
              <w:right w:val="single" w:sz="4" w:space="0" w:color="auto"/>
            </w:tcBorders>
            <w:shd w:val="clear" w:color="auto" w:fill="auto"/>
            <w:vAlign w:val="center"/>
            <w:hideMark/>
          </w:tcPr>
          <w:p w14:paraId="787A3BC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57" w:type="pct"/>
            <w:tcBorders>
              <w:top w:val="nil"/>
              <w:left w:val="nil"/>
              <w:bottom w:val="single" w:sz="4" w:space="0" w:color="auto"/>
              <w:right w:val="single" w:sz="4" w:space="0" w:color="auto"/>
            </w:tcBorders>
            <w:shd w:val="clear" w:color="auto" w:fill="auto"/>
            <w:vAlign w:val="center"/>
            <w:hideMark/>
          </w:tcPr>
          <w:p w14:paraId="0455461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566EF51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0EF3800D"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6BBAC63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Listable</w:t>
            </w:r>
          </w:p>
        </w:tc>
        <w:tc>
          <w:tcPr>
            <w:tcW w:w="609" w:type="pct"/>
            <w:tcBorders>
              <w:top w:val="nil"/>
              <w:left w:val="nil"/>
              <w:bottom w:val="single" w:sz="4" w:space="0" w:color="auto"/>
              <w:right w:val="single" w:sz="4" w:space="0" w:color="auto"/>
            </w:tcBorders>
            <w:shd w:val="clear" w:color="auto" w:fill="auto"/>
            <w:vAlign w:val="center"/>
            <w:hideMark/>
          </w:tcPr>
          <w:p w14:paraId="77522E0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26BC8F7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2AD9C39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7F316A7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561" w:type="pct"/>
            <w:tcBorders>
              <w:top w:val="nil"/>
              <w:left w:val="nil"/>
              <w:bottom w:val="single" w:sz="4" w:space="0" w:color="auto"/>
              <w:right w:val="single" w:sz="4" w:space="0" w:color="auto"/>
            </w:tcBorders>
            <w:shd w:val="clear" w:color="auto" w:fill="auto"/>
            <w:vAlign w:val="center"/>
            <w:hideMark/>
          </w:tcPr>
          <w:p w14:paraId="25CF608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57" w:type="pct"/>
            <w:tcBorders>
              <w:top w:val="nil"/>
              <w:left w:val="nil"/>
              <w:bottom w:val="single" w:sz="4" w:space="0" w:color="auto"/>
              <w:right w:val="single" w:sz="4" w:space="0" w:color="auto"/>
            </w:tcBorders>
            <w:shd w:val="clear" w:color="auto" w:fill="auto"/>
            <w:vAlign w:val="center"/>
            <w:hideMark/>
          </w:tcPr>
          <w:p w14:paraId="1FB7058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4B5B771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19AB82DB"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2E84210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Required</w:t>
            </w:r>
          </w:p>
        </w:tc>
        <w:tc>
          <w:tcPr>
            <w:tcW w:w="609" w:type="pct"/>
            <w:tcBorders>
              <w:top w:val="nil"/>
              <w:left w:val="nil"/>
              <w:bottom w:val="single" w:sz="4" w:space="0" w:color="auto"/>
              <w:right w:val="single" w:sz="4" w:space="0" w:color="auto"/>
            </w:tcBorders>
            <w:shd w:val="clear" w:color="auto" w:fill="auto"/>
            <w:vAlign w:val="center"/>
            <w:hideMark/>
          </w:tcPr>
          <w:p w14:paraId="1DF3ED2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31DCA776" w14:textId="445F0463" w:rsidR="00B828D1" w:rsidRPr="00B828D1" w:rsidRDefault="00A061BE"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7911349A" w14:textId="0C382E5F" w:rsidR="00B828D1" w:rsidRPr="00B828D1" w:rsidRDefault="00A061BE"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241BF6E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561" w:type="pct"/>
            <w:tcBorders>
              <w:top w:val="nil"/>
              <w:left w:val="nil"/>
              <w:bottom w:val="single" w:sz="4" w:space="0" w:color="auto"/>
              <w:right w:val="single" w:sz="4" w:space="0" w:color="auto"/>
            </w:tcBorders>
            <w:shd w:val="clear" w:color="auto" w:fill="auto"/>
            <w:vAlign w:val="center"/>
            <w:hideMark/>
          </w:tcPr>
          <w:p w14:paraId="5FDABDD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57" w:type="pct"/>
            <w:tcBorders>
              <w:top w:val="nil"/>
              <w:left w:val="nil"/>
              <w:bottom w:val="single" w:sz="4" w:space="0" w:color="auto"/>
              <w:right w:val="single" w:sz="4" w:space="0" w:color="auto"/>
            </w:tcBorders>
            <w:shd w:val="clear" w:color="auto" w:fill="auto"/>
            <w:vAlign w:val="center"/>
            <w:hideMark/>
          </w:tcPr>
          <w:p w14:paraId="65B1284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586444AD" w14:textId="6257B545" w:rsidR="00B828D1" w:rsidRPr="00B828D1" w:rsidRDefault="00A061BE" w:rsidP="00A061B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FALSE</w:t>
            </w:r>
          </w:p>
        </w:tc>
      </w:tr>
      <w:tr w:rsidR="00B828D1" w:rsidRPr="00B828D1" w14:paraId="2264A037"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63C7D58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Part of Key</w:t>
            </w:r>
          </w:p>
        </w:tc>
        <w:tc>
          <w:tcPr>
            <w:tcW w:w="609" w:type="pct"/>
            <w:tcBorders>
              <w:top w:val="nil"/>
              <w:left w:val="nil"/>
              <w:bottom w:val="single" w:sz="4" w:space="0" w:color="auto"/>
              <w:right w:val="single" w:sz="4" w:space="0" w:color="auto"/>
            </w:tcBorders>
            <w:shd w:val="clear" w:color="auto" w:fill="auto"/>
            <w:vAlign w:val="center"/>
            <w:hideMark/>
          </w:tcPr>
          <w:p w14:paraId="0456E72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14EE472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09" w:type="pct"/>
            <w:tcBorders>
              <w:top w:val="nil"/>
              <w:left w:val="nil"/>
              <w:bottom w:val="single" w:sz="4" w:space="0" w:color="auto"/>
              <w:right w:val="single" w:sz="4" w:space="0" w:color="auto"/>
            </w:tcBorders>
            <w:shd w:val="clear" w:color="auto" w:fill="auto"/>
            <w:vAlign w:val="center"/>
            <w:hideMark/>
          </w:tcPr>
          <w:p w14:paraId="142BFB9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09" w:type="pct"/>
            <w:tcBorders>
              <w:top w:val="nil"/>
              <w:left w:val="nil"/>
              <w:bottom w:val="single" w:sz="4" w:space="0" w:color="auto"/>
              <w:right w:val="single" w:sz="4" w:space="0" w:color="auto"/>
            </w:tcBorders>
            <w:shd w:val="clear" w:color="auto" w:fill="auto"/>
            <w:vAlign w:val="center"/>
            <w:hideMark/>
          </w:tcPr>
          <w:p w14:paraId="766046B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561" w:type="pct"/>
            <w:tcBorders>
              <w:top w:val="nil"/>
              <w:left w:val="nil"/>
              <w:bottom w:val="single" w:sz="4" w:space="0" w:color="auto"/>
              <w:right w:val="single" w:sz="4" w:space="0" w:color="auto"/>
            </w:tcBorders>
            <w:shd w:val="clear" w:color="auto" w:fill="auto"/>
            <w:vAlign w:val="center"/>
            <w:hideMark/>
          </w:tcPr>
          <w:p w14:paraId="6686D44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57" w:type="pct"/>
            <w:tcBorders>
              <w:top w:val="nil"/>
              <w:left w:val="nil"/>
              <w:bottom w:val="single" w:sz="4" w:space="0" w:color="auto"/>
              <w:right w:val="single" w:sz="4" w:space="0" w:color="auto"/>
            </w:tcBorders>
            <w:shd w:val="clear" w:color="auto" w:fill="auto"/>
            <w:vAlign w:val="center"/>
            <w:hideMark/>
          </w:tcPr>
          <w:p w14:paraId="5D8A2E9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09" w:type="pct"/>
            <w:tcBorders>
              <w:top w:val="nil"/>
              <w:left w:val="nil"/>
              <w:bottom w:val="single" w:sz="4" w:space="0" w:color="auto"/>
              <w:right w:val="single" w:sz="4" w:space="0" w:color="auto"/>
            </w:tcBorders>
            <w:shd w:val="clear" w:color="auto" w:fill="auto"/>
            <w:vAlign w:val="center"/>
            <w:hideMark/>
          </w:tcPr>
          <w:p w14:paraId="192B04D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63AF823B"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0963331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As Top Level Filter</w:t>
            </w:r>
          </w:p>
        </w:tc>
        <w:tc>
          <w:tcPr>
            <w:tcW w:w="609" w:type="pct"/>
            <w:tcBorders>
              <w:top w:val="nil"/>
              <w:left w:val="nil"/>
              <w:bottom w:val="single" w:sz="4" w:space="0" w:color="auto"/>
              <w:right w:val="single" w:sz="4" w:space="0" w:color="auto"/>
            </w:tcBorders>
            <w:shd w:val="clear" w:color="auto" w:fill="auto"/>
            <w:vAlign w:val="center"/>
            <w:hideMark/>
          </w:tcPr>
          <w:p w14:paraId="3DAC2D1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114B5BA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1307A5E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7755EE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561" w:type="pct"/>
            <w:tcBorders>
              <w:top w:val="nil"/>
              <w:left w:val="nil"/>
              <w:bottom w:val="single" w:sz="4" w:space="0" w:color="auto"/>
              <w:right w:val="single" w:sz="4" w:space="0" w:color="auto"/>
            </w:tcBorders>
            <w:shd w:val="clear" w:color="auto" w:fill="auto"/>
            <w:vAlign w:val="center"/>
            <w:hideMark/>
          </w:tcPr>
          <w:p w14:paraId="5CC6635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41DCD20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4F72017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286D263A"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5F23F44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Allow Multiple Items</w:t>
            </w:r>
          </w:p>
        </w:tc>
        <w:tc>
          <w:tcPr>
            <w:tcW w:w="609" w:type="pct"/>
            <w:tcBorders>
              <w:top w:val="nil"/>
              <w:left w:val="nil"/>
              <w:bottom w:val="single" w:sz="4" w:space="0" w:color="auto"/>
              <w:right w:val="single" w:sz="4" w:space="0" w:color="auto"/>
            </w:tcBorders>
            <w:shd w:val="clear" w:color="auto" w:fill="auto"/>
            <w:vAlign w:val="center"/>
            <w:hideMark/>
          </w:tcPr>
          <w:p w14:paraId="015E9E9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5F697B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09" w:type="pct"/>
            <w:tcBorders>
              <w:top w:val="nil"/>
              <w:left w:val="nil"/>
              <w:bottom w:val="single" w:sz="4" w:space="0" w:color="auto"/>
              <w:right w:val="single" w:sz="4" w:space="0" w:color="auto"/>
            </w:tcBorders>
            <w:shd w:val="clear" w:color="auto" w:fill="auto"/>
            <w:vAlign w:val="center"/>
            <w:hideMark/>
          </w:tcPr>
          <w:p w14:paraId="00271C4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77758CA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561" w:type="pct"/>
            <w:tcBorders>
              <w:top w:val="nil"/>
              <w:left w:val="nil"/>
              <w:bottom w:val="single" w:sz="4" w:space="0" w:color="auto"/>
              <w:right w:val="single" w:sz="4" w:space="0" w:color="auto"/>
            </w:tcBorders>
            <w:shd w:val="clear" w:color="auto" w:fill="auto"/>
            <w:vAlign w:val="center"/>
            <w:hideMark/>
          </w:tcPr>
          <w:p w14:paraId="73A0C5B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79CE814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0241913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121D796"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7E6055D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if Empty</w:t>
            </w:r>
          </w:p>
        </w:tc>
        <w:tc>
          <w:tcPr>
            <w:tcW w:w="609" w:type="pct"/>
            <w:tcBorders>
              <w:top w:val="nil"/>
              <w:left w:val="nil"/>
              <w:bottom w:val="single" w:sz="4" w:space="0" w:color="auto"/>
              <w:right w:val="single" w:sz="4" w:space="0" w:color="auto"/>
            </w:tcBorders>
            <w:shd w:val="clear" w:color="auto" w:fill="auto"/>
            <w:vAlign w:val="center"/>
            <w:hideMark/>
          </w:tcPr>
          <w:p w14:paraId="50C9F09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09" w:type="pct"/>
            <w:tcBorders>
              <w:top w:val="nil"/>
              <w:left w:val="nil"/>
              <w:bottom w:val="single" w:sz="4" w:space="0" w:color="auto"/>
              <w:right w:val="single" w:sz="4" w:space="0" w:color="auto"/>
            </w:tcBorders>
            <w:shd w:val="clear" w:color="auto" w:fill="auto"/>
            <w:vAlign w:val="center"/>
            <w:hideMark/>
          </w:tcPr>
          <w:p w14:paraId="6E20E39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09" w:type="pct"/>
            <w:tcBorders>
              <w:top w:val="nil"/>
              <w:left w:val="nil"/>
              <w:bottom w:val="single" w:sz="4" w:space="0" w:color="auto"/>
              <w:right w:val="single" w:sz="4" w:space="0" w:color="auto"/>
            </w:tcBorders>
            <w:shd w:val="clear" w:color="auto" w:fill="auto"/>
            <w:vAlign w:val="center"/>
            <w:hideMark/>
          </w:tcPr>
          <w:p w14:paraId="7EC8244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09" w:type="pct"/>
            <w:tcBorders>
              <w:top w:val="nil"/>
              <w:left w:val="nil"/>
              <w:bottom w:val="single" w:sz="4" w:space="0" w:color="auto"/>
              <w:right w:val="single" w:sz="4" w:space="0" w:color="auto"/>
            </w:tcBorders>
            <w:shd w:val="clear" w:color="auto" w:fill="auto"/>
            <w:vAlign w:val="center"/>
            <w:hideMark/>
          </w:tcPr>
          <w:p w14:paraId="5F24543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561" w:type="pct"/>
            <w:tcBorders>
              <w:top w:val="nil"/>
              <w:left w:val="nil"/>
              <w:bottom w:val="single" w:sz="4" w:space="0" w:color="auto"/>
              <w:right w:val="single" w:sz="4" w:space="0" w:color="auto"/>
            </w:tcBorders>
            <w:shd w:val="clear" w:color="auto" w:fill="auto"/>
            <w:vAlign w:val="center"/>
            <w:hideMark/>
          </w:tcPr>
          <w:p w14:paraId="0FBEAFA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57" w:type="pct"/>
            <w:tcBorders>
              <w:top w:val="nil"/>
              <w:left w:val="nil"/>
              <w:bottom w:val="single" w:sz="4" w:space="0" w:color="auto"/>
              <w:right w:val="single" w:sz="4" w:space="0" w:color="auto"/>
            </w:tcBorders>
            <w:shd w:val="clear" w:color="auto" w:fill="auto"/>
            <w:vAlign w:val="center"/>
            <w:hideMark/>
          </w:tcPr>
          <w:p w14:paraId="2165309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09" w:type="pct"/>
            <w:tcBorders>
              <w:top w:val="nil"/>
              <w:left w:val="nil"/>
              <w:bottom w:val="single" w:sz="4" w:space="0" w:color="auto"/>
              <w:right w:val="single" w:sz="4" w:space="0" w:color="auto"/>
            </w:tcBorders>
            <w:shd w:val="clear" w:color="auto" w:fill="auto"/>
            <w:vAlign w:val="center"/>
            <w:hideMark/>
          </w:tcPr>
          <w:p w14:paraId="4206276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6889BEF6"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0A58481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Lookup Type</w:t>
            </w:r>
          </w:p>
        </w:tc>
        <w:tc>
          <w:tcPr>
            <w:tcW w:w="609" w:type="pct"/>
            <w:tcBorders>
              <w:top w:val="nil"/>
              <w:left w:val="nil"/>
              <w:bottom w:val="single" w:sz="4" w:space="0" w:color="auto"/>
              <w:right w:val="single" w:sz="4" w:space="0" w:color="auto"/>
            </w:tcBorders>
            <w:shd w:val="clear" w:color="auto" w:fill="auto"/>
            <w:vAlign w:val="center"/>
            <w:hideMark/>
          </w:tcPr>
          <w:p w14:paraId="77D1A55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40C0046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175E24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42765EC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561" w:type="pct"/>
            <w:tcBorders>
              <w:top w:val="nil"/>
              <w:left w:val="nil"/>
              <w:bottom w:val="single" w:sz="4" w:space="0" w:color="auto"/>
              <w:right w:val="single" w:sz="4" w:space="0" w:color="auto"/>
            </w:tcBorders>
            <w:shd w:val="clear" w:color="auto" w:fill="auto"/>
            <w:vAlign w:val="center"/>
            <w:hideMark/>
          </w:tcPr>
          <w:p w14:paraId="521E35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6BFE420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1438F7D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47BDFE7E"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076FCFD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Relationship Type</w:t>
            </w:r>
          </w:p>
        </w:tc>
        <w:tc>
          <w:tcPr>
            <w:tcW w:w="609" w:type="pct"/>
            <w:tcBorders>
              <w:top w:val="nil"/>
              <w:left w:val="nil"/>
              <w:bottom w:val="single" w:sz="4" w:space="0" w:color="auto"/>
              <w:right w:val="single" w:sz="4" w:space="0" w:color="auto"/>
            </w:tcBorders>
            <w:shd w:val="clear" w:color="auto" w:fill="auto"/>
            <w:vAlign w:val="center"/>
            <w:hideMark/>
          </w:tcPr>
          <w:p w14:paraId="67862BB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1483B4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6B16581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533F94D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561" w:type="pct"/>
            <w:tcBorders>
              <w:top w:val="nil"/>
              <w:left w:val="nil"/>
              <w:bottom w:val="single" w:sz="4" w:space="0" w:color="auto"/>
              <w:right w:val="single" w:sz="4" w:space="0" w:color="auto"/>
            </w:tcBorders>
            <w:shd w:val="clear" w:color="auto" w:fill="auto"/>
            <w:vAlign w:val="center"/>
            <w:hideMark/>
          </w:tcPr>
          <w:p w14:paraId="493E1EC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6F2F78E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0B3D3F9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2BE4D8D3" w14:textId="77777777" w:rsidTr="00AD66D2">
        <w:trPr>
          <w:trHeight w:val="20"/>
        </w:trPr>
        <w:tc>
          <w:tcPr>
            <w:tcW w:w="736" w:type="pct"/>
            <w:tcBorders>
              <w:top w:val="nil"/>
              <w:left w:val="single" w:sz="4" w:space="0" w:color="auto"/>
              <w:bottom w:val="single" w:sz="4" w:space="0" w:color="auto"/>
              <w:right w:val="single" w:sz="4" w:space="0" w:color="auto"/>
            </w:tcBorders>
            <w:shd w:val="clear" w:color="000000" w:fill="D9D9D9"/>
            <w:vAlign w:val="center"/>
            <w:hideMark/>
          </w:tcPr>
          <w:p w14:paraId="5ED8F1C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Table Settings</w:t>
            </w:r>
          </w:p>
        </w:tc>
        <w:tc>
          <w:tcPr>
            <w:tcW w:w="609" w:type="pct"/>
            <w:tcBorders>
              <w:top w:val="nil"/>
              <w:left w:val="nil"/>
              <w:bottom w:val="single" w:sz="4" w:space="0" w:color="auto"/>
              <w:right w:val="single" w:sz="4" w:space="0" w:color="auto"/>
            </w:tcBorders>
            <w:shd w:val="clear" w:color="auto" w:fill="auto"/>
            <w:vAlign w:val="center"/>
            <w:hideMark/>
          </w:tcPr>
          <w:p w14:paraId="43C130F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6581733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322DD0E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2B3480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561" w:type="pct"/>
            <w:tcBorders>
              <w:top w:val="nil"/>
              <w:left w:val="nil"/>
              <w:bottom w:val="single" w:sz="4" w:space="0" w:color="auto"/>
              <w:right w:val="single" w:sz="4" w:space="0" w:color="auto"/>
            </w:tcBorders>
            <w:shd w:val="clear" w:color="auto" w:fill="auto"/>
            <w:vAlign w:val="center"/>
            <w:hideMark/>
          </w:tcPr>
          <w:p w14:paraId="52DE9A1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57" w:type="pct"/>
            <w:tcBorders>
              <w:top w:val="nil"/>
              <w:left w:val="nil"/>
              <w:bottom w:val="single" w:sz="4" w:space="0" w:color="auto"/>
              <w:right w:val="single" w:sz="4" w:space="0" w:color="auto"/>
            </w:tcBorders>
            <w:shd w:val="clear" w:color="auto" w:fill="auto"/>
            <w:vAlign w:val="center"/>
            <w:hideMark/>
          </w:tcPr>
          <w:p w14:paraId="40CA5FF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09" w:type="pct"/>
            <w:tcBorders>
              <w:top w:val="nil"/>
              <w:left w:val="nil"/>
              <w:bottom w:val="single" w:sz="4" w:space="0" w:color="auto"/>
              <w:right w:val="single" w:sz="4" w:space="0" w:color="auto"/>
            </w:tcBorders>
            <w:shd w:val="clear" w:color="auto" w:fill="auto"/>
            <w:vAlign w:val="center"/>
            <w:hideMark/>
          </w:tcPr>
          <w:p w14:paraId="2ED13B8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bl>
    <w:p w14:paraId="4D0D20E9" w14:textId="1AA133DA" w:rsidR="00E26DC1" w:rsidRDefault="00E26DC1" w:rsidP="00E26DC1">
      <w:pPr>
        <w:jc w:val="both"/>
        <w:rPr>
          <w:rFonts w:eastAsia="Times New Roman" w:cs="Times New Roman"/>
          <w:sz w:val="22"/>
          <w:szCs w:val="20"/>
          <w:lang w:val="en-US"/>
        </w:rPr>
      </w:pPr>
    </w:p>
    <w:p w14:paraId="354EE4FF" w14:textId="77777777" w:rsidR="00B828D1" w:rsidRDefault="00B828D1" w:rsidP="00E26DC1">
      <w:pPr>
        <w:jc w:val="both"/>
        <w:rPr>
          <w:rFonts w:eastAsia="Times New Roman" w:cs="Times New Roman"/>
          <w:sz w:val="22"/>
          <w:szCs w:val="20"/>
          <w:lang w:val="en-US"/>
        </w:rPr>
      </w:pPr>
    </w:p>
    <w:p w14:paraId="3CE031C0" w14:textId="77777777" w:rsidR="00CC1D39" w:rsidRDefault="00CC1D39">
      <w:pPr>
        <w:rPr>
          <w:rFonts w:eastAsia="Times New Roman" w:cs="Times New Roman"/>
          <w:b/>
          <w:bCs/>
          <w:sz w:val="22"/>
          <w:szCs w:val="20"/>
          <w:lang w:val="en-US"/>
        </w:rPr>
      </w:pPr>
      <w:r>
        <w:rPr>
          <w:rFonts w:eastAsia="Times New Roman" w:cs="Times New Roman"/>
          <w:b/>
          <w:bCs/>
          <w:sz w:val="22"/>
          <w:szCs w:val="20"/>
          <w:lang w:val="en-US"/>
        </w:rPr>
        <w:br w:type="page"/>
      </w:r>
    </w:p>
    <w:p w14:paraId="0C7BEDDD" w14:textId="6CB5B7E3" w:rsidR="00A7402E" w:rsidRDefault="001F55CB" w:rsidP="00E26DC1">
      <w:pPr>
        <w:jc w:val="both"/>
        <w:rPr>
          <w:rFonts w:eastAsia="Times New Roman" w:cs="Times New Roman"/>
          <w:b/>
          <w:bCs/>
          <w:sz w:val="22"/>
          <w:szCs w:val="20"/>
          <w:lang w:val="en-US"/>
        </w:rPr>
      </w:pPr>
      <w:r>
        <w:rPr>
          <w:rFonts w:eastAsia="Times New Roman" w:cs="Times New Roman"/>
          <w:b/>
          <w:bCs/>
          <w:sz w:val="22"/>
          <w:szCs w:val="20"/>
          <w:lang w:val="en-US"/>
        </w:rPr>
        <w:lastRenderedPageBreak/>
        <w:t>IGX Numeric Range</w:t>
      </w:r>
    </w:p>
    <w:p w14:paraId="125C722F" w14:textId="77777777" w:rsidR="001F55CB" w:rsidRDefault="001F55CB" w:rsidP="00E26DC1">
      <w:pPr>
        <w:jc w:val="both"/>
        <w:rPr>
          <w:rFonts w:eastAsia="Times New Roman" w:cs="Times New Roman"/>
          <w:b/>
          <w:bCs/>
          <w:sz w:val="22"/>
          <w:szCs w:val="20"/>
          <w:lang w:val="en-US"/>
        </w:rPr>
      </w:pPr>
    </w:p>
    <w:p w14:paraId="6A103F6A" w14:textId="74518118" w:rsidR="00E26DC1" w:rsidRPr="00EA73FF" w:rsidRDefault="00E26DC1" w:rsidP="00E26DC1">
      <w:pPr>
        <w:jc w:val="both"/>
        <w:rPr>
          <w:rFonts w:eastAsia="Times New Roman" w:cs="Times New Roman"/>
          <w:szCs w:val="20"/>
          <w:lang w:val="en-US"/>
        </w:rPr>
      </w:pPr>
      <w:r w:rsidRPr="00EA73FF">
        <w:rPr>
          <w:rFonts w:eastAsia="Times New Roman" w:cs="Times New Roman"/>
          <w:szCs w:val="20"/>
          <w:lang w:val="en-US"/>
        </w:rPr>
        <w:t>Checks if attribute value lies within the specified numeric range.</w:t>
      </w:r>
    </w:p>
    <w:p w14:paraId="75D258D9" w14:textId="77777777" w:rsidR="001F55CB" w:rsidRPr="00EA73FF" w:rsidRDefault="001F55CB" w:rsidP="00E26DC1">
      <w:pPr>
        <w:jc w:val="both"/>
        <w:rPr>
          <w:rFonts w:eastAsia="Times New Roman" w:cs="Times New Roman"/>
          <w:szCs w:val="20"/>
          <w:lang w:val="en-US"/>
        </w:rPr>
      </w:pPr>
    </w:p>
    <w:p w14:paraId="7C8CDCA6" w14:textId="5DAF9FD1" w:rsidR="003C02F8" w:rsidRPr="00EA73FF" w:rsidRDefault="003C02F8" w:rsidP="003C02F8">
      <w:pPr>
        <w:jc w:val="both"/>
        <w:rPr>
          <w:rFonts w:eastAsia="Times New Roman" w:cs="Times New Roman"/>
          <w:szCs w:val="20"/>
          <w:lang w:val="en-US"/>
        </w:rPr>
      </w:pPr>
      <w:r w:rsidRPr="00EA73FF">
        <w:rPr>
          <w:rFonts w:eastAsia="Times New Roman" w:cs="Times New Roman"/>
          <w:szCs w:val="20"/>
          <w:lang w:val="en-US"/>
        </w:rPr>
        <w:t xml:space="preserve">The below listed fields needs to be configured in </w:t>
      </w:r>
      <w:r w:rsidR="00F7019F" w:rsidRPr="00EA73FF">
        <w:rPr>
          <w:rFonts w:eastAsia="Times New Roman" w:cs="Times New Roman"/>
          <w:szCs w:val="20"/>
          <w:lang w:val="en-US"/>
        </w:rPr>
        <w:t xml:space="preserve">Data Governance </w:t>
      </w:r>
      <w:r w:rsidR="00B828D1" w:rsidRPr="00EA73FF">
        <w:rPr>
          <w:rFonts w:eastAsia="Times New Roman" w:cs="Times New Roman"/>
          <w:szCs w:val="20"/>
          <w:lang w:val="en-US"/>
        </w:rPr>
        <w:t>(refer below 2 tables)</w:t>
      </w:r>
      <w:r w:rsidR="001F55CB" w:rsidRPr="00EA73FF">
        <w:rPr>
          <w:rFonts w:eastAsia="Times New Roman" w:cs="Times New Roman"/>
          <w:szCs w:val="20"/>
          <w:lang w:val="en-US"/>
        </w:rPr>
        <w:t>:</w:t>
      </w:r>
    </w:p>
    <w:p w14:paraId="3D478A2E" w14:textId="62682019" w:rsidR="003C02F8" w:rsidRDefault="003C02F8" w:rsidP="00A7402E">
      <w:pPr>
        <w:jc w:val="both"/>
        <w:rPr>
          <w:rFonts w:eastAsia="Times New Roman" w:cs="Times New Roman"/>
          <w:sz w:val="22"/>
          <w:szCs w:val="20"/>
          <w:lang w:val="en-US"/>
        </w:rPr>
      </w:pPr>
    </w:p>
    <w:tbl>
      <w:tblPr>
        <w:tblW w:w="9293" w:type="dxa"/>
        <w:tblInd w:w="113" w:type="dxa"/>
        <w:tblLayout w:type="fixed"/>
        <w:tblLook w:val="04A0" w:firstRow="1" w:lastRow="0" w:firstColumn="1" w:lastColumn="0" w:noHBand="0" w:noVBand="1"/>
      </w:tblPr>
      <w:tblGrid>
        <w:gridCol w:w="1566"/>
        <w:gridCol w:w="1287"/>
        <w:gridCol w:w="1288"/>
        <w:gridCol w:w="1288"/>
        <w:gridCol w:w="1288"/>
        <w:gridCol w:w="1288"/>
        <w:gridCol w:w="1288"/>
      </w:tblGrid>
      <w:tr w:rsidR="00B828D1" w:rsidRPr="00B828D1" w14:paraId="137F1F1E" w14:textId="77777777" w:rsidTr="00B828D1">
        <w:trPr>
          <w:trHeight w:val="20"/>
        </w:trPr>
        <w:tc>
          <w:tcPr>
            <w:tcW w:w="1566"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11A6CF6" w14:textId="44E39664"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 Attribute</w:t>
            </w:r>
          </w:p>
        </w:tc>
        <w:tc>
          <w:tcPr>
            <w:tcW w:w="1287" w:type="dxa"/>
            <w:tcBorders>
              <w:top w:val="single" w:sz="4" w:space="0" w:color="auto"/>
              <w:left w:val="nil"/>
              <w:bottom w:val="single" w:sz="4" w:space="0" w:color="auto"/>
              <w:right w:val="single" w:sz="4" w:space="0" w:color="auto"/>
            </w:tcBorders>
            <w:shd w:val="clear" w:color="000000" w:fill="BFBFBF"/>
            <w:noWrap/>
            <w:vAlign w:val="center"/>
            <w:hideMark/>
          </w:tcPr>
          <w:p w14:paraId="7DD3045D"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Field-1</w:t>
            </w:r>
          </w:p>
        </w:tc>
        <w:tc>
          <w:tcPr>
            <w:tcW w:w="1288" w:type="dxa"/>
            <w:tcBorders>
              <w:top w:val="single" w:sz="4" w:space="0" w:color="auto"/>
              <w:left w:val="nil"/>
              <w:bottom w:val="single" w:sz="4" w:space="0" w:color="auto"/>
              <w:right w:val="single" w:sz="4" w:space="0" w:color="auto"/>
            </w:tcBorders>
            <w:shd w:val="clear" w:color="000000" w:fill="BFBFBF"/>
            <w:noWrap/>
            <w:vAlign w:val="center"/>
            <w:hideMark/>
          </w:tcPr>
          <w:p w14:paraId="235B4C50"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Field-2</w:t>
            </w:r>
          </w:p>
        </w:tc>
        <w:tc>
          <w:tcPr>
            <w:tcW w:w="1288" w:type="dxa"/>
            <w:tcBorders>
              <w:top w:val="single" w:sz="4" w:space="0" w:color="auto"/>
              <w:left w:val="nil"/>
              <w:bottom w:val="single" w:sz="4" w:space="0" w:color="auto"/>
              <w:right w:val="single" w:sz="4" w:space="0" w:color="auto"/>
            </w:tcBorders>
            <w:shd w:val="clear" w:color="000000" w:fill="BFBFBF"/>
            <w:noWrap/>
            <w:vAlign w:val="center"/>
            <w:hideMark/>
          </w:tcPr>
          <w:p w14:paraId="008B5B87"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Field-3</w:t>
            </w:r>
          </w:p>
        </w:tc>
        <w:tc>
          <w:tcPr>
            <w:tcW w:w="1288" w:type="dxa"/>
            <w:tcBorders>
              <w:top w:val="single" w:sz="4" w:space="0" w:color="auto"/>
              <w:left w:val="nil"/>
              <w:bottom w:val="single" w:sz="4" w:space="0" w:color="auto"/>
              <w:right w:val="single" w:sz="4" w:space="0" w:color="auto"/>
            </w:tcBorders>
            <w:shd w:val="clear" w:color="000000" w:fill="BFBFBF"/>
            <w:noWrap/>
            <w:vAlign w:val="center"/>
            <w:hideMark/>
          </w:tcPr>
          <w:p w14:paraId="7D4301F0"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Field-4</w:t>
            </w:r>
          </w:p>
        </w:tc>
        <w:tc>
          <w:tcPr>
            <w:tcW w:w="1288" w:type="dxa"/>
            <w:tcBorders>
              <w:top w:val="single" w:sz="4" w:space="0" w:color="auto"/>
              <w:left w:val="nil"/>
              <w:bottom w:val="single" w:sz="4" w:space="0" w:color="auto"/>
              <w:right w:val="single" w:sz="4" w:space="0" w:color="auto"/>
            </w:tcBorders>
            <w:shd w:val="clear" w:color="000000" w:fill="BFBFBF"/>
            <w:noWrap/>
            <w:vAlign w:val="center"/>
            <w:hideMark/>
          </w:tcPr>
          <w:p w14:paraId="0EAE415D"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Field-5</w:t>
            </w:r>
          </w:p>
        </w:tc>
        <w:tc>
          <w:tcPr>
            <w:tcW w:w="1288" w:type="dxa"/>
            <w:tcBorders>
              <w:top w:val="single" w:sz="4" w:space="0" w:color="auto"/>
              <w:left w:val="nil"/>
              <w:bottom w:val="single" w:sz="4" w:space="0" w:color="auto"/>
              <w:right w:val="single" w:sz="4" w:space="0" w:color="auto"/>
            </w:tcBorders>
            <w:shd w:val="clear" w:color="000000" w:fill="BFBFBF"/>
            <w:noWrap/>
            <w:vAlign w:val="center"/>
            <w:hideMark/>
          </w:tcPr>
          <w:p w14:paraId="4E0E3E76"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Field-6</w:t>
            </w:r>
          </w:p>
        </w:tc>
      </w:tr>
      <w:tr w:rsidR="00B828D1" w:rsidRPr="00B828D1" w14:paraId="3307BBDF"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0ED98B1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287" w:type="dxa"/>
            <w:tcBorders>
              <w:top w:val="nil"/>
              <w:left w:val="nil"/>
              <w:bottom w:val="single" w:sz="4" w:space="0" w:color="auto"/>
              <w:right w:val="single" w:sz="4" w:space="0" w:color="auto"/>
            </w:tcBorders>
            <w:shd w:val="clear" w:color="auto" w:fill="auto"/>
            <w:vAlign w:val="center"/>
            <w:hideMark/>
          </w:tcPr>
          <w:p w14:paraId="4ABA500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288" w:type="dxa"/>
            <w:tcBorders>
              <w:top w:val="nil"/>
              <w:left w:val="nil"/>
              <w:bottom w:val="single" w:sz="4" w:space="0" w:color="auto"/>
              <w:right w:val="single" w:sz="4" w:space="0" w:color="auto"/>
            </w:tcBorders>
            <w:shd w:val="clear" w:color="auto" w:fill="auto"/>
            <w:vAlign w:val="center"/>
            <w:hideMark/>
          </w:tcPr>
          <w:p w14:paraId="689D898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1288" w:type="dxa"/>
            <w:tcBorders>
              <w:top w:val="nil"/>
              <w:left w:val="nil"/>
              <w:bottom w:val="single" w:sz="4" w:space="0" w:color="auto"/>
              <w:right w:val="single" w:sz="4" w:space="0" w:color="auto"/>
            </w:tcBorders>
            <w:shd w:val="clear" w:color="auto" w:fill="auto"/>
            <w:vAlign w:val="center"/>
            <w:hideMark/>
          </w:tcPr>
          <w:p w14:paraId="7EB2614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Description</w:t>
            </w:r>
          </w:p>
        </w:tc>
        <w:tc>
          <w:tcPr>
            <w:tcW w:w="1288" w:type="dxa"/>
            <w:tcBorders>
              <w:top w:val="nil"/>
              <w:left w:val="nil"/>
              <w:bottom w:val="single" w:sz="4" w:space="0" w:color="auto"/>
              <w:right w:val="single" w:sz="4" w:space="0" w:color="auto"/>
            </w:tcBorders>
            <w:shd w:val="clear" w:color="auto" w:fill="auto"/>
            <w:vAlign w:val="center"/>
            <w:hideMark/>
          </w:tcPr>
          <w:p w14:paraId="1C4ABB1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1288" w:type="dxa"/>
            <w:tcBorders>
              <w:top w:val="nil"/>
              <w:left w:val="nil"/>
              <w:bottom w:val="single" w:sz="4" w:space="0" w:color="auto"/>
              <w:right w:val="single" w:sz="4" w:space="0" w:color="auto"/>
            </w:tcBorders>
            <w:shd w:val="clear" w:color="auto" w:fill="auto"/>
            <w:vAlign w:val="center"/>
            <w:hideMark/>
          </w:tcPr>
          <w:p w14:paraId="79F7E9D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c>
          <w:tcPr>
            <w:tcW w:w="1288" w:type="dxa"/>
            <w:tcBorders>
              <w:top w:val="nil"/>
              <w:left w:val="nil"/>
              <w:bottom w:val="single" w:sz="4" w:space="0" w:color="auto"/>
              <w:right w:val="single" w:sz="4" w:space="0" w:color="auto"/>
            </w:tcBorders>
            <w:shd w:val="clear" w:color="auto" w:fill="auto"/>
            <w:vAlign w:val="center"/>
            <w:hideMark/>
          </w:tcPr>
          <w:p w14:paraId="36D20B4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Treat Blank or Null As</w:t>
            </w:r>
          </w:p>
        </w:tc>
      </w:tr>
      <w:tr w:rsidR="00B828D1" w:rsidRPr="00B828D1" w14:paraId="1B8073AD"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4ABF375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API Name</w:t>
            </w:r>
          </w:p>
        </w:tc>
        <w:tc>
          <w:tcPr>
            <w:tcW w:w="1287" w:type="dxa"/>
            <w:tcBorders>
              <w:top w:val="nil"/>
              <w:left w:val="nil"/>
              <w:bottom w:val="single" w:sz="4" w:space="0" w:color="auto"/>
              <w:right w:val="single" w:sz="4" w:space="0" w:color="auto"/>
            </w:tcBorders>
            <w:shd w:val="clear" w:color="auto" w:fill="auto"/>
            <w:vAlign w:val="center"/>
            <w:hideMark/>
          </w:tcPr>
          <w:p w14:paraId="24BC1DC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288" w:type="dxa"/>
            <w:tcBorders>
              <w:top w:val="nil"/>
              <w:left w:val="nil"/>
              <w:bottom w:val="single" w:sz="4" w:space="0" w:color="auto"/>
              <w:right w:val="single" w:sz="4" w:space="0" w:color="auto"/>
            </w:tcBorders>
            <w:shd w:val="clear" w:color="auto" w:fill="auto"/>
            <w:vAlign w:val="center"/>
            <w:hideMark/>
          </w:tcPr>
          <w:p w14:paraId="5FCFA5E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1288" w:type="dxa"/>
            <w:tcBorders>
              <w:top w:val="nil"/>
              <w:left w:val="nil"/>
              <w:bottom w:val="single" w:sz="4" w:space="0" w:color="auto"/>
              <w:right w:val="single" w:sz="4" w:space="0" w:color="auto"/>
            </w:tcBorders>
            <w:shd w:val="clear" w:color="auto" w:fill="auto"/>
            <w:vAlign w:val="center"/>
            <w:hideMark/>
          </w:tcPr>
          <w:p w14:paraId="3C1C486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RuleDesciption</w:t>
            </w:r>
          </w:p>
        </w:tc>
        <w:tc>
          <w:tcPr>
            <w:tcW w:w="1288" w:type="dxa"/>
            <w:tcBorders>
              <w:top w:val="nil"/>
              <w:left w:val="nil"/>
              <w:bottom w:val="single" w:sz="4" w:space="0" w:color="auto"/>
              <w:right w:val="single" w:sz="4" w:space="0" w:color="auto"/>
            </w:tcBorders>
            <w:shd w:val="clear" w:color="auto" w:fill="auto"/>
            <w:vAlign w:val="center"/>
            <w:hideMark/>
          </w:tcPr>
          <w:p w14:paraId="2411E40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1288" w:type="dxa"/>
            <w:tcBorders>
              <w:top w:val="nil"/>
              <w:left w:val="nil"/>
              <w:bottom w:val="single" w:sz="4" w:space="0" w:color="auto"/>
              <w:right w:val="single" w:sz="4" w:space="0" w:color="auto"/>
            </w:tcBorders>
            <w:shd w:val="clear" w:color="auto" w:fill="auto"/>
            <w:vAlign w:val="center"/>
            <w:hideMark/>
          </w:tcPr>
          <w:p w14:paraId="5D65566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c>
          <w:tcPr>
            <w:tcW w:w="1288" w:type="dxa"/>
            <w:tcBorders>
              <w:top w:val="nil"/>
              <w:left w:val="nil"/>
              <w:bottom w:val="single" w:sz="4" w:space="0" w:color="auto"/>
              <w:right w:val="single" w:sz="4" w:space="0" w:color="auto"/>
            </w:tcBorders>
            <w:shd w:val="clear" w:color="auto" w:fill="auto"/>
            <w:vAlign w:val="center"/>
            <w:hideMark/>
          </w:tcPr>
          <w:p w14:paraId="13B17FC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TreatBlankorNullAs</w:t>
            </w:r>
          </w:p>
        </w:tc>
      </w:tr>
      <w:tr w:rsidR="00B828D1" w:rsidRPr="00B828D1" w14:paraId="2F9F30F4"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29E2810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Input Type</w:t>
            </w:r>
          </w:p>
        </w:tc>
        <w:tc>
          <w:tcPr>
            <w:tcW w:w="1287" w:type="dxa"/>
            <w:tcBorders>
              <w:top w:val="nil"/>
              <w:left w:val="nil"/>
              <w:bottom w:val="single" w:sz="4" w:space="0" w:color="auto"/>
              <w:right w:val="single" w:sz="4" w:space="0" w:color="auto"/>
            </w:tcBorders>
            <w:shd w:val="clear" w:color="auto" w:fill="auto"/>
            <w:vAlign w:val="center"/>
            <w:hideMark/>
          </w:tcPr>
          <w:p w14:paraId="717CA07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1288" w:type="dxa"/>
            <w:tcBorders>
              <w:top w:val="nil"/>
              <w:left w:val="nil"/>
              <w:bottom w:val="single" w:sz="4" w:space="0" w:color="auto"/>
              <w:right w:val="single" w:sz="4" w:space="0" w:color="auto"/>
            </w:tcBorders>
            <w:shd w:val="clear" w:color="auto" w:fill="auto"/>
            <w:vAlign w:val="center"/>
            <w:hideMark/>
          </w:tcPr>
          <w:p w14:paraId="5524D48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288" w:type="dxa"/>
            <w:tcBorders>
              <w:top w:val="nil"/>
              <w:left w:val="nil"/>
              <w:bottom w:val="single" w:sz="4" w:space="0" w:color="auto"/>
              <w:right w:val="single" w:sz="4" w:space="0" w:color="auto"/>
            </w:tcBorders>
            <w:shd w:val="clear" w:color="auto" w:fill="auto"/>
            <w:vAlign w:val="center"/>
            <w:hideMark/>
          </w:tcPr>
          <w:p w14:paraId="00FA8DC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1288" w:type="dxa"/>
            <w:tcBorders>
              <w:top w:val="nil"/>
              <w:left w:val="nil"/>
              <w:bottom w:val="single" w:sz="4" w:space="0" w:color="auto"/>
              <w:right w:val="single" w:sz="4" w:space="0" w:color="auto"/>
            </w:tcBorders>
            <w:shd w:val="clear" w:color="auto" w:fill="auto"/>
            <w:vAlign w:val="center"/>
            <w:hideMark/>
          </w:tcPr>
          <w:p w14:paraId="271D9E0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288" w:type="dxa"/>
            <w:tcBorders>
              <w:top w:val="nil"/>
              <w:left w:val="nil"/>
              <w:bottom w:val="single" w:sz="4" w:space="0" w:color="auto"/>
              <w:right w:val="single" w:sz="4" w:space="0" w:color="auto"/>
            </w:tcBorders>
            <w:shd w:val="clear" w:color="auto" w:fill="auto"/>
            <w:vAlign w:val="center"/>
            <w:hideMark/>
          </w:tcPr>
          <w:p w14:paraId="364435C1" w14:textId="4B01B530"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Html/</w:t>
            </w:r>
            <w:r w:rsidR="00621174" w:rsidRPr="00B828D1">
              <w:rPr>
                <w:rFonts w:ascii="Calibri" w:eastAsia="Times New Roman" w:hAnsi="Calibri" w:cs="Calibri"/>
                <w:color w:val="000000"/>
                <w:sz w:val="20"/>
                <w:szCs w:val="20"/>
                <w:lang w:val="en-US"/>
              </w:rPr>
              <w:t>Rich text</w:t>
            </w:r>
          </w:p>
        </w:tc>
        <w:tc>
          <w:tcPr>
            <w:tcW w:w="1288" w:type="dxa"/>
            <w:tcBorders>
              <w:top w:val="nil"/>
              <w:left w:val="nil"/>
              <w:bottom w:val="single" w:sz="4" w:space="0" w:color="auto"/>
              <w:right w:val="single" w:sz="4" w:space="0" w:color="auto"/>
            </w:tcBorders>
            <w:shd w:val="clear" w:color="auto" w:fill="auto"/>
            <w:vAlign w:val="center"/>
            <w:hideMark/>
          </w:tcPr>
          <w:p w14:paraId="71CF0FD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r>
      <w:tr w:rsidR="00B828D1" w:rsidRPr="00B828D1" w14:paraId="5549F0EF"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0925BAB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Category</w:t>
            </w:r>
          </w:p>
        </w:tc>
        <w:tc>
          <w:tcPr>
            <w:tcW w:w="1287" w:type="dxa"/>
            <w:tcBorders>
              <w:top w:val="nil"/>
              <w:left w:val="nil"/>
              <w:bottom w:val="single" w:sz="4" w:space="0" w:color="auto"/>
              <w:right w:val="single" w:sz="4" w:space="0" w:color="auto"/>
            </w:tcBorders>
            <w:shd w:val="clear" w:color="auto" w:fill="auto"/>
            <w:vAlign w:val="center"/>
            <w:hideMark/>
          </w:tcPr>
          <w:p w14:paraId="0778A93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3AFF84C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796C20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6D9E75A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314BC9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D94ECB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6F295A2"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10ACF38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Minimum Value</w:t>
            </w:r>
          </w:p>
        </w:tc>
        <w:tc>
          <w:tcPr>
            <w:tcW w:w="1287" w:type="dxa"/>
            <w:tcBorders>
              <w:top w:val="nil"/>
              <w:left w:val="nil"/>
              <w:bottom w:val="single" w:sz="4" w:space="0" w:color="auto"/>
              <w:right w:val="single" w:sz="4" w:space="0" w:color="auto"/>
            </w:tcBorders>
            <w:shd w:val="clear" w:color="auto" w:fill="auto"/>
            <w:vAlign w:val="center"/>
            <w:hideMark/>
          </w:tcPr>
          <w:p w14:paraId="5607D27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0523120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2D78543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C4487F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6C22015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6F99B64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55AA42C3"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536371F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Maximum Value</w:t>
            </w:r>
          </w:p>
        </w:tc>
        <w:tc>
          <w:tcPr>
            <w:tcW w:w="1287" w:type="dxa"/>
            <w:tcBorders>
              <w:top w:val="nil"/>
              <w:left w:val="nil"/>
              <w:bottom w:val="single" w:sz="4" w:space="0" w:color="auto"/>
              <w:right w:val="single" w:sz="4" w:space="0" w:color="auto"/>
            </w:tcBorders>
            <w:shd w:val="clear" w:color="auto" w:fill="auto"/>
            <w:vAlign w:val="center"/>
            <w:hideMark/>
          </w:tcPr>
          <w:p w14:paraId="291721C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7770F4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2D92F88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A55411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33AFC8D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9B952C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5568339"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7FD006F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Type of List</w:t>
            </w:r>
          </w:p>
        </w:tc>
        <w:tc>
          <w:tcPr>
            <w:tcW w:w="1287" w:type="dxa"/>
            <w:tcBorders>
              <w:top w:val="nil"/>
              <w:left w:val="nil"/>
              <w:bottom w:val="single" w:sz="4" w:space="0" w:color="auto"/>
              <w:right w:val="single" w:sz="4" w:space="0" w:color="auto"/>
            </w:tcBorders>
            <w:shd w:val="clear" w:color="auto" w:fill="auto"/>
            <w:vAlign w:val="center"/>
            <w:hideMark/>
          </w:tcPr>
          <w:p w14:paraId="6AA8CAB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687587F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Dimension</w:t>
            </w:r>
          </w:p>
        </w:tc>
        <w:tc>
          <w:tcPr>
            <w:tcW w:w="1288" w:type="dxa"/>
            <w:tcBorders>
              <w:top w:val="nil"/>
              <w:left w:val="nil"/>
              <w:bottom w:val="single" w:sz="4" w:space="0" w:color="auto"/>
              <w:right w:val="single" w:sz="4" w:space="0" w:color="auto"/>
            </w:tcBorders>
            <w:shd w:val="clear" w:color="auto" w:fill="auto"/>
            <w:vAlign w:val="center"/>
            <w:hideMark/>
          </w:tcPr>
          <w:p w14:paraId="7FED5B5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4FD58E7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Status</w:t>
            </w:r>
          </w:p>
        </w:tc>
        <w:tc>
          <w:tcPr>
            <w:tcW w:w="1288" w:type="dxa"/>
            <w:tcBorders>
              <w:top w:val="nil"/>
              <w:left w:val="nil"/>
              <w:bottom w:val="single" w:sz="4" w:space="0" w:color="auto"/>
              <w:right w:val="single" w:sz="4" w:space="0" w:color="auto"/>
            </w:tcBorders>
            <w:shd w:val="clear" w:color="auto" w:fill="auto"/>
            <w:vAlign w:val="center"/>
            <w:hideMark/>
          </w:tcPr>
          <w:p w14:paraId="4EC83D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2F3281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Pass Skip List</w:t>
            </w:r>
          </w:p>
        </w:tc>
      </w:tr>
      <w:tr w:rsidR="00B828D1" w:rsidRPr="00B828D1" w14:paraId="10930CE2"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12F525C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 Display Format</w:t>
            </w:r>
          </w:p>
        </w:tc>
        <w:tc>
          <w:tcPr>
            <w:tcW w:w="1287" w:type="dxa"/>
            <w:tcBorders>
              <w:top w:val="nil"/>
              <w:left w:val="nil"/>
              <w:bottom w:val="single" w:sz="4" w:space="0" w:color="auto"/>
              <w:right w:val="single" w:sz="4" w:space="0" w:color="auto"/>
            </w:tcBorders>
            <w:shd w:val="clear" w:color="auto" w:fill="auto"/>
            <w:vAlign w:val="center"/>
            <w:hideMark/>
          </w:tcPr>
          <w:p w14:paraId="61B832A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27C93F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1288" w:type="dxa"/>
            <w:tcBorders>
              <w:top w:val="nil"/>
              <w:left w:val="nil"/>
              <w:bottom w:val="single" w:sz="4" w:space="0" w:color="auto"/>
              <w:right w:val="single" w:sz="4" w:space="0" w:color="auto"/>
            </w:tcBorders>
            <w:shd w:val="clear" w:color="auto" w:fill="auto"/>
            <w:vAlign w:val="center"/>
            <w:hideMark/>
          </w:tcPr>
          <w:p w14:paraId="3046A19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20B1CC6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1288" w:type="dxa"/>
            <w:tcBorders>
              <w:top w:val="nil"/>
              <w:left w:val="nil"/>
              <w:bottom w:val="single" w:sz="4" w:space="0" w:color="auto"/>
              <w:right w:val="single" w:sz="4" w:space="0" w:color="auto"/>
            </w:tcBorders>
            <w:shd w:val="clear" w:color="auto" w:fill="auto"/>
            <w:vAlign w:val="center"/>
            <w:hideMark/>
          </w:tcPr>
          <w:p w14:paraId="5FFAC41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32415CD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{Description}</w:t>
            </w:r>
          </w:p>
        </w:tc>
      </w:tr>
      <w:tr w:rsidR="00B828D1" w:rsidRPr="00B828D1" w14:paraId="489C9CB2"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7461E1B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In Detail Tile</w:t>
            </w:r>
          </w:p>
        </w:tc>
        <w:tc>
          <w:tcPr>
            <w:tcW w:w="1287" w:type="dxa"/>
            <w:tcBorders>
              <w:top w:val="nil"/>
              <w:left w:val="nil"/>
              <w:bottom w:val="single" w:sz="4" w:space="0" w:color="auto"/>
              <w:right w:val="single" w:sz="4" w:space="0" w:color="auto"/>
            </w:tcBorders>
            <w:shd w:val="clear" w:color="auto" w:fill="auto"/>
            <w:vAlign w:val="center"/>
            <w:hideMark/>
          </w:tcPr>
          <w:p w14:paraId="6A1DECD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1914FF5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5594FF7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5018E43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65F84BC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0180E34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5E329278"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3B343A7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Editable</w:t>
            </w:r>
          </w:p>
        </w:tc>
        <w:tc>
          <w:tcPr>
            <w:tcW w:w="1287" w:type="dxa"/>
            <w:tcBorders>
              <w:top w:val="nil"/>
              <w:left w:val="nil"/>
              <w:bottom w:val="single" w:sz="4" w:space="0" w:color="auto"/>
              <w:right w:val="single" w:sz="4" w:space="0" w:color="auto"/>
            </w:tcBorders>
            <w:shd w:val="clear" w:color="auto" w:fill="auto"/>
            <w:vAlign w:val="center"/>
            <w:hideMark/>
          </w:tcPr>
          <w:p w14:paraId="5DB30E4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393815C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37A87EE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56188D2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06EBDDF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21AF53E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75C31596"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5529DF5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Listable</w:t>
            </w:r>
          </w:p>
        </w:tc>
        <w:tc>
          <w:tcPr>
            <w:tcW w:w="1287" w:type="dxa"/>
            <w:tcBorders>
              <w:top w:val="nil"/>
              <w:left w:val="nil"/>
              <w:bottom w:val="single" w:sz="4" w:space="0" w:color="auto"/>
              <w:right w:val="single" w:sz="4" w:space="0" w:color="auto"/>
            </w:tcBorders>
            <w:shd w:val="clear" w:color="auto" w:fill="auto"/>
            <w:vAlign w:val="center"/>
            <w:hideMark/>
          </w:tcPr>
          <w:p w14:paraId="426A972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0E34842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0FBE009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072889F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39410FD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100A49E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2DFE4D01"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58200B6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Required</w:t>
            </w:r>
          </w:p>
        </w:tc>
        <w:tc>
          <w:tcPr>
            <w:tcW w:w="1287" w:type="dxa"/>
            <w:tcBorders>
              <w:top w:val="nil"/>
              <w:left w:val="nil"/>
              <w:bottom w:val="single" w:sz="4" w:space="0" w:color="auto"/>
              <w:right w:val="single" w:sz="4" w:space="0" w:color="auto"/>
            </w:tcBorders>
            <w:shd w:val="clear" w:color="auto" w:fill="auto"/>
            <w:vAlign w:val="center"/>
            <w:hideMark/>
          </w:tcPr>
          <w:p w14:paraId="6063898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65A0B319" w14:textId="59D21233" w:rsidR="00B828D1" w:rsidRPr="00B828D1" w:rsidRDefault="00195826"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6103ADDB" w14:textId="6B110B36" w:rsidR="00B828D1" w:rsidRPr="00B828D1" w:rsidRDefault="00195826"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65319A5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3AFB48D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552600E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30B37A0E"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0FDCEF1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Part of Key</w:t>
            </w:r>
          </w:p>
        </w:tc>
        <w:tc>
          <w:tcPr>
            <w:tcW w:w="1287" w:type="dxa"/>
            <w:tcBorders>
              <w:top w:val="nil"/>
              <w:left w:val="nil"/>
              <w:bottom w:val="single" w:sz="4" w:space="0" w:color="auto"/>
              <w:right w:val="single" w:sz="4" w:space="0" w:color="auto"/>
            </w:tcBorders>
            <w:shd w:val="clear" w:color="auto" w:fill="auto"/>
            <w:vAlign w:val="center"/>
            <w:hideMark/>
          </w:tcPr>
          <w:p w14:paraId="29CD030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288" w:type="dxa"/>
            <w:tcBorders>
              <w:top w:val="nil"/>
              <w:left w:val="nil"/>
              <w:bottom w:val="single" w:sz="4" w:space="0" w:color="auto"/>
              <w:right w:val="single" w:sz="4" w:space="0" w:color="auto"/>
            </w:tcBorders>
            <w:shd w:val="clear" w:color="auto" w:fill="auto"/>
            <w:vAlign w:val="center"/>
            <w:hideMark/>
          </w:tcPr>
          <w:p w14:paraId="38F9C37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60CC6E3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1DAE1B5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3B5B91C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42F4497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36445DE6"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705E2F6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As Top Level Filter</w:t>
            </w:r>
          </w:p>
        </w:tc>
        <w:tc>
          <w:tcPr>
            <w:tcW w:w="1287" w:type="dxa"/>
            <w:tcBorders>
              <w:top w:val="nil"/>
              <w:left w:val="nil"/>
              <w:bottom w:val="single" w:sz="4" w:space="0" w:color="auto"/>
              <w:right w:val="single" w:sz="4" w:space="0" w:color="auto"/>
            </w:tcBorders>
            <w:shd w:val="clear" w:color="auto" w:fill="auto"/>
            <w:vAlign w:val="center"/>
            <w:hideMark/>
          </w:tcPr>
          <w:p w14:paraId="684E0EE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159DED6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66A9B1E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171AE62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DFD1E7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286BE6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668A4CC"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77D3159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Allow Multiple Items</w:t>
            </w:r>
          </w:p>
        </w:tc>
        <w:tc>
          <w:tcPr>
            <w:tcW w:w="1287" w:type="dxa"/>
            <w:tcBorders>
              <w:top w:val="nil"/>
              <w:left w:val="nil"/>
              <w:bottom w:val="single" w:sz="4" w:space="0" w:color="auto"/>
              <w:right w:val="single" w:sz="4" w:space="0" w:color="auto"/>
            </w:tcBorders>
            <w:shd w:val="clear" w:color="auto" w:fill="auto"/>
            <w:vAlign w:val="center"/>
            <w:hideMark/>
          </w:tcPr>
          <w:p w14:paraId="77F06EA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5DD15E5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441C5A6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0EC55A3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4421E0C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62B9A12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55C561C6"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7786E61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if Empty</w:t>
            </w:r>
          </w:p>
        </w:tc>
        <w:tc>
          <w:tcPr>
            <w:tcW w:w="1287" w:type="dxa"/>
            <w:tcBorders>
              <w:top w:val="nil"/>
              <w:left w:val="nil"/>
              <w:bottom w:val="single" w:sz="4" w:space="0" w:color="auto"/>
              <w:right w:val="single" w:sz="4" w:space="0" w:color="auto"/>
            </w:tcBorders>
            <w:shd w:val="clear" w:color="auto" w:fill="auto"/>
            <w:vAlign w:val="center"/>
            <w:hideMark/>
          </w:tcPr>
          <w:p w14:paraId="0D362B9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7232357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0B39DD4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45EA34A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44F3827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288" w:type="dxa"/>
            <w:tcBorders>
              <w:top w:val="nil"/>
              <w:left w:val="nil"/>
              <w:bottom w:val="single" w:sz="4" w:space="0" w:color="auto"/>
              <w:right w:val="single" w:sz="4" w:space="0" w:color="auto"/>
            </w:tcBorders>
            <w:shd w:val="clear" w:color="auto" w:fill="auto"/>
            <w:vAlign w:val="center"/>
            <w:hideMark/>
          </w:tcPr>
          <w:p w14:paraId="4CE0590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5D63A8CD"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1044D42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Lookup Type</w:t>
            </w:r>
          </w:p>
        </w:tc>
        <w:tc>
          <w:tcPr>
            <w:tcW w:w="1287" w:type="dxa"/>
            <w:tcBorders>
              <w:top w:val="nil"/>
              <w:left w:val="nil"/>
              <w:bottom w:val="single" w:sz="4" w:space="0" w:color="auto"/>
              <w:right w:val="single" w:sz="4" w:space="0" w:color="auto"/>
            </w:tcBorders>
            <w:shd w:val="clear" w:color="auto" w:fill="auto"/>
            <w:vAlign w:val="center"/>
            <w:hideMark/>
          </w:tcPr>
          <w:p w14:paraId="3B8BB33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967E12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2136A07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47B7C22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6F9F93A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57F1415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7E52DD8"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534F9B4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Relationship Type</w:t>
            </w:r>
          </w:p>
        </w:tc>
        <w:tc>
          <w:tcPr>
            <w:tcW w:w="1287" w:type="dxa"/>
            <w:tcBorders>
              <w:top w:val="nil"/>
              <w:left w:val="nil"/>
              <w:bottom w:val="single" w:sz="4" w:space="0" w:color="auto"/>
              <w:right w:val="single" w:sz="4" w:space="0" w:color="auto"/>
            </w:tcBorders>
            <w:shd w:val="clear" w:color="auto" w:fill="auto"/>
            <w:vAlign w:val="center"/>
            <w:hideMark/>
          </w:tcPr>
          <w:p w14:paraId="30051F0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4F85264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4219D1C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39269C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52F1F6D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2797DC2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5ED3ACD0" w14:textId="77777777" w:rsidTr="00B828D1">
        <w:trPr>
          <w:trHeight w:val="20"/>
        </w:trPr>
        <w:tc>
          <w:tcPr>
            <w:tcW w:w="1566" w:type="dxa"/>
            <w:tcBorders>
              <w:top w:val="nil"/>
              <w:left w:val="single" w:sz="4" w:space="0" w:color="auto"/>
              <w:bottom w:val="single" w:sz="4" w:space="0" w:color="auto"/>
              <w:right w:val="single" w:sz="4" w:space="0" w:color="auto"/>
            </w:tcBorders>
            <w:shd w:val="clear" w:color="000000" w:fill="D9D9D9"/>
            <w:vAlign w:val="center"/>
            <w:hideMark/>
          </w:tcPr>
          <w:p w14:paraId="7E1C65F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Table Settings</w:t>
            </w:r>
          </w:p>
        </w:tc>
        <w:tc>
          <w:tcPr>
            <w:tcW w:w="1287" w:type="dxa"/>
            <w:tcBorders>
              <w:top w:val="nil"/>
              <w:left w:val="nil"/>
              <w:bottom w:val="single" w:sz="4" w:space="0" w:color="auto"/>
              <w:right w:val="single" w:sz="4" w:space="0" w:color="auto"/>
            </w:tcBorders>
            <w:shd w:val="clear" w:color="auto" w:fill="auto"/>
            <w:vAlign w:val="center"/>
            <w:hideMark/>
          </w:tcPr>
          <w:p w14:paraId="2281E02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6B7FE21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2411B4F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5657761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74592EF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288" w:type="dxa"/>
            <w:tcBorders>
              <w:top w:val="nil"/>
              <w:left w:val="nil"/>
              <w:bottom w:val="single" w:sz="4" w:space="0" w:color="auto"/>
              <w:right w:val="single" w:sz="4" w:space="0" w:color="auto"/>
            </w:tcBorders>
            <w:shd w:val="clear" w:color="auto" w:fill="auto"/>
            <w:vAlign w:val="center"/>
            <w:hideMark/>
          </w:tcPr>
          <w:p w14:paraId="1C6B637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bl>
    <w:p w14:paraId="4FA440CA" w14:textId="77777777" w:rsidR="00B828D1" w:rsidRDefault="00B828D1" w:rsidP="00A7402E">
      <w:pPr>
        <w:jc w:val="both"/>
        <w:rPr>
          <w:rFonts w:eastAsia="Times New Roman" w:cs="Times New Roman"/>
          <w:sz w:val="22"/>
          <w:szCs w:val="20"/>
          <w:lang w:val="en-US"/>
        </w:rPr>
      </w:pPr>
    </w:p>
    <w:tbl>
      <w:tblPr>
        <w:tblW w:w="5000" w:type="pct"/>
        <w:tblLayout w:type="fixed"/>
        <w:tblLook w:val="04A0" w:firstRow="1" w:lastRow="0" w:firstColumn="1" w:lastColumn="0" w:noHBand="0" w:noVBand="1"/>
      </w:tblPr>
      <w:tblGrid>
        <w:gridCol w:w="1977"/>
        <w:gridCol w:w="1537"/>
        <w:gridCol w:w="1539"/>
        <w:gridCol w:w="1539"/>
        <w:gridCol w:w="1539"/>
        <w:gridCol w:w="1535"/>
      </w:tblGrid>
      <w:tr w:rsidR="00B828D1" w:rsidRPr="00B828D1" w14:paraId="753DB927" w14:textId="77777777" w:rsidTr="00B828D1">
        <w:trPr>
          <w:trHeight w:val="20"/>
        </w:trPr>
        <w:tc>
          <w:tcPr>
            <w:tcW w:w="1023" w:type="pc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F841ED3" w14:textId="6A0D548B"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 Attribute</w:t>
            </w:r>
          </w:p>
        </w:tc>
        <w:tc>
          <w:tcPr>
            <w:tcW w:w="795" w:type="pct"/>
            <w:tcBorders>
              <w:top w:val="single" w:sz="4" w:space="0" w:color="auto"/>
              <w:left w:val="nil"/>
              <w:bottom w:val="single" w:sz="4" w:space="0" w:color="auto"/>
              <w:right w:val="single" w:sz="4" w:space="0" w:color="auto"/>
            </w:tcBorders>
            <w:shd w:val="clear" w:color="000000" w:fill="BFBFBF"/>
            <w:noWrap/>
            <w:vAlign w:val="center"/>
            <w:hideMark/>
          </w:tcPr>
          <w:p w14:paraId="6A9F7199"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Field-7</w:t>
            </w:r>
          </w:p>
        </w:tc>
        <w:tc>
          <w:tcPr>
            <w:tcW w:w="796" w:type="pct"/>
            <w:tcBorders>
              <w:top w:val="single" w:sz="4" w:space="0" w:color="auto"/>
              <w:left w:val="nil"/>
              <w:bottom w:val="single" w:sz="4" w:space="0" w:color="auto"/>
              <w:right w:val="single" w:sz="4" w:space="0" w:color="auto"/>
            </w:tcBorders>
            <w:shd w:val="clear" w:color="000000" w:fill="BFBFBF"/>
            <w:noWrap/>
            <w:vAlign w:val="center"/>
            <w:hideMark/>
          </w:tcPr>
          <w:p w14:paraId="01D5D879"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Field-8</w:t>
            </w:r>
          </w:p>
        </w:tc>
        <w:tc>
          <w:tcPr>
            <w:tcW w:w="796" w:type="pct"/>
            <w:tcBorders>
              <w:top w:val="single" w:sz="4" w:space="0" w:color="auto"/>
              <w:left w:val="nil"/>
              <w:bottom w:val="single" w:sz="4" w:space="0" w:color="auto"/>
              <w:right w:val="single" w:sz="4" w:space="0" w:color="auto"/>
            </w:tcBorders>
            <w:shd w:val="clear" w:color="000000" w:fill="BFBFBF"/>
            <w:noWrap/>
            <w:vAlign w:val="center"/>
            <w:hideMark/>
          </w:tcPr>
          <w:p w14:paraId="03DE3DED"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Field-9</w:t>
            </w:r>
          </w:p>
        </w:tc>
        <w:tc>
          <w:tcPr>
            <w:tcW w:w="796" w:type="pct"/>
            <w:tcBorders>
              <w:top w:val="single" w:sz="4" w:space="0" w:color="auto"/>
              <w:left w:val="nil"/>
              <w:bottom w:val="single" w:sz="4" w:space="0" w:color="auto"/>
              <w:right w:val="single" w:sz="4" w:space="0" w:color="auto"/>
            </w:tcBorders>
            <w:shd w:val="clear" w:color="000000" w:fill="BFBFBF"/>
            <w:noWrap/>
            <w:vAlign w:val="center"/>
            <w:hideMark/>
          </w:tcPr>
          <w:p w14:paraId="7FFA67C4"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Field-10</w:t>
            </w:r>
          </w:p>
        </w:tc>
        <w:tc>
          <w:tcPr>
            <w:tcW w:w="796" w:type="pct"/>
            <w:tcBorders>
              <w:top w:val="single" w:sz="4" w:space="0" w:color="auto"/>
              <w:left w:val="nil"/>
              <w:bottom w:val="single" w:sz="4" w:space="0" w:color="auto"/>
              <w:right w:val="single" w:sz="4" w:space="0" w:color="auto"/>
            </w:tcBorders>
            <w:shd w:val="clear" w:color="000000" w:fill="BFBFBF"/>
            <w:noWrap/>
            <w:vAlign w:val="center"/>
            <w:hideMark/>
          </w:tcPr>
          <w:p w14:paraId="446BC3A7"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Field-11</w:t>
            </w:r>
          </w:p>
        </w:tc>
      </w:tr>
      <w:tr w:rsidR="00B828D1" w:rsidRPr="00B828D1" w14:paraId="78409F44"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5BF5050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795" w:type="pct"/>
            <w:tcBorders>
              <w:top w:val="nil"/>
              <w:left w:val="nil"/>
              <w:bottom w:val="single" w:sz="4" w:space="0" w:color="auto"/>
              <w:right w:val="single" w:sz="4" w:space="0" w:color="auto"/>
            </w:tcBorders>
            <w:shd w:val="clear" w:color="auto" w:fill="auto"/>
            <w:vAlign w:val="center"/>
            <w:hideMark/>
          </w:tcPr>
          <w:p w14:paraId="61CFB58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Lower Bound</w:t>
            </w:r>
          </w:p>
        </w:tc>
        <w:tc>
          <w:tcPr>
            <w:tcW w:w="796" w:type="pct"/>
            <w:tcBorders>
              <w:top w:val="nil"/>
              <w:left w:val="nil"/>
              <w:bottom w:val="single" w:sz="4" w:space="0" w:color="auto"/>
              <w:right w:val="single" w:sz="4" w:space="0" w:color="auto"/>
            </w:tcBorders>
            <w:shd w:val="clear" w:color="auto" w:fill="auto"/>
            <w:vAlign w:val="center"/>
            <w:hideMark/>
          </w:tcPr>
          <w:p w14:paraId="7874459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Lower Bound Inclusive</w:t>
            </w:r>
          </w:p>
        </w:tc>
        <w:tc>
          <w:tcPr>
            <w:tcW w:w="796" w:type="pct"/>
            <w:tcBorders>
              <w:top w:val="nil"/>
              <w:left w:val="nil"/>
              <w:bottom w:val="single" w:sz="4" w:space="0" w:color="auto"/>
              <w:right w:val="single" w:sz="4" w:space="0" w:color="auto"/>
            </w:tcBorders>
            <w:shd w:val="clear" w:color="auto" w:fill="auto"/>
            <w:vAlign w:val="center"/>
            <w:hideMark/>
          </w:tcPr>
          <w:p w14:paraId="1F9EEFF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Upper Bound</w:t>
            </w:r>
          </w:p>
        </w:tc>
        <w:tc>
          <w:tcPr>
            <w:tcW w:w="796" w:type="pct"/>
            <w:tcBorders>
              <w:top w:val="nil"/>
              <w:left w:val="nil"/>
              <w:bottom w:val="single" w:sz="4" w:space="0" w:color="auto"/>
              <w:right w:val="single" w:sz="4" w:space="0" w:color="auto"/>
            </w:tcBorders>
            <w:shd w:val="clear" w:color="auto" w:fill="auto"/>
            <w:vAlign w:val="center"/>
            <w:hideMark/>
          </w:tcPr>
          <w:p w14:paraId="2F68106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Upper Bound Inclusive</w:t>
            </w:r>
          </w:p>
        </w:tc>
        <w:tc>
          <w:tcPr>
            <w:tcW w:w="796" w:type="pct"/>
            <w:tcBorders>
              <w:top w:val="nil"/>
              <w:left w:val="nil"/>
              <w:bottom w:val="single" w:sz="4" w:space="0" w:color="auto"/>
              <w:right w:val="single" w:sz="4" w:space="0" w:color="auto"/>
            </w:tcBorders>
            <w:shd w:val="clear" w:color="auto" w:fill="auto"/>
            <w:vAlign w:val="center"/>
            <w:hideMark/>
          </w:tcPr>
          <w:p w14:paraId="4648F73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Within Range</w:t>
            </w:r>
          </w:p>
        </w:tc>
      </w:tr>
      <w:tr w:rsidR="00B828D1" w:rsidRPr="00B828D1" w14:paraId="19FC115A"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622AECE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API Name</w:t>
            </w:r>
          </w:p>
        </w:tc>
        <w:tc>
          <w:tcPr>
            <w:tcW w:w="795" w:type="pct"/>
            <w:tcBorders>
              <w:top w:val="nil"/>
              <w:left w:val="nil"/>
              <w:bottom w:val="single" w:sz="4" w:space="0" w:color="auto"/>
              <w:right w:val="single" w:sz="4" w:space="0" w:color="auto"/>
            </w:tcBorders>
            <w:shd w:val="clear" w:color="auto" w:fill="auto"/>
            <w:vAlign w:val="center"/>
            <w:hideMark/>
          </w:tcPr>
          <w:p w14:paraId="23D0892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LowerBound</w:t>
            </w:r>
          </w:p>
        </w:tc>
        <w:tc>
          <w:tcPr>
            <w:tcW w:w="796" w:type="pct"/>
            <w:tcBorders>
              <w:top w:val="nil"/>
              <w:left w:val="nil"/>
              <w:bottom w:val="single" w:sz="4" w:space="0" w:color="auto"/>
              <w:right w:val="single" w:sz="4" w:space="0" w:color="auto"/>
            </w:tcBorders>
            <w:shd w:val="clear" w:color="auto" w:fill="auto"/>
            <w:vAlign w:val="center"/>
            <w:hideMark/>
          </w:tcPr>
          <w:p w14:paraId="12299DF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LowerBoundInclusive</w:t>
            </w:r>
          </w:p>
        </w:tc>
        <w:tc>
          <w:tcPr>
            <w:tcW w:w="796" w:type="pct"/>
            <w:tcBorders>
              <w:top w:val="nil"/>
              <w:left w:val="nil"/>
              <w:bottom w:val="single" w:sz="4" w:space="0" w:color="auto"/>
              <w:right w:val="single" w:sz="4" w:space="0" w:color="auto"/>
            </w:tcBorders>
            <w:shd w:val="clear" w:color="auto" w:fill="auto"/>
            <w:vAlign w:val="center"/>
            <w:hideMark/>
          </w:tcPr>
          <w:p w14:paraId="619CF00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UpperBound</w:t>
            </w:r>
          </w:p>
        </w:tc>
        <w:tc>
          <w:tcPr>
            <w:tcW w:w="796" w:type="pct"/>
            <w:tcBorders>
              <w:top w:val="nil"/>
              <w:left w:val="nil"/>
              <w:bottom w:val="single" w:sz="4" w:space="0" w:color="auto"/>
              <w:right w:val="single" w:sz="4" w:space="0" w:color="auto"/>
            </w:tcBorders>
            <w:shd w:val="clear" w:color="auto" w:fill="auto"/>
            <w:vAlign w:val="center"/>
            <w:hideMark/>
          </w:tcPr>
          <w:p w14:paraId="5CB22A3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UpperBoundInclusive</w:t>
            </w:r>
          </w:p>
        </w:tc>
        <w:tc>
          <w:tcPr>
            <w:tcW w:w="796" w:type="pct"/>
            <w:tcBorders>
              <w:top w:val="nil"/>
              <w:left w:val="nil"/>
              <w:bottom w:val="single" w:sz="4" w:space="0" w:color="auto"/>
              <w:right w:val="single" w:sz="4" w:space="0" w:color="auto"/>
            </w:tcBorders>
            <w:shd w:val="clear" w:color="auto" w:fill="auto"/>
            <w:vAlign w:val="center"/>
            <w:hideMark/>
          </w:tcPr>
          <w:p w14:paraId="3A09833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WithinRange</w:t>
            </w:r>
          </w:p>
        </w:tc>
      </w:tr>
      <w:tr w:rsidR="00B828D1" w:rsidRPr="00B828D1" w14:paraId="430D9483"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763275E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Input Type</w:t>
            </w:r>
          </w:p>
        </w:tc>
        <w:tc>
          <w:tcPr>
            <w:tcW w:w="795" w:type="pct"/>
            <w:tcBorders>
              <w:top w:val="nil"/>
              <w:left w:val="nil"/>
              <w:bottom w:val="single" w:sz="4" w:space="0" w:color="auto"/>
              <w:right w:val="single" w:sz="4" w:space="0" w:color="auto"/>
            </w:tcBorders>
            <w:shd w:val="clear" w:color="auto" w:fill="auto"/>
            <w:vAlign w:val="center"/>
            <w:hideMark/>
          </w:tcPr>
          <w:p w14:paraId="08E1C7F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Decimal Number</w:t>
            </w:r>
          </w:p>
        </w:tc>
        <w:tc>
          <w:tcPr>
            <w:tcW w:w="796" w:type="pct"/>
            <w:tcBorders>
              <w:top w:val="nil"/>
              <w:left w:val="nil"/>
              <w:bottom w:val="single" w:sz="4" w:space="0" w:color="auto"/>
              <w:right w:val="single" w:sz="4" w:space="0" w:color="auto"/>
            </w:tcBorders>
            <w:shd w:val="clear" w:color="auto" w:fill="auto"/>
            <w:vAlign w:val="center"/>
            <w:hideMark/>
          </w:tcPr>
          <w:p w14:paraId="58C1B05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TRUE/FALSE</w:t>
            </w:r>
          </w:p>
        </w:tc>
        <w:tc>
          <w:tcPr>
            <w:tcW w:w="796" w:type="pct"/>
            <w:tcBorders>
              <w:top w:val="nil"/>
              <w:left w:val="nil"/>
              <w:bottom w:val="single" w:sz="4" w:space="0" w:color="auto"/>
              <w:right w:val="single" w:sz="4" w:space="0" w:color="auto"/>
            </w:tcBorders>
            <w:shd w:val="clear" w:color="auto" w:fill="auto"/>
            <w:vAlign w:val="center"/>
            <w:hideMark/>
          </w:tcPr>
          <w:p w14:paraId="1996D06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Decimal Number</w:t>
            </w:r>
          </w:p>
        </w:tc>
        <w:tc>
          <w:tcPr>
            <w:tcW w:w="796" w:type="pct"/>
            <w:tcBorders>
              <w:top w:val="nil"/>
              <w:left w:val="nil"/>
              <w:bottom w:val="single" w:sz="4" w:space="0" w:color="auto"/>
              <w:right w:val="single" w:sz="4" w:space="0" w:color="auto"/>
            </w:tcBorders>
            <w:shd w:val="clear" w:color="auto" w:fill="auto"/>
            <w:vAlign w:val="center"/>
            <w:hideMark/>
          </w:tcPr>
          <w:p w14:paraId="49C4B36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TRUE/FALSE</w:t>
            </w:r>
          </w:p>
        </w:tc>
        <w:tc>
          <w:tcPr>
            <w:tcW w:w="796" w:type="pct"/>
            <w:tcBorders>
              <w:top w:val="nil"/>
              <w:left w:val="nil"/>
              <w:bottom w:val="single" w:sz="4" w:space="0" w:color="auto"/>
              <w:right w:val="single" w:sz="4" w:space="0" w:color="auto"/>
            </w:tcBorders>
            <w:shd w:val="clear" w:color="auto" w:fill="auto"/>
            <w:vAlign w:val="center"/>
            <w:hideMark/>
          </w:tcPr>
          <w:p w14:paraId="1A22C5D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TRUE/FALSE</w:t>
            </w:r>
          </w:p>
        </w:tc>
      </w:tr>
      <w:tr w:rsidR="00B828D1" w:rsidRPr="00B828D1" w14:paraId="4F4FB095"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7B074EA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Category</w:t>
            </w:r>
          </w:p>
        </w:tc>
        <w:tc>
          <w:tcPr>
            <w:tcW w:w="795" w:type="pct"/>
            <w:tcBorders>
              <w:top w:val="nil"/>
              <w:left w:val="nil"/>
              <w:bottom w:val="single" w:sz="4" w:space="0" w:color="auto"/>
              <w:right w:val="single" w:sz="4" w:space="0" w:color="auto"/>
            </w:tcBorders>
            <w:shd w:val="clear" w:color="auto" w:fill="auto"/>
            <w:vAlign w:val="center"/>
            <w:hideMark/>
          </w:tcPr>
          <w:p w14:paraId="6260B66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3341881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740FE1C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20558B4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0CCDD42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618D8BC"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3F361F9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Minimum Value</w:t>
            </w:r>
          </w:p>
        </w:tc>
        <w:tc>
          <w:tcPr>
            <w:tcW w:w="795" w:type="pct"/>
            <w:tcBorders>
              <w:top w:val="nil"/>
              <w:left w:val="nil"/>
              <w:bottom w:val="single" w:sz="4" w:space="0" w:color="auto"/>
              <w:right w:val="single" w:sz="4" w:space="0" w:color="auto"/>
            </w:tcBorders>
            <w:shd w:val="clear" w:color="auto" w:fill="auto"/>
            <w:vAlign w:val="center"/>
            <w:hideMark/>
          </w:tcPr>
          <w:p w14:paraId="1A67C1E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1987463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759C75E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0E64104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2FD1939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86DAE7B"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523F70F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Maximum Value</w:t>
            </w:r>
          </w:p>
        </w:tc>
        <w:tc>
          <w:tcPr>
            <w:tcW w:w="795" w:type="pct"/>
            <w:tcBorders>
              <w:top w:val="nil"/>
              <w:left w:val="nil"/>
              <w:bottom w:val="single" w:sz="4" w:space="0" w:color="auto"/>
              <w:right w:val="single" w:sz="4" w:space="0" w:color="auto"/>
            </w:tcBorders>
            <w:shd w:val="clear" w:color="auto" w:fill="auto"/>
            <w:vAlign w:val="center"/>
            <w:hideMark/>
          </w:tcPr>
          <w:p w14:paraId="66DCED2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4482A09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6257E69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61364D5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7B416FD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B5CA739"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42CB70E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Type of List</w:t>
            </w:r>
          </w:p>
        </w:tc>
        <w:tc>
          <w:tcPr>
            <w:tcW w:w="795" w:type="pct"/>
            <w:tcBorders>
              <w:top w:val="nil"/>
              <w:left w:val="nil"/>
              <w:bottom w:val="single" w:sz="4" w:space="0" w:color="auto"/>
              <w:right w:val="single" w:sz="4" w:space="0" w:color="auto"/>
            </w:tcBorders>
            <w:shd w:val="clear" w:color="auto" w:fill="auto"/>
            <w:vAlign w:val="center"/>
            <w:hideMark/>
          </w:tcPr>
          <w:p w14:paraId="11B683E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21EE89F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57305F5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75C566F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310AEE1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C12146D"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7C87F86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 Display Format</w:t>
            </w:r>
          </w:p>
        </w:tc>
        <w:tc>
          <w:tcPr>
            <w:tcW w:w="795" w:type="pct"/>
            <w:tcBorders>
              <w:top w:val="nil"/>
              <w:left w:val="nil"/>
              <w:bottom w:val="single" w:sz="4" w:space="0" w:color="auto"/>
              <w:right w:val="single" w:sz="4" w:space="0" w:color="auto"/>
            </w:tcBorders>
            <w:shd w:val="clear" w:color="auto" w:fill="auto"/>
            <w:vAlign w:val="center"/>
            <w:hideMark/>
          </w:tcPr>
          <w:p w14:paraId="0751077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4A994DA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7644FA8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4F4CC8D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4FC2B7C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34BE6392"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5CA69B7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In Detail Tile</w:t>
            </w:r>
          </w:p>
        </w:tc>
        <w:tc>
          <w:tcPr>
            <w:tcW w:w="795" w:type="pct"/>
            <w:tcBorders>
              <w:top w:val="nil"/>
              <w:left w:val="nil"/>
              <w:bottom w:val="single" w:sz="4" w:space="0" w:color="auto"/>
              <w:right w:val="single" w:sz="4" w:space="0" w:color="auto"/>
            </w:tcBorders>
            <w:shd w:val="clear" w:color="auto" w:fill="auto"/>
            <w:vAlign w:val="center"/>
            <w:hideMark/>
          </w:tcPr>
          <w:p w14:paraId="7EA65C5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4F32A14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6462B2F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39782C6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524B7B1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5CA27897"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06FEAAB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lastRenderedPageBreak/>
              <w:t>Is Editable</w:t>
            </w:r>
          </w:p>
        </w:tc>
        <w:tc>
          <w:tcPr>
            <w:tcW w:w="795" w:type="pct"/>
            <w:tcBorders>
              <w:top w:val="nil"/>
              <w:left w:val="nil"/>
              <w:bottom w:val="single" w:sz="4" w:space="0" w:color="auto"/>
              <w:right w:val="single" w:sz="4" w:space="0" w:color="auto"/>
            </w:tcBorders>
            <w:shd w:val="clear" w:color="auto" w:fill="auto"/>
            <w:vAlign w:val="center"/>
            <w:hideMark/>
          </w:tcPr>
          <w:p w14:paraId="72E6E2D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1E989E0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5FF3699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18272AD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31A3312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4E5DC9C7"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5FF9329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Listable</w:t>
            </w:r>
          </w:p>
        </w:tc>
        <w:tc>
          <w:tcPr>
            <w:tcW w:w="795" w:type="pct"/>
            <w:tcBorders>
              <w:top w:val="nil"/>
              <w:left w:val="nil"/>
              <w:bottom w:val="single" w:sz="4" w:space="0" w:color="auto"/>
              <w:right w:val="single" w:sz="4" w:space="0" w:color="auto"/>
            </w:tcBorders>
            <w:shd w:val="clear" w:color="auto" w:fill="auto"/>
            <w:vAlign w:val="center"/>
            <w:hideMark/>
          </w:tcPr>
          <w:p w14:paraId="7617913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012BDA0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0A591F8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181B731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701AC75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63C588A5"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7F12BAD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Required</w:t>
            </w:r>
          </w:p>
        </w:tc>
        <w:tc>
          <w:tcPr>
            <w:tcW w:w="795" w:type="pct"/>
            <w:tcBorders>
              <w:top w:val="nil"/>
              <w:left w:val="nil"/>
              <w:bottom w:val="single" w:sz="4" w:space="0" w:color="auto"/>
              <w:right w:val="single" w:sz="4" w:space="0" w:color="auto"/>
            </w:tcBorders>
            <w:shd w:val="clear" w:color="auto" w:fill="auto"/>
            <w:vAlign w:val="center"/>
            <w:hideMark/>
          </w:tcPr>
          <w:p w14:paraId="0C97E63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3A67805B" w14:textId="07E80AE9" w:rsidR="00B828D1" w:rsidRPr="00B828D1" w:rsidRDefault="00195826"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2FB3FBA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796" w:type="pct"/>
            <w:tcBorders>
              <w:top w:val="nil"/>
              <w:left w:val="nil"/>
              <w:bottom w:val="single" w:sz="4" w:space="0" w:color="auto"/>
              <w:right w:val="single" w:sz="4" w:space="0" w:color="auto"/>
            </w:tcBorders>
            <w:shd w:val="clear" w:color="auto" w:fill="auto"/>
            <w:vAlign w:val="center"/>
            <w:hideMark/>
          </w:tcPr>
          <w:p w14:paraId="26C8F76D" w14:textId="6BF73C85" w:rsidR="00B828D1" w:rsidRPr="00B828D1" w:rsidRDefault="00195826"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06C8E353" w14:textId="06D9BD25" w:rsidR="00B828D1" w:rsidRPr="00B828D1" w:rsidRDefault="00195826"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FALSE</w:t>
            </w:r>
          </w:p>
        </w:tc>
      </w:tr>
      <w:tr w:rsidR="00B828D1" w:rsidRPr="00B828D1" w14:paraId="3EAB6E25"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2C18033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Part of Key</w:t>
            </w:r>
          </w:p>
        </w:tc>
        <w:tc>
          <w:tcPr>
            <w:tcW w:w="795" w:type="pct"/>
            <w:tcBorders>
              <w:top w:val="nil"/>
              <w:left w:val="nil"/>
              <w:bottom w:val="single" w:sz="4" w:space="0" w:color="auto"/>
              <w:right w:val="single" w:sz="4" w:space="0" w:color="auto"/>
            </w:tcBorders>
            <w:shd w:val="clear" w:color="auto" w:fill="auto"/>
            <w:vAlign w:val="center"/>
            <w:hideMark/>
          </w:tcPr>
          <w:p w14:paraId="303F8C8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10FED81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1BB46A9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73699E8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35F2CCE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53028C04"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51AD4C1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As Top Level Filter</w:t>
            </w:r>
          </w:p>
        </w:tc>
        <w:tc>
          <w:tcPr>
            <w:tcW w:w="795" w:type="pct"/>
            <w:tcBorders>
              <w:top w:val="nil"/>
              <w:left w:val="nil"/>
              <w:bottom w:val="single" w:sz="4" w:space="0" w:color="auto"/>
              <w:right w:val="single" w:sz="4" w:space="0" w:color="auto"/>
            </w:tcBorders>
            <w:shd w:val="clear" w:color="auto" w:fill="auto"/>
            <w:vAlign w:val="center"/>
            <w:hideMark/>
          </w:tcPr>
          <w:p w14:paraId="004C251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0437689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5CB4AAD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1A0B12F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35E2A5E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5C04C43"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23C2692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Allow Multiple Items</w:t>
            </w:r>
          </w:p>
        </w:tc>
        <w:tc>
          <w:tcPr>
            <w:tcW w:w="795" w:type="pct"/>
            <w:tcBorders>
              <w:top w:val="nil"/>
              <w:left w:val="nil"/>
              <w:bottom w:val="single" w:sz="4" w:space="0" w:color="auto"/>
              <w:right w:val="single" w:sz="4" w:space="0" w:color="auto"/>
            </w:tcBorders>
            <w:shd w:val="clear" w:color="auto" w:fill="auto"/>
            <w:vAlign w:val="center"/>
            <w:hideMark/>
          </w:tcPr>
          <w:p w14:paraId="7448754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1AC8E20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2794762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058635F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08D16FF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43306B1"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1D3A8CC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if Empty</w:t>
            </w:r>
          </w:p>
        </w:tc>
        <w:tc>
          <w:tcPr>
            <w:tcW w:w="795" w:type="pct"/>
            <w:tcBorders>
              <w:top w:val="nil"/>
              <w:left w:val="nil"/>
              <w:bottom w:val="single" w:sz="4" w:space="0" w:color="auto"/>
              <w:right w:val="single" w:sz="4" w:space="0" w:color="auto"/>
            </w:tcBorders>
            <w:shd w:val="clear" w:color="auto" w:fill="auto"/>
            <w:vAlign w:val="center"/>
            <w:hideMark/>
          </w:tcPr>
          <w:p w14:paraId="6A3720A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5FECA49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14744E9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4CF6CC3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796" w:type="pct"/>
            <w:tcBorders>
              <w:top w:val="nil"/>
              <w:left w:val="nil"/>
              <w:bottom w:val="single" w:sz="4" w:space="0" w:color="auto"/>
              <w:right w:val="single" w:sz="4" w:space="0" w:color="auto"/>
            </w:tcBorders>
            <w:shd w:val="clear" w:color="auto" w:fill="auto"/>
            <w:vAlign w:val="center"/>
            <w:hideMark/>
          </w:tcPr>
          <w:p w14:paraId="33064FE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21BA8711"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04945E4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Lookup Type</w:t>
            </w:r>
          </w:p>
        </w:tc>
        <w:tc>
          <w:tcPr>
            <w:tcW w:w="795" w:type="pct"/>
            <w:tcBorders>
              <w:top w:val="nil"/>
              <w:left w:val="nil"/>
              <w:bottom w:val="single" w:sz="4" w:space="0" w:color="auto"/>
              <w:right w:val="single" w:sz="4" w:space="0" w:color="auto"/>
            </w:tcBorders>
            <w:shd w:val="clear" w:color="auto" w:fill="auto"/>
            <w:vAlign w:val="center"/>
            <w:hideMark/>
          </w:tcPr>
          <w:p w14:paraId="4AF0FF6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1A826B0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184FF0B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4DD3414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3C7CFB1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2E138E9A"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0BDC508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Relationship Type</w:t>
            </w:r>
          </w:p>
        </w:tc>
        <w:tc>
          <w:tcPr>
            <w:tcW w:w="795" w:type="pct"/>
            <w:tcBorders>
              <w:top w:val="nil"/>
              <w:left w:val="nil"/>
              <w:bottom w:val="single" w:sz="4" w:space="0" w:color="auto"/>
              <w:right w:val="single" w:sz="4" w:space="0" w:color="auto"/>
            </w:tcBorders>
            <w:shd w:val="clear" w:color="auto" w:fill="auto"/>
            <w:vAlign w:val="center"/>
            <w:hideMark/>
          </w:tcPr>
          <w:p w14:paraId="1E08F04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57F5B87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08B298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469810D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52CA185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0EB3B67" w14:textId="77777777" w:rsidTr="00B828D1">
        <w:trPr>
          <w:trHeight w:val="20"/>
        </w:trPr>
        <w:tc>
          <w:tcPr>
            <w:tcW w:w="1023" w:type="pct"/>
            <w:tcBorders>
              <w:top w:val="nil"/>
              <w:left w:val="single" w:sz="4" w:space="0" w:color="auto"/>
              <w:bottom w:val="single" w:sz="4" w:space="0" w:color="auto"/>
              <w:right w:val="single" w:sz="4" w:space="0" w:color="auto"/>
            </w:tcBorders>
            <w:shd w:val="clear" w:color="000000" w:fill="D9D9D9"/>
            <w:vAlign w:val="center"/>
            <w:hideMark/>
          </w:tcPr>
          <w:p w14:paraId="3F52861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Table Settings</w:t>
            </w:r>
          </w:p>
        </w:tc>
        <w:tc>
          <w:tcPr>
            <w:tcW w:w="795" w:type="pct"/>
            <w:tcBorders>
              <w:top w:val="nil"/>
              <w:left w:val="nil"/>
              <w:bottom w:val="single" w:sz="4" w:space="0" w:color="auto"/>
              <w:right w:val="single" w:sz="4" w:space="0" w:color="auto"/>
            </w:tcBorders>
            <w:shd w:val="clear" w:color="auto" w:fill="auto"/>
            <w:vAlign w:val="center"/>
            <w:hideMark/>
          </w:tcPr>
          <w:p w14:paraId="5BEFA3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13673D4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7AA78CC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08D1D93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796" w:type="pct"/>
            <w:tcBorders>
              <w:top w:val="nil"/>
              <w:left w:val="nil"/>
              <w:bottom w:val="single" w:sz="4" w:space="0" w:color="auto"/>
              <w:right w:val="single" w:sz="4" w:space="0" w:color="auto"/>
            </w:tcBorders>
            <w:shd w:val="clear" w:color="auto" w:fill="auto"/>
            <w:vAlign w:val="center"/>
            <w:hideMark/>
          </w:tcPr>
          <w:p w14:paraId="7587AC5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bl>
    <w:p w14:paraId="79D7AC47" w14:textId="37F01CBE" w:rsidR="00E26DC1" w:rsidRDefault="00E26DC1" w:rsidP="00E26DC1">
      <w:pPr>
        <w:jc w:val="both"/>
        <w:rPr>
          <w:rFonts w:eastAsia="Times New Roman" w:cs="Times New Roman"/>
          <w:b/>
          <w:bCs/>
          <w:sz w:val="22"/>
          <w:szCs w:val="20"/>
          <w:lang w:val="en-US"/>
        </w:rPr>
      </w:pPr>
    </w:p>
    <w:p w14:paraId="4225DE92" w14:textId="77777777" w:rsidR="001F55CB" w:rsidRDefault="001F55CB" w:rsidP="00E26DC1">
      <w:pPr>
        <w:jc w:val="both"/>
        <w:rPr>
          <w:rFonts w:eastAsia="Times New Roman" w:cs="Times New Roman"/>
          <w:b/>
          <w:bCs/>
          <w:sz w:val="22"/>
          <w:szCs w:val="20"/>
          <w:lang w:val="en-US"/>
        </w:rPr>
      </w:pPr>
    </w:p>
    <w:p w14:paraId="5E5F4AE7" w14:textId="77777777" w:rsidR="001F55CB" w:rsidRDefault="001F55CB" w:rsidP="00E26DC1">
      <w:pPr>
        <w:jc w:val="both"/>
        <w:rPr>
          <w:rFonts w:eastAsia="Times New Roman" w:cs="Times New Roman"/>
          <w:b/>
          <w:bCs/>
          <w:sz w:val="22"/>
          <w:szCs w:val="20"/>
          <w:lang w:val="en-US"/>
        </w:rPr>
      </w:pPr>
    </w:p>
    <w:p w14:paraId="3DD15771" w14:textId="46751BFD" w:rsidR="00A7402E" w:rsidRDefault="00E26DC1" w:rsidP="00E26DC1">
      <w:pPr>
        <w:jc w:val="both"/>
        <w:rPr>
          <w:rFonts w:eastAsia="Times New Roman" w:cs="Times New Roman"/>
          <w:sz w:val="22"/>
          <w:szCs w:val="20"/>
          <w:lang w:val="en-US"/>
        </w:rPr>
      </w:pPr>
      <w:r w:rsidRPr="00927570">
        <w:rPr>
          <w:rFonts w:eastAsia="Times New Roman" w:cs="Times New Roman"/>
          <w:b/>
          <w:bCs/>
          <w:sz w:val="22"/>
          <w:szCs w:val="20"/>
          <w:lang w:val="en-US"/>
        </w:rPr>
        <w:t>IGX Attribute Comparison:</w:t>
      </w:r>
      <w:r w:rsidRPr="00927570">
        <w:rPr>
          <w:rFonts w:eastAsia="Times New Roman" w:cs="Times New Roman"/>
          <w:sz w:val="22"/>
          <w:szCs w:val="20"/>
          <w:lang w:val="en-US"/>
        </w:rPr>
        <w:t xml:space="preserve"> </w:t>
      </w:r>
    </w:p>
    <w:p w14:paraId="15BF95E6" w14:textId="77777777" w:rsidR="001F55CB" w:rsidRDefault="001F55CB" w:rsidP="00E26DC1">
      <w:pPr>
        <w:jc w:val="both"/>
        <w:rPr>
          <w:rFonts w:eastAsia="Times New Roman" w:cs="Times New Roman"/>
          <w:sz w:val="22"/>
          <w:szCs w:val="20"/>
          <w:lang w:val="en-US"/>
        </w:rPr>
      </w:pPr>
    </w:p>
    <w:p w14:paraId="2CA972D5" w14:textId="3582533B" w:rsidR="00E26DC1" w:rsidRPr="00EA73FF" w:rsidRDefault="00E26DC1" w:rsidP="00E26DC1">
      <w:pPr>
        <w:jc w:val="both"/>
        <w:rPr>
          <w:rFonts w:eastAsia="Times New Roman" w:cs="Times New Roman"/>
          <w:szCs w:val="20"/>
          <w:lang w:val="en-US"/>
        </w:rPr>
      </w:pPr>
      <w:r w:rsidRPr="00EA73FF">
        <w:rPr>
          <w:rFonts w:eastAsia="Times New Roman" w:cs="Times New Roman"/>
          <w:szCs w:val="20"/>
          <w:lang w:val="en-US"/>
        </w:rPr>
        <w:t>Compares the attribute value with the comparison attribute value.</w:t>
      </w:r>
    </w:p>
    <w:p w14:paraId="63BFC2C4" w14:textId="77777777" w:rsidR="001F55CB" w:rsidRPr="00EA73FF" w:rsidRDefault="001F55CB" w:rsidP="00E26DC1">
      <w:pPr>
        <w:jc w:val="both"/>
        <w:rPr>
          <w:rFonts w:eastAsia="Times New Roman" w:cs="Times New Roman"/>
          <w:szCs w:val="20"/>
          <w:lang w:val="en-US"/>
        </w:rPr>
      </w:pPr>
    </w:p>
    <w:p w14:paraId="59183B8D" w14:textId="539C0DDF" w:rsidR="003C02F8" w:rsidRPr="00EA73FF" w:rsidRDefault="003C02F8" w:rsidP="003C02F8">
      <w:pPr>
        <w:jc w:val="both"/>
        <w:rPr>
          <w:rFonts w:eastAsia="Times New Roman" w:cs="Times New Roman"/>
          <w:szCs w:val="20"/>
          <w:lang w:val="en-US"/>
        </w:rPr>
      </w:pPr>
      <w:r w:rsidRPr="00EA73FF">
        <w:rPr>
          <w:rFonts w:eastAsia="Times New Roman" w:cs="Times New Roman"/>
          <w:szCs w:val="20"/>
          <w:lang w:val="en-US"/>
        </w:rPr>
        <w:t xml:space="preserve">The below listed fields needs to be configured in </w:t>
      </w:r>
      <w:r w:rsidR="00F7019F" w:rsidRPr="00EA73FF">
        <w:rPr>
          <w:rFonts w:eastAsia="Times New Roman" w:cs="Times New Roman"/>
          <w:szCs w:val="20"/>
          <w:lang w:val="en-US"/>
        </w:rPr>
        <w:t xml:space="preserve">Data Governance </w:t>
      </w:r>
      <w:r w:rsidR="00B828D1" w:rsidRPr="00EA73FF">
        <w:rPr>
          <w:rFonts w:eastAsia="Times New Roman" w:cs="Times New Roman"/>
          <w:szCs w:val="20"/>
          <w:lang w:val="en-US"/>
        </w:rPr>
        <w:t>(Refer the 2 tables below)</w:t>
      </w:r>
      <w:r w:rsidR="001F55CB" w:rsidRPr="00EA73FF">
        <w:rPr>
          <w:rFonts w:eastAsia="Times New Roman" w:cs="Times New Roman"/>
          <w:szCs w:val="20"/>
          <w:lang w:val="en-US"/>
        </w:rPr>
        <w:t>:</w:t>
      </w:r>
    </w:p>
    <w:p w14:paraId="7C4EF781" w14:textId="77777777" w:rsidR="00B828D1" w:rsidRDefault="00B828D1" w:rsidP="003C02F8">
      <w:pPr>
        <w:jc w:val="both"/>
        <w:rPr>
          <w:rFonts w:eastAsia="Times New Roman" w:cs="Times New Roman"/>
          <w:sz w:val="22"/>
          <w:szCs w:val="20"/>
          <w:lang w:val="en-US"/>
        </w:rPr>
      </w:pPr>
    </w:p>
    <w:tbl>
      <w:tblPr>
        <w:tblW w:w="9215" w:type="dxa"/>
        <w:tblInd w:w="113" w:type="dxa"/>
        <w:tblLayout w:type="fixed"/>
        <w:tblLook w:val="04A0" w:firstRow="1" w:lastRow="0" w:firstColumn="1" w:lastColumn="0" w:noHBand="0" w:noVBand="1"/>
      </w:tblPr>
      <w:tblGrid>
        <w:gridCol w:w="1975"/>
        <w:gridCol w:w="1415"/>
        <w:gridCol w:w="1415"/>
        <w:gridCol w:w="1580"/>
        <w:gridCol w:w="1415"/>
        <w:gridCol w:w="1415"/>
      </w:tblGrid>
      <w:tr w:rsidR="00B828D1" w:rsidRPr="00B828D1" w14:paraId="38DF054F" w14:textId="77777777" w:rsidTr="00B828D1">
        <w:trPr>
          <w:trHeight w:val="20"/>
        </w:trPr>
        <w:tc>
          <w:tcPr>
            <w:tcW w:w="197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F6D9C08" w14:textId="3F56EB63"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 Attribute</w:t>
            </w:r>
          </w:p>
        </w:tc>
        <w:tc>
          <w:tcPr>
            <w:tcW w:w="1415" w:type="dxa"/>
            <w:tcBorders>
              <w:top w:val="single" w:sz="4" w:space="0" w:color="auto"/>
              <w:left w:val="nil"/>
              <w:bottom w:val="single" w:sz="4" w:space="0" w:color="auto"/>
              <w:right w:val="single" w:sz="4" w:space="0" w:color="auto"/>
            </w:tcBorders>
            <w:shd w:val="clear" w:color="000000" w:fill="BFBFBF"/>
            <w:noWrap/>
            <w:vAlign w:val="center"/>
            <w:hideMark/>
          </w:tcPr>
          <w:p w14:paraId="7B078544"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Field-1</w:t>
            </w:r>
          </w:p>
        </w:tc>
        <w:tc>
          <w:tcPr>
            <w:tcW w:w="1415" w:type="dxa"/>
            <w:tcBorders>
              <w:top w:val="single" w:sz="4" w:space="0" w:color="auto"/>
              <w:left w:val="nil"/>
              <w:bottom w:val="single" w:sz="4" w:space="0" w:color="auto"/>
              <w:right w:val="single" w:sz="4" w:space="0" w:color="auto"/>
            </w:tcBorders>
            <w:shd w:val="clear" w:color="000000" w:fill="BFBFBF"/>
            <w:noWrap/>
            <w:vAlign w:val="center"/>
            <w:hideMark/>
          </w:tcPr>
          <w:p w14:paraId="6A9081E7"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Field-2</w:t>
            </w:r>
          </w:p>
        </w:tc>
        <w:tc>
          <w:tcPr>
            <w:tcW w:w="1580" w:type="dxa"/>
            <w:tcBorders>
              <w:top w:val="single" w:sz="4" w:space="0" w:color="auto"/>
              <w:left w:val="nil"/>
              <w:bottom w:val="single" w:sz="4" w:space="0" w:color="auto"/>
              <w:right w:val="single" w:sz="4" w:space="0" w:color="auto"/>
            </w:tcBorders>
            <w:shd w:val="clear" w:color="000000" w:fill="BFBFBF"/>
            <w:noWrap/>
            <w:vAlign w:val="center"/>
            <w:hideMark/>
          </w:tcPr>
          <w:p w14:paraId="44D47307"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Field-3</w:t>
            </w:r>
          </w:p>
        </w:tc>
        <w:tc>
          <w:tcPr>
            <w:tcW w:w="1415" w:type="dxa"/>
            <w:tcBorders>
              <w:top w:val="single" w:sz="4" w:space="0" w:color="auto"/>
              <w:left w:val="nil"/>
              <w:bottom w:val="single" w:sz="4" w:space="0" w:color="auto"/>
              <w:right w:val="single" w:sz="4" w:space="0" w:color="auto"/>
            </w:tcBorders>
            <w:shd w:val="clear" w:color="000000" w:fill="BFBFBF"/>
            <w:noWrap/>
            <w:vAlign w:val="center"/>
            <w:hideMark/>
          </w:tcPr>
          <w:p w14:paraId="254DB3E7"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Field-4</w:t>
            </w:r>
          </w:p>
        </w:tc>
        <w:tc>
          <w:tcPr>
            <w:tcW w:w="1415" w:type="dxa"/>
            <w:tcBorders>
              <w:top w:val="single" w:sz="4" w:space="0" w:color="auto"/>
              <w:left w:val="nil"/>
              <w:bottom w:val="single" w:sz="4" w:space="0" w:color="auto"/>
              <w:right w:val="single" w:sz="4" w:space="0" w:color="auto"/>
            </w:tcBorders>
            <w:shd w:val="clear" w:color="000000" w:fill="BFBFBF"/>
            <w:noWrap/>
            <w:vAlign w:val="center"/>
            <w:hideMark/>
          </w:tcPr>
          <w:p w14:paraId="30FB6F06"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Field-5</w:t>
            </w:r>
          </w:p>
        </w:tc>
      </w:tr>
      <w:tr w:rsidR="00B828D1" w:rsidRPr="00B828D1" w14:paraId="02698AC3"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5EDB702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415" w:type="dxa"/>
            <w:tcBorders>
              <w:top w:val="nil"/>
              <w:left w:val="nil"/>
              <w:bottom w:val="single" w:sz="4" w:space="0" w:color="auto"/>
              <w:right w:val="single" w:sz="4" w:space="0" w:color="auto"/>
            </w:tcBorders>
            <w:shd w:val="clear" w:color="auto" w:fill="auto"/>
            <w:vAlign w:val="center"/>
            <w:hideMark/>
          </w:tcPr>
          <w:p w14:paraId="236A7AC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415" w:type="dxa"/>
            <w:tcBorders>
              <w:top w:val="nil"/>
              <w:left w:val="nil"/>
              <w:bottom w:val="single" w:sz="4" w:space="0" w:color="auto"/>
              <w:right w:val="single" w:sz="4" w:space="0" w:color="auto"/>
            </w:tcBorders>
            <w:shd w:val="clear" w:color="auto" w:fill="auto"/>
            <w:vAlign w:val="center"/>
            <w:hideMark/>
          </w:tcPr>
          <w:p w14:paraId="46F62D9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1580" w:type="dxa"/>
            <w:tcBorders>
              <w:top w:val="nil"/>
              <w:left w:val="nil"/>
              <w:bottom w:val="single" w:sz="4" w:space="0" w:color="auto"/>
              <w:right w:val="single" w:sz="4" w:space="0" w:color="auto"/>
            </w:tcBorders>
            <w:shd w:val="clear" w:color="auto" w:fill="auto"/>
            <w:vAlign w:val="center"/>
            <w:hideMark/>
          </w:tcPr>
          <w:p w14:paraId="6D3FE44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Description</w:t>
            </w:r>
          </w:p>
        </w:tc>
        <w:tc>
          <w:tcPr>
            <w:tcW w:w="1415" w:type="dxa"/>
            <w:tcBorders>
              <w:top w:val="nil"/>
              <w:left w:val="nil"/>
              <w:bottom w:val="single" w:sz="4" w:space="0" w:color="auto"/>
              <w:right w:val="single" w:sz="4" w:space="0" w:color="auto"/>
            </w:tcBorders>
            <w:shd w:val="clear" w:color="auto" w:fill="auto"/>
            <w:vAlign w:val="center"/>
            <w:hideMark/>
          </w:tcPr>
          <w:p w14:paraId="472468C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1415" w:type="dxa"/>
            <w:tcBorders>
              <w:top w:val="nil"/>
              <w:left w:val="nil"/>
              <w:bottom w:val="single" w:sz="4" w:space="0" w:color="auto"/>
              <w:right w:val="single" w:sz="4" w:space="0" w:color="auto"/>
            </w:tcBorders>
            <w:shd w:val="clear" w:color="auto" w:fill="auto"/>
            <w:vAlign w:val="center"/>
            <w:hideMark/>
          </w:tcPr>
          <w:p w14:paraId="5AD3978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r>
      <w:tr w:rsidR="00B828D1" w:rsidRPr="00B828D1" w14:paraId="1AA4776E"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25FD177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API Name</w:t>
            </w:r>
          </w:p>
        </w:tc>
        <w:tc>
          <w:tcPr>
            <w:tcW w:w="1415" w:type="dxa"/>
            <w:tcBorders>
              <w:top w:val="nil"/>
              <w:left w:val="nil"/>
              <w:bottom w:val="single" w:sz="4" w:space="0" w:color="auto"/>
              <w:right w:val="single" w:sz="4" w:space="0" w:color="auto"/>
            </w:tcBorders>
            <w:shd w:val="clear" w:color="auto" w:fill="auto"/>
            <w:vAlign w:val="center"/>
            <w:hideMark/>
          </w:tcPr>
          <w:p w14:paraId="7979BB5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415" w:type="dxa"/>
            <w:tcBorders>
              <w:top w:val="nil"/>
              <w:left w:val="nil"/>
              <w:bottom w:val="single" w:sz="4" w:space="0" w:color="auto"/>
              <w:right w:val="single" w:sz="4" w:space="0" w:color="auto"/>
            </w:tcBorders>
            <w:shd w:val="clear" w:color="auto" w:fill="auto"/>
            <w:vAlign w:val="center"/>
            <w:hideMark/>
          </w:tcPr>
          <w:p w14:paraId="4E14252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1580" w:type="dxa"/>
            <w:tcBorders>
              <w:top w:val="nil"/>
              <w:left w:val="nil"/>
              <w:bottom w:val="single" w:sz="4" w:space="0" w:color="auto"/>
              <w:right w:val="single" w:sz="4" w:space="0" w:color="auto"/>
            </w:tcBorders>
            <w:shd w:val="clear" w:color="auto" w:fill="auto"/>
            <w:vAlign w:val="center"/>
            <w:hideMark/>
          </w:tcPr>
          <w:p w14:paraId="75E17C5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RuleDesciption</w:t>
            </w:r>
          </w:p>
        </w:tc>
        <w:tc>
          <w:tcPr>
            <w:tcW w:w="1415" w:type="dxa"/>
            <w:tcBorders>
              <w:top w:val="nil"/>
              <w:left w:val="nil"/>
              <w:bottom w:val="single" w:sz="4" w:space="0" w:color="auto"/>
              <w:right w:val="single" w:sz="4" w:space="0" w:color="auto"/>
            </w:tcBorders>
            <w:shd w:val="clear" w:color="auto" w:fill="auto"/>
            <w:vAlign w:val="center"/>
            <w:hideMark/>
          </w:tcPr>
          <w:p w14:paraId="666CF50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1415" w:type="dxa"/>
            <w:tcBorders>
              <w:top w:val="nil"/>
              <w:left w:val="nil"/>
              <w:bottom w:val="single" w:sz="4" w:space="0" w:color="auto"/>
              <w:right w:val="single" w:sz="4" w:space="0" w:color="auto"/>
            </w:tcBorders>
            <w:shd w:val="clear" w:color="auto" w:fill="auto"/>
            <w:vAlign w:val="center"/>
            <w:hideMark/>
          </w:tcPr>
          <w:p w14:paraId="7D0096C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r>
      <w:tr w:rsidR="00B828D1" w:rsidRPr="00B828D1" w14:paraId="30E8EB1B"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3286809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Input Type</w:t>
            </w:r>
          </w:p>
        </w:tc>
        <w:tc>
          <w:tcPr>
            <w:tcW w:w="1415" w:type="dxa"/>
            <w:tcBorders>
              <w:top w:val="nil"/>
              <w:left w:val="nil"/>
              <w:bottom w:val="single" w:sz="4" w:space="0" w:color="auto"/>
              <w:right w:val="single" w:sz="4" w:space="0" w:color="auto"/>
            </w:tcBorders>
            <w:shd w:val="clear" w:color="auto" w:fill="auto"/>
            <w:vAlign w:val="center"/>
            <w:hideMark/>
          </w:tcPr>
          <w:p w14:paraId="6D00F61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1415" w:type="dxa"/>
            <w:tcBorders>
              <w:top w:val="nil"/>
              <w:left w:val="nil"/>
              <w:bottom w:val="single" w:sz="4" w:space="0" w:color="auto"/>
              <w:right w:val="single" w:sz="4" w:space="0" w:color="auto"/>
            </w:tcBorders>
            <w:shd w:val="clear" w:color="auto" w:fill="auto"/>
            <w:vAlign w:val="center"/>
            <w:hideMark/>
          </w:tcPr>
          <w:p w14:paraId="58ED3E7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580" w:type="dxa"/>
            <w:tcBorders>
              <w:top w:val="nil"/>
              <w:left w:val="nil"/>
              <w:bottom w:val="single" w:sz="4" w:space="0" w:color="auto"/>
              <w:right w:val="single" w:sz="4" w:space="0" w:color="auto"/>
            </w:tcBorders>
            <w:shd w:val="clear" w:color="auto" w:fill="auto"/>
            <w:vAlign w:val="center"/>
            <w:hideMark/>
          </w:tcPr>
          <w:p w14:paraId="20818BE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1415" w:type="dxa"/>
            <w:tcBorders>
              <w:top w:val="nil"/>
              <w:left w:val="nil"/>
              <w:bottom w:val="single" w:sz="4" w:space="0" w:color="auto"/>
              <w:right w:val="single" w:sz="4" w:space="0" w:color="auto"/>
            </w:tcBorders>
            <w:shd w:val="clear" w:color="auto" w:fill="auto"/>
            <w:vAlign w:val="center"/>
            <w:hideMark/>
          </w:tcPr>
          <w:p w14:paraId="24E0293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415" w:type="dxa"/>
            <w:tcBorders>
              <w:top w:val="nil"/>
              <w:left w:val="nil"/>
              <w:bottom w:val="single" w:sz="4" w:space="0" w:color="auto"/>
              <w:right w:val="single" w:sz="4" w:space="0" w:color="auto"/>
            </w:tcBorders>
            <w:shd w:val="clear" w:color="auto" w:fill="auto"/>
            <w:vAlign w:val="center"/>
            <w:hideMark/>
          </w:tcPr>
          <w:p w14:paraId="469A84E4" w14:textId="1B90DFFC"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Html/</w:t>
            </w:r>
            <w:r w:rsidR="00621174" w:rsidRPr="00B828D1">
              <w:rPr>
                <w:rFonts w:ascii="Calibri" w:eastAsia="Times New Roman" w:hAnsi="Calibri" w:cs="Calibri"/>
                <w:color w:val="000000"/>
                <w:sz w:val="20"/>
                <w:szCs w:val="20"/>
                <w:lang w:val="en-US"/>
              </w:rPr>
              <w:t>Rich text</w:t>
            </w:r>
          </w:p>
        </w:tc>
      </w:tr>
      <w:tr w:rsidR="00B828D1" w:rsidRPr="00B828D1" w14:paraId="44C0E948"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7290413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Category</w:t>
            </w:r>
          </w:p>
        </w:tc>
        <w:tc>
          <w:tcPr>
            <w:tcW w:w="1415" w:type="dxa"/>
            <w:tcBorders>
              <w:top w:val="nil"/>
              <w:left w:val="nil"/>
              <w:bottom w:val="single" w:sz="4" w:space="0" w:color="auto"/>
              <w:right w:val="single" w:sz="4" w:space="0" w:color="auto"/>
            </w:tcBorders>
            <w:shd w:val="clear" w:color="auto" w:fill="auto"/>
            <w:vAlign w:val="center"/>
            <w:hideMark/>
          </w:tcPr>
          <w:p w14:paraId="23222BE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70FBFA3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580" w:type="dxa"/>
            <w:tcBorders>
              <w:top w:val="nil"/>
              <w:left w:val="nil"/>
              <w:bottom w:val="single" w:sz="4" w:space="0" w:color="auto"/>
              <w:right w:val="single" w:sz="4" w:space="0" w:color="auto"/>
            </w:tcBorders>
            <w:shd w:val="clear" w:color="auto" w:fill="auto"/>
            <w:vAlign w:val="center"/>
            <w:hideMark/>
          </w:tcPr>
          <w:p w14:paraId="0DBBD98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7A94716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2BCF24B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56BB56B"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37C256B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Minimum Value</w:t>
            </w:r>
          </w:p>
        </w:tc>
        <w:tc>
          <w:tcPr>
            <w:tcW w:w="1415" w:type="dxa"/>
            <w:tcBorders>
              <w:top w:val="nil"/>
              <w:left w:val="nil"/>
              <w:bottom w:val="single" w:sz="4" w:space="0" w:color="auto"/>
              <w:right w:val="single" w:sz="4" w:space="0" w:color="auto"/>
            </w:tcBorders>
            <w:shd w:val="clear" w:color="auto" w:fill="auto"/>
            <w:vAlign w:val="center"/>
            <w:hideMark/>
          </w:tcPr>
          <w:p w14:paraId="358538A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52DAD21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580" w:type="dxa"/>
            <w:tcBorders>
              <w:top w:val="nil"/>
              <w:left w:val="nil"/>
              <w:bottom w:val="single" w:sz="4" w:space="0" w:color="auto"/>
              <w:right w:val="single" w:sz="4" w:space="0" w:color="auto"/>
            </w:tcBorders>
            <w:shd w:val="clear" w:color="auto" w:fill="auto"/>
            <w:vAlign w:val="center"/>
            <w:hideMark/>
          </w:tcPr>
          <w:p w14:paraId="2FBA35B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15AA746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4740A0F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3E148B6F"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601B784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Maximum Value</w:t>
            </w:r>
          </w:p>
        </w:tc>
        <w:tc>
          <w:tcPr>
            <w:tcW w:w="1415" w:type="dxa"/>
            <w:tcBorders>
              <w:top w:val="nil"/>
              <w:left w:val="nil"/>
              <w:bottom w:val="single" w:sz="4" w:space="0" w:color="auto"/>
              <w:right w:val="single" w:sz="4" w:space="0" w:color="auto"/>
            </w:tcBorders>
            <w:shd w:val="clear" w:color="auto" w:fill="auto"/>
            <w:vAlign w:val="center"/>
            <w:hideMark/>
          </w:tcPr>
          <w:p w14:paraId="18E119C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0EA78C3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580" w:type="dxa"/>
            <w:tcBorders>
              <w:top w:val="nil"/>
              <w:left w:val="nil"/>
              <w:bottom w:val="single" w:sz="4" w:space="0" w:color="auto"/>
              <w:right w:val="single" w:sz="4" w:space="0" w:color="auto"/>
            </w:tcBorders>
            <w:shd w:val="clear" w:color="auto" w:fill="auto"/>
            <w:vAlign w:val="center"/>
            <w:hideMark/>
          </w:tcPr>
          <w:p w14:paraId="4CB9E88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131B3E4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173096C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F952C78"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3535FDF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Type of List</w:t>
            </w:r>
          </w:p>
        </w:tc>
        <w:tc>
          <w:tcPr>
            <w:tcW w:w="1415" w:type="dxa"/>
            <w:tcBorders>
              <w:top w:val="nil"/>
              <w:left w:val="nil"/>
              <w:bottom w:val="single" w:sz="4" w:space="0" w:color="auto"/>
              <w:right w:val="single" w:sz="4" w:space="0" w:color="auto"/>
            </w:tcBorders>
            <w:shd w:val="clear" w:color="auto" w:fill="auto"/>
            <w:vAlign w:val="center"/>
            <w:hideMark/>
          </w:tcPr>
          <w:p w14:paraId="735BA72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1E2810C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Dimension</w:t>
            </w:r>
          </w:p>
        </w:tc>
        <w:tc>
          <w:tcPr>
            <w:tcW w:w="1580" w:type="dxa"/>
            <w:tcBorders>
              <w:top w:val="nil"/>
              <w:left w:val="nil"/>
              <w:bottom w:val="single" w:sz="4" w:space="0" w:color="auto"/>
              <w:right w:val="single" w:sz="4" w:space="0" w:color="auto"/>
            </w:tcBorders>
            <w:shd w:val="clear" w:color="auto" w:fill="auto"/>
            <w:vAlign w:val="center"/>
            <w:hideMark/>
          </w:tcPr>
          <w:p w14:paraId="02198B1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28F9226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Status</w:t>
            </w:r>
          </w:p>
        </w:tc>
        <w:tc>
          <w:tcPr>
            <w:tcW w:w="1415" w:type="dxa"/>
            <w:tcBorders>
              <w:top w:val="nil"/>
              <w:left w:val="nil"/>
              <w:bottom w:val="single" w:sz="4" w:space="0" w:color="auto"/>
              <w:right w:val="single" w:sz="4" w:space="0" w:color="auto"/>
            </w:tcBorders>
            <w:shd w:val="clear" w:color="auto" w:fill="auto"/>
            <w:vAlign w:val="center"/>
            <w:hideMark/>
          </w:tcPr>
          <w:p w14:paraId="78A8D23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5431371"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18D7E31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 Display Format</w:t>
            </w:r>
          </w:p>
        </w:tc>
        <w:tc>
          <w:tcPr>
            <w:tcW w:w="1415" w:type="dxa"/>
            <w:tcBorders>
              <w:top w:val="nil"/>
              <w:left w:val="nil"/>
              <w:bottom w:val="single" w:sz="4" w:space="0" w:color="auto"/>
              <w:right w:val="single" w:sz="4" w:space="0" w:color="auto"/>
            </w:tcBorders>
            <w:shd w:val="clear" w:color="auto" w:fill="auto"/>
            <w:vAlign w:val="center"/>
            <w:hideMark/>
          </w:tcPr>
          <w:p w14:paraId="2D30C28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42A46E1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1580" w:type="dxa"/>
            <w:tcBorders>
              <w:top w:val="nil"/>
              <w:left w:val="nil"/>
              <w:bottom w:val="single" w:sz="4" w:space="0" w:color="auto"/>
              <w:right w:val="single" w:sz="4" w:space="0" w:color="auto"/>
            </w:tcBorders>
            <w:shd w:val="clear" w:color="auto" w:fill="auto"/>
            <w:vAlign w:val="center"/>
            <w:hideMark/>
          </w:tcPr>
          <w:p w14:paraId="3920648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2ABCCE9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1415" w:type="dxa"/>
            <w:tcBorders>
              <w:top w:val="nil"/>
              <w:left w:val="nil"/>
              <w:bottom w:val="single" w:sz="4" w:space="0" w:color="auto"/>
              <w:right w:val="single" w:sz="4" w:space="0" w:color="auto"/>
            </w:tcBorders>
            <w:shd w:val="clear" w:color="auto" w:fill="auto"/>
            <w:vAlign w:val="center"/>
            <w:hideMark/>
          </w:tcPr>
          <w:p w14:paraId="284EE20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5FA76710"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294DC68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In Detail Tile</w:t>
            </w:r>
          </w:p>
        </w:tc>
        <w:tc>
          <w:tcPr>
            <w:tcW w:w="1415" w:type="dxa"/>
            <w:tcBorders>
              <w:top w:val="nil"/>
              <w:left w:val="nil"/>
              <w:bottom w:val="single" w:sz="4" w:space="0" w:color="auto"/>
              <w:right w:val="single" w:sz="4" w:space="0" w:color="auto"/>
            </w:tcBorders>
            <w:shd w:val="clear" w:color="auto" w:fill="auto"/>
            <w:vAlign w:val="center"/>
            <w:hideMark/>
          </w:tcPr>
          <w:p w14:paraId="27C5A88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64DEC5B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580" w:type="dxa"/>
            <w:tcBorders>
              <w:top w:val="nil"/>
              <w:left w:val="nil"/>
              <w:bottom w:val="single" w:sz="4" w:space="0" w:color="auto"/>
              <w:right w:val="single" w:sz="4" w:space="0" w:color="auto"/>
            </w:tcBorders>
            <w:shd w:val="clear" w:color="auto" w:fill="auto"/>
            <w:vAlign w:val="center"/>
            <w:hideMark/>
          </w:tcPr>
          <w:p w14:paraId="5154D22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3E10057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07AF003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6FA17A07"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3429B60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Editable</w:t>
            </w:r>
          </w:p>
        </w:tc>
        <w:tc>
          <w:tcPr>
            <w:tcW w:w="1415" w:type="dxa"/>
            <w:tcBorders>
              <w:top w:val="nil"/>
              <w:left w:val="nil"/>
              <w:bottom w:val="single" w:sz="4" w:space="0" w:color="auto"/>
              <w:right w:val="single" w:sz="4" w:space="0" w:color="auto"/>
            </w:tcBorders>
            <w:shd w:val="clear" w:color="auto" w:fill="auto"/>
            <w:vAlign w:val="center"/>
            <w:hideMark/>
          </w:tcPr>
          <w:p w14:paraId="3F3986A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1CF0B46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580" w:type="dxa"/>
            <w:tcBorders>
              <w:top w:val="nil"/>
              <w:left w:val="nil"/>
              <w:bottom w:val="single" w:sz="4" w:space="0" w:color="auto"/>
              <w:right w:val="single" w:sz="4" w:space="0" w:color="auto"/>
            </w:tcBorders>
            <w:shd w:val="clear" w:color="auto" w:fill="auto"/>
            <w:vAlign w:val="center"/>
            <w:hideMark/>
          </w:tcPr>
          <w:p w14:paraId="5944A7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39E1B22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227B4F6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19A64078"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20D3626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Listable</w:t>
            </w:r>
          </w:p>
        </w:tc>
        <w:tc>
          <w:tcPr>
            <w:tcW w:w="1415" w:type="dxa"/>
            <w:tcBorders>
              <w:top w:val="nil"/>
              <w:left w:val="nil"/>
              <w:bottom w:val="single" w:sz="4" w:space="0" w:color="auto"/>
              <w:right w:val="single" w:sz="4" w:space="0" w:color="auto"/>
            </w:tcBorders>
            <w:shd w:val="clear" w:color="auto" w:fill="auto"/>
            <w:vAlign w:val="center"/>
            <w:hideMark/>
          </w:tcPr>
          <w:p w14:paraId="687370B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2FB8387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580" w:type="dxa"/>
            <w:tcBorders>
              <w:top w:val="nil"/>
              <w:left w:val="nil"/>
              <w:bottom w:val="single" w:sz="4" w:space="0" w:color="auto"/>
              <w:right w:val="single" w:sz="4" w:space="0" w:color="auto"/>
            </w:tcBorders>
            <w:shd w:val="clear" w:color="auto" w:fill="auto"/>
            <w:vAlign w:val="center"/>
            <w:hideMark/>
          </w:tcPr>
          <w:p w14:paraId="495BA74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5C2CBAB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415" w:type="dxa"/>
            <w:tcBorders>
              <w:top w:val="nil"/>
              <w:left w:val="nil"/>
              <w:bottom w:val="single" w:sz="4" w:space="0" w:color="auto"/>
              <w:right w:val="single" w:sz="4" w:space="0" w:color="auto"/>
            </w:tcBorders>
            <w:shd w:val="clear" w:color="auto" w:fill="auto"/>
            <w:vAlign w:val="center"/>
            <w:hideMark/>
          </w:tcPr>
          <w:p w14:paraId="3B03BE3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4E349E5A"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1A03FD4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Required</w:t>
            </w:r>
          </w:p>
        </w:tc>
        <w:tc>
          <w:tcPr>
            <w:tcW w:w="1415" w:type="dxa"/>
            <w:tcBorders>
              <w:top w:val="nil"/>
              <w:left w:val="nil"/>
              <w:bottom w:val="single" w:sz="4" w:space="0" w:color="auto"/>
              <w:right w:val="single" w:sz="4" w:space="0" w:color="auto"/>
            </w:tcBorders>
            <w:shd w:val="clear" w:color="auto" w:fill="auto"/>
            <w:vAlign w:val="center"/>
            <w:hideMark/>
          </w:tcPr>
          <w:p w14:paraId="26197EA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3B1C233C" w14:textId="6A39ED9C" w:rsidR="00B828D1" w:rsidRPr="00B828D1" w:rsidRDefault="00AB6C3E"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580" w:type="dxa"/>
            <w:tcBorders>
              <w:top w:val="nil"/>
              <w:left w:val="nil"/>
              <w:bottom w:val="single" w:sz="4" w:space="0" w:color="auto"/>
              <w:right w:val="single" w:sz="4" w:space="0" w:color="auto"/>
            </w:tcBorders>
            <w:shd w:val="clear" w:color="auto" w:fill="auto"/>
            <w:vAlign w:val="center"/>
            <w:hideMark/>
          </w:tcPr>
          <w:p w14:paraId="41807D7A" w14:textId="4B5D6A37" w:rsidR="00B828D1" w:rsidRPr="00B828D1" w:rsidRDefault="00AB6C3E"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795A928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22B328E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669BE649"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53ABAF4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Part of Key</w:t>
            </w:r>
          </w:p>
        </w:tc>
        <w:tc>
          <w:tcPr>
            <w:tcW w:w="1415" w:type="dxa"/>
            <w:tcBorders>
              <w:top w:val="nil"/>
              <w:left w:val="nil"/>
              <w:bottom w:val="single" w:sz="4" w:space="0" w:color="auto"/>
              <w:right w:val="single" w:sz="4" w:space="0" w:color="auto"/>
            </w:tcBorders>
            <w:shd w:val="clear" w:color="auto" w:fill="auto"/>
            <w:vAlign w:val="center"/>
            <w:hideMark/>
          </w:tcPr>
          <w:p w14:paraId="7C6FDC5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415" w:type="dxa"/>
            <w:tcBorders>
              <w:top w:val="nil"/>
              <w:left w:val="nil"/>
              <w:bottom w:val="single" w:sz="4" w:space="0" w:color="auto"/>
              <w:right w:val="single" w:sz="4" w:space="0" w:color="auto"/>
            </w:tcBorders>
            <w:shd w:val="clear" w:color="auto" w:fill="auto"/>
            <w:vAlign w:val="center"/>
            <w:hideMark/>
          </w:tcPr>
          <w:p w14:paraId="6A6482C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580" w:type="dxa"/>
            <w:tcBorders>
              <w:top w:val="nil"/>
              <w:left w:val="nil"/>
              <w:bottom w:val="single" w:sz="4" w:space="0" w:color="auto"/>
              <w:right w:val="single" w:sz="4" w:space="0" w:color="auto"/>
            </w:tcBorders>
            <w:shd w:val="clear" w:color="auto" w:fill="auto"/>
            <w:vAlign w:val="center"/>
            <w:hideMark/>
          </w:tcPr>
          <w:p w14:paraId="2CFA7E6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415" w:type="dxa"/>
            <w:tcBorders>
              <w:top w:val="nil"/>
              <w:left w:val="nil"/>
              <w:bottom w:val="single" w:sz="4" w:space="0" w:color="auto"/>
              <w:right w:val="single" w:sz="4" w:space="0" w:color="auto"/>
            </w:tcBorders>
            <w:shd w:val="clear" w:color="auto" w:fill="auto"/>
            <w:vAlign w:val="center"/>
            <w:hideMark/>
          </w:tcPr>
          <w:p w14:paraId="20CF713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415" w:type="dxa"/>
            <w:tcBorders>
              <w:top w:val="nil"/>
              <w:left w:val="nil"/>
              <w:bottom w:val="single" w:sz="4" w:space="0" w:color="auto"/>
              <w:right w:val="single" w:sz="4" w:space="0" w:color="auto"/>
            </w:tcBorders>
            <w:shd w:val="clear" w:color="auto" w:fill="auto"/>
            <w:vAlign w:val="center"/>
            <w:hideMark/>
          </w:tcPr>
          <w:p w14:paraId="5137D96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1E5A5122"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05DE5C4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As Top Level Filter</w:t>
            </w:r>
          </w:p>
        </w:tc>
        <w:tc>
          <w:tcPr>
            <w:tcW w:w="1415" w:type="dxa"/>
            <w:tcBorders>
              <w:top w:val="nil"/>
              <w:left w:val="nil"/>
              <w:bottom w:val="single" w:sz="4" w:space="0" w:color="auto"/>
              <w:right w:val="single" w:sz="4" w:space="0" w:color="auto"/>
            </w:tcBorders>
            <w:shd w:val="clear" w:color="auto" w:fill="auto"/>
            <w:vAlign w:val="center"/>
            <w:hideMark/>
          </w:tcPr>
          <w:p w14:paraId="3E860C5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37955B6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580" w:type="dxa"/>
            <w:tcBorders>
              <w:top w:val="nil"/>
              <w:left w:val="nil"/>
              <w:bottom w:val="single" w:sz="4" w:space="0" w:color="auto"/>
              <w:right w:val="single" w:sz="4" w:space="0" w:color="auto"/>
            </w:tcBorders>
            <w:shd w:val="clear" w:color="auto" w:fill="auto"/>
            <w:vAlign w:val="center"/>
            <w:hideMark/>
          </w:tcPr>
          <w:p w14:paraId="77E11FF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1293350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3464E96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B116EDB"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09E75AD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Allow Multiple Items</w:t>
            </w:r>
          </w:p>
        </w:tc>
        <w:tc>
          <w:tcPr>
            <w:tcW w:w="1415" w:type="dxa"/>
            <w:tcBorders>
              <w:top w:val="nil"/>
              <w:left w:val="nil"/>
              <w:bottom w:val="single" w:sz="4" w:space="0" w:color="auto"/>
              <w:right w:val="single" w:sz="4" w:space="0" w:color="auto"/>
            </w:tcBorders>
            <w:shd w:val="clear" w:color="auto" w:fill="auto"/>
            <w:vAlign w:val="center"/>
            <w:hideMark/>
          </w:tcPr>
          <w:p w14:paraId="0B94F3F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6C6079B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580" w:type="dxa"/>
            <w:tcBorders>
              <w:top w:val="nil"/>
              <w:left w:val="nil"/>
              <w:bottom w:val="single" w:sz="4" w:space="0" w:color="auto"/>
              <w:right w:val="single" w:sz="4" w:space="0" w:color="auto"/>
            </w:tcBorders>
            <w:shd w:val="clear" w:color="auto" w:fill="auto"/>
            <w:vAlign w:val="center"/>
            <w:hideMark/>
          </w:tcPr>
          <w:p w14:paraId="4C2933C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63B4F17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415" w:type="dxa"/>
            <w:tcBorders>
              <w:top w:val="nil"/>
              <w:left w:val="nil"/>
              <w:bottom w:val="single" w:sz="4" w:space="0" w:color="auto"/>
              <w:right w:val="single" w:sz="4" w:space="0" w:color="auto"/>
            </w:tcBorders>
            <w:shd w:val="clear" w:color="auto" w:fill="auto"/>
            <w:vAlign w:val="center"/>
            <w:hideMark/>
          </w:tcPr>
          <w:p w14:paraId="2F9FA88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48D6E43A"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06D68E4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if Empty</w:t>
            </w:r>
          </w:p>
        </w:tc>
        <w:tc>
          <w:tcPr>
            <w:tcW w:w="1415" w:type="dxa"/>
            <w:tcBorders>
              <w:top w:val="nil"/>
              <w:left w:val="nil"/>
              <w:bottom w:val="single" w:sz="4" w:space="0" w:color="auto"/>
              <w:right w:val="single" w:sz="4" w:space="0" w:color="auto"/>
            </w:tcBorders>
            <w:shd w:val="clear" w:color="auto" w:fill="auto"/>
            <w:vAlign w:val="center"/>
            <w:hideMark/>
          </w:tcPr>
          <w:p w14:paraId="701D98B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415" w:type="dxa"/>
            <w:tcBorders>
              <w:top w:val="nil"/>
              <w:left w:val="nil"/>
              <w:bottom w:val="single" w:sz="4" w:space="0" w:color="auto"/>
              <w:right w:val="single" w:sz="4" w:space="0" w:color="auto"/>
            </w:tcBorders>
            <w:shd w:val="clear" w:color="auto" w:fill="auto"/>
            <w:vAlign w:val="center"/>
            <w:hideMark/>
          </w:tcPr>
          <w:p w14:paraId="3A7819D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580" w:type="dxa"/>
            <w:tcBorders>
              <w:top w:val="nil"/>
              <w:left w:val="nil"/>
              <w:bottom w:val="single" w:sz="4" w:space="0" w:color="auto"/>
              <w:right w:val="single" w:sz="4" w:space="0" w:color="auto"/>
            </w:tcBorders>
            <w:shd w:val="clear" w:color="auto" w:fill="auto"/>
            <w:vAlign w:val="center"/>
            <w:hideMark/>
          </w:tcPr>
          <w:p w14:paraId="2C842F0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415" w:type="dxa"/>
            <w:tcBorders>
              <w:top w:val="nil"/>
              <w:left w:val="nil"/>
              <w:bottom w:val="single" w:sz="4" w:space="0" w:color="auto"/>
              <w:right w:val="single" w:sz="4" w:space="0" w:color="auto"/>
            </w:tcBorders>
            <w:shd w:val="clear" w:color="auto" w:fill="auto"/>
            <w:vAlign w:val="center"/>
            <w:hideMark/>
          </w:tcPr>
          <w:p w14:paraId="660D559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415" w:type="dxa"/>
            <w:tcBorders>
              <w:top w:val="nil"/>
              <w:left w:val="nil"/>
              <w:bottom w:val="single" w:sz="4" w:space="0" w:color="auto"/>
              <w:right w:val="single" w:sz="4" w:space="0" w:color="auto"/>
            </w:tcBorders>
            <w:shd w:val="clear" w:color="auto" w:fill="auto"/>
            <w:vAlign w:val="center"/>
            <w:hideMark/>
          </w:tcPr>
          <w:p w14:paraId="289A771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446A357F"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76FE541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Lookup Type</w:t>
            </w:r>
          </w:p>
        </w:tc>
        <w:tc>
          <w:tcPr>
            <w:tcW w:w="1415" w:type="dxa"/>
            <w:tcBorders>
              <w:top w:val="nil"/>
              <w:left w:val="nil"/>
              <w:bottom w:val="single" w:sz="4" w:space="0" w:color="auto"/>
              <w:right w:val="single" w:sz="4" w:space="0" w:color="auto"/>
            </w:tcBorders>
            <w:shd w:val="clear" w:color="auto" w:fill="auto"/>
            <w:vAlign w:val="center"/>
            <w:hideMark/>
          </w:tcPr>
          <w:p w14:paraId="15EDF4F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64DA86B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580" w:type="dxa"/>
            <w:tcBorders>
              <w:top w:val="nil"/>
              <w:left w:val="nil"/>
              <w:bottom w:val="single" w:sz="4" w:space="0" w:color="auto"/>
              <w:right w:val="single" w:sz="4" w:space="0" w:color="auto"/>
            </w:tcBorders>
            <w:shd w:val="clear" w:color="auto" w:fill="auto"/>
            <w:vAlign w:val="center"/>
            <w:hideMark/>
          </w:tcPr>
          <w:p w14:paraId="2E6EC0B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69E3389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4CFDEC9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78CC93C"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39931E6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Relationship Type</w:t>
            </w:r>
          </w:p>
        </w:tc>
        <w:tc>
          <w:tcPr>
            <w:tcW w:w="1415" w:type="dxa"/>
            <w:tcBorders>
              <w:top w:val="nil"/>
              <w:left w:val="nil"/>
              <w:bottom w:val="single" w:sz="4" w:space="0" w:color="auto"/>
              <w:right w:val="single" w:sz="4" w:space="0" w:color="auto"/>
            </w:tcBorders>
            <w:shd w:val="clear" w:color="auto" w:fill="auto"/>
            <w:vAlign w:val="center"/>
            <w:hideMark/>
          </w:tcPr>
          <w:p w14:paraId="5C024A6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5EEC59D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580" w:type="dxa"/>
            <w:tcBorders>
              <w:top w:val="nil"/>
              <w:left w:val="nil"/>
              <w:bottom w:val="single" w:sz="4" w:space="0" w:color="auto"/>
              <w:right w:val="single" w:sz="4" w:space="0" w:color="auto"/>
            </w:tcBorders>
            <w:shd w:val="clear" w:color="auto" w:fill="auto"/>
            <w:vAlign w:val="center"/>
            <w:hideMark/>
          </w:tcPr>
          <w:p w14:paraId="2C3F1E1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0C73214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37D0FD2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B88C06B" w14:textId="77777777" w:rsidTr="00B828D1">
        <w:trPr>
          <w:trHeight w:val="20"/>
        </w:trPr>
        <w:tc>
          <w:tcPr>
            <w:tcW w:w="1975" w:type="dxa"/>
            <w:tcBorders>
              <w:top w:val="nil"/>
              <w:left w:val="single" w:sz="4" w:space="0" w:color="auto"/>
              <w:bottom w:val="single" w:sz="4" w:space="0" w:color="auto"/>
              <w:right w:val="single" w:sz="4" w:space="0" w:color="auto"/>
            </w:tcBorders>
            <w:shd w:val="clear" w:color="000000" w:fill="D9D9D9"/>
            <w:vAlign w:val="center"/>
            <w:hideMark/>
          </w:tcPr>
          <w:p w14:paraId="1F10FD9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Table Settings</w:t>
            </w:r>
          </w:p>
        </w:tc>
        <w:tc>
          <w:tcPr>
            <w:tcW w:w="1415" w:type="dxa"/>
            <w:tcBorders>
              <w:top w:val="nil"/>
              <w:left w:val="nil"/>
              <w:bottom w:val="single" w:sz="4" w:space="0" w:color="auto"/>
              <w:right w:val="single" w:sz="4" w:space="0" w:color="auto"/>
            </w:tcBorders>
            <w:shd w:val="clear" w:color="auto" w:fill="auto"/>
            <w:vAlign w:val="center"/>
            <w:hideMark/>
          </w:tcPr>
          <w:p w14:paraId="69DDF1F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02991FC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580" w:type="dxa"/>
            <w:tcBorders>
              <w:top w:val="nil"/>
              <w:left w:val="nil"/>
              <w:bottom w:val="single" w:sz="4" w:space="0" w:color="auto"/>
              <w:right w:val="single" w:sz="4" w:space="0" w:color="auto"/>
            </w:tcBorders>
            <w:shd w:val="clear" w:color="auto" w:fill="auto"/>
            <w:vAlign w:val="center"/>
            <w:hideMark/>
          </w:tcPr>
          <w:p w14:paraId="4763BC0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58302F2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415" w:type="dxa"/>
            <w:tcBorders>
              <w:top w:val="nil"/>
              <w:left w:val="nil"/>
              <w:bottom w:val="single" w:sz="4" w:space="0" w:color="auto"/>
              <w:right w:val="single" w:sz="4" w:space="0" w:color="auto"/>
            </w:tcBorders>
            <w:shd w:val="clear" w:color="auto" w:fill="auto"/>
            <w:vAlign w:val="center"/>
            <w:hideMark/>
          </w:tcPr>
          <w:p w14:paraId="4B8D01B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bl>
    <w:p w14:paraId="061E726C" w14:textId="4AF8C529" w:rsidR="003C02F8" w:rsidRDefault="003C02F8" w:rsidP="00A7402E">
      <w:pPr>
        <w:jc w:val="both"/>
        <w:rPr>
          <w:rFonts w:eastAsia="Times New Roman" w:cs="Times New Roman"/>
          <w:sz w:val="22"/>
          <w:szCs w:val="20"/>
          <w:lang w:val="en-US"/>
        </w:rPr>
      </w:pPr>
    </w:p>
    <w:p w14:paraId="44B08B76" w14:textId="77777777" w:rsidR="00B828D1" w:rsidRDefault="00B828D1" w:rsidP="00A7402E">
      <w:pPr>
        <w:jc w:val="both"/>
        <w:rPr>
          <w:rFonts w:eastAsia="Times New Roman" w:cs="Times New Roman"/>
          <w:sz w:val="22"/>
          <w:szCs w:val="20"/>
          <w:lang w:val="en-US"/>
        </w:rPr>
      </w:pPr>
    </w:p>
    <w:tbl>
      <w:tblPr>
        <w:tblW w:w="9262" w:type="dxa"/>
        <w:tblInd w:w="113" w:type="dxa"/>
        <w:tblLayout w:type="fixed"/>
        <w:tblLook w:val="04A0" w:firstRow="1" w:lastRow="0" w:firstColumn="1" w:lastColumn="0" w:noHBand="0" w:noVBand="1"/>
      </w:tblPr>
      <w:tblGrid>
        <w:gridCol w:w="2335"/>
        <w:gridCol w:w="1731"/>
        <w:gridCol w:w="1732"/>
        <w:gridCol w:w="1732"/>
        <w:gridCol w:w="1732"/>
      </w:tblGrid>
      <w:tr w:rsidR="00B828D1" w:rsidRPr="00B828D1" w14:paraId="65504E04" w14:textId="77777777" w:rsidTr="00B828D1">
        <w:trPr>
          <w:trHeight w:val="20"/>
        </w:trPr>
        <w:tc>
          <w:tcPr>
            <w:tcW w:w="233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9285889" w14:textId="049105E4"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 Attribute</w:t>
            </w:r>
          </w:p>
        </w:tc>
        <w:tc>
          <w:tcPr>
            <w:tcW w:w="1731" w:type="dxa"/>
            <w:tcBorders>
              <w:top w:val="single" w:sz="4" w:space="0" w:color="auto"/>
              <w:left w:val="nil"/>
              <w:bottom w:val="single" w:sz="4" w:space="0" w:color="auto"/>
              <w:right w:val="single" w:sz="4" w:space="0" w:color="auto"/>
            </w:tcBorders>
            <w:shd w:val="clear" w:color="000000" w:fill="BFBFBF"/>
            <w:noWrap/>
            <w:vAlign w:val="center"/>
            <w:hideMark/>
          </w:tcPr>
          <w:p w14:paraId="0BD93F9D"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Field-6</w:t>
            </w:r>
          </w:p>
        </w:tc>
        <w:tc>
          <w:tcPr>
            <w:tcW w:w="1732" w:type="dxa"/>
            <w:tcBorders>
              <w:top w:val="single" w:sz="4" w:space="0" w:color="auto"/>
              <w:left w:val="nil"/>
              <w:bottom w:val="single" w:sz="4" w:space="0" w:color="auto"/>
              <w:right w:val="single" w:sz="4" w:space="0" w:color="auto"/>
            </w:tcBorders>
            <w:shd w:val="clear" w:color="000000" w:fill="BFBFBF"/>
            <w:noWrap/>
            <w:vAlign w:val="center"/>
            <w:hideMark/>
          </w:tcPr>
          <w:p w14:paraId="286A1439"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Field-7</w:t>
            </w:r>
          </w:p>
        </w:tc>
        <w:tc>
          <w:tcPr>
            <w:tcW w:w="1732" w:type="dxa"/>
            <w:tcBorders>
              <w:top w:val="single" w:sz="4" w:space="0" w:color="auto"/>
              <w:left w:val="nil"/>
              <w:bottom w:val="single" w:sz="4" w:space="0" w:color="auto"/>
              <w:right w:val="single" w:sz="4" w:space="0" w:color="auto"/>
            </w:tcBorders>
            <w:shd w:val="clear" w:color="000000" w:fill="BFBFBF"/>
            <w:noWrap/>
            <w:vAlign w:val="center"/>
            <w:hideMark/>
          </w:tcPr>
          <w:p w14:paraId="08968C4D"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Field-8</w:t>
            </w:r>
          </w:p>
        </w:tc>
        <w:tc>
          <w:tcPr>
            <w:tcW w:w="1732" w:type="dxa"/>
            <w:tcBorders>
              <w:top w:val="single" w:sz="4" w:space="0" w:color="auto"/>
              <w:left w:val="nil"/>
              <w:bottom w:val="single" w:sz="4" w:space="0" w:color="auto"/>
              <w:right w:val="single" w:sz="4" w:space="0" w:color="auto"/>
            </w:tcBorders>
            <w:shd w:val="clear" w:color="000000" w:fill="BFBFBF"/>
            <w:noWrap/>
            <w:vAlign w:val="center"/>
            <w:hideMark/>
          </w:tcPr>
          <w:p w14:paraId="1291254A"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Field-9</w:t>
            </w:r>
          </w:p>
        </w:tc>
      </w:tr>
      <w:tr w:rsidR="00B828D1" w:rsidRPr="00B828D1" w14:paraId="0D27C474"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54CDC9E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731" w:type="dxa"/>
            <w:tcBorders>
              <w:top w:val="nil"/>
              <w:left w:val="nil"/>
              <w:bottom w:val="single" w:sz="4" w:space="0" w:color="auto"/>
              <w:right w:val="single" w:sz="4" w:space="0" w:color="auto"/>
            </w:tcBorders>
            <w:shd w:val="clear" w:color="auto" w:fill="auto"/>
            <w:vAlign w:val="center"/>
            <w:hideMark/>
          </w:tcPr>
          <w:p w14:paraId="75C712E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Treat Blank or Null As</w:t>
            </w:r>
          </w:p>
        </w:tc>
        <w:tc>
          <w:tcPr>
            <w:tcW w:w="1732" w:type="dxa"/>
            <w:tcBorders>
              <w:top w:val="nil"/>
              <w:left w:val="nil"/>
              <w:bottom w:val="single" w:sz="4" w:space="0" w:color="auto"/>
              <w:right w:val="single" w:sz="4" w:space="0" w:color="auto"/>
            </w:tcBorders>
            <w:shd w:val="clear" w:color="auto" w:fill="auto"/>
            <w:vAlign w:val="center"/>
            <w:hideMark/>
          </w:tcPr>
          <w:p w14:paraId="712C46E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Operator</w:t>
            </w:r>
          </w:p>
        </w:tc>
        <w:tc>
          <w:tcPr>
            <w:tcW w:w="1732" w:type="dxa"/>
            <w:tcBorders>
              <w:top w:val="nil"/>
              <w:left w:val="nil"/>
              <w:bottom w:val="single" w:sz="4" w:space="0" w:color="auto"/>
              <w:right w:val="single" w:sz="4" w:space="0" w:color="auto"/>
            </w:tcBorders>
            <w:shd w:val="clear" w:color="auto" w:fill="auto"/>
            <w:vAlign w:val="center"/>
            <w:hideMark/>
          </w:tcPr>
          <w:p w14:paraId="4AA843C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Value</w:t>
            </w:r>
          </w:p>
        </w:tc>
        <w:tc>
          <w:tcPr>
            <w:tcW w:w="1732" w:type="dxa"/>
            <w:tcBorders>
              <w:top w:val="nil"/>
              <w:left w:val="nil"/>
              <w:bottom w:val="single" w:sz="4" w:space="0" w:color="auto"/>
              <w:right w:val="single" w:sz="4" w:space="0" w:color="auto"/>
            </w:tcBorders>
            <w:shd w:val="clear" w:color="auto" w:fill="auto"/>
            <w:vAlign w:val="center"/>
            <w:hideMark/>
          </w:tcPr>
          <w:p w14:paraId="343C6CD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Value Case Sensitive</w:t>
            </w:r>
          </w:p>
        </w:tc>
      </w:tr>
      <w:tr w:rsidR="00B828D1" w:rsidRPr="00B828D1" w14:paraId="4D13E986"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49A85BE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API Name</w:t>
            </w:r>
          </w:p>
        </w:tc>
        <w:tc>
          <w:tcPr>
            <w:tcW w:w="1731" w:type="dxa"/>
            <w:tcBorders>
              <w:top w:val="nil"/>
              <w:left w:val="nil"/>
              <w:bottom w:val="single" w:sz="4" w:space="0" w:color="auto"/>
              <w:right w:val="single" w:sz="4" w:space="0" w:color="auto"/>
            </w:tcBorders>
            <w:shd w:val="clear" w:color="auto" w:fill="auto"/>
            <w:vAlign w:val="center"/>
            <w:hideMark/>
          </w:tcPr>
          <w:p w14:paraId="5ADA648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TreatBlankorNullAs</w:t>
            </w:r>
          </w:p>
        </w:tc>
        <w:tc>
          <w:tcPr>
            <w:tcW w:w="1732" w:type="dxa"/>
            <w:tcBorders>
              <w:top w:val="nil"/>
              <w:left w:val="nil"/>
              <w:bottom w:val="single" w:sz="4" w:space="0" w:color="auto"/>
              <w:right w:val="single" w:sz="4" w:space="0" w:color="auto"/>
            </w:tcBorders>
            <w:shd w:val="clear" w:color="auto" w:fill="auto"/>
            <w:vAlign w:val="center"/>
            <w:hideMark/>
          </w:tcPr>
          <w:p w14:paraId="074EED4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RuleOperator</w:t>
            </w:r>
          </w:p>
        </w:tc>
        <w:tc>
          <w:tcPr>
            <w:tcW w:w="1732" w:type="dxa"/>
            <w:tcBorders>
              <w:top w:val="nil"/>
              <w:left w:val="nil"/>
              <w:bottom w:val="single" w:sz="4" w:space="0" w:color="auto"/>
              <w:right w:val="single" w:sz="4" w:space="0" w:color="auto"/>
            </w:tcBorders>
            <w:shd w:val="clear" w:color="auto" w:fill="auto"/>
            <w:vAlign w:val="center"/>
            <w:hideMark/>
          </w:tcPr>
          <w:p w14:paraId="79F08D2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RuleValue</w:t>
            </w:r>
          </w:p>
        </w:tc>
        <w:tc>
          <w:tcPr>
            <w:tcW w:w="1732" w:type="dxa"/>
            <w:tcBorders>
              <w:top w:val="nil"/>
              <w:left w:val="nil"/>
              <w:bottom w:val="single" w:sz="4" w:space="0" w:color="auto"/>
              <w:right w:val="single" w:sz="4" w:space="0" w:color="auto"/>
            </w:tcBorders>
            <w:shd w:val="clear" w:color="auto" w:fill="auto"/>
            <w:vAlign w:val="center"/>
            <w:hideMark/>
          </w:tcPr>
          <w:p w14:paraId="1C6440B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RuleValueCaseSensitive</w:t>
            </w:r>
          </w:p>
        </w:tc>
      </w:tr>
      <w:tr w:rsidR="00B828D1" w:rsidRPr="00B828D1" w14:paraId="3FC992C1"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0FF29E3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Input Type</w:t>
            </w:r>
          </w:p>
        </w:tc>
        <w:tc>
          <w:tcPr>
            <w:tcW w:w="1731" w:type="dxa"/>
            <w:tcBorders>
              <w:top w:val="nil"/>
              <w:left w:val="nil"/>
              <w:bottom w:val="single" w:sz="4" w:space="0" w:color="auto"/>
              <w:right w:val="single" w:sz="4" w:space="0" w:color="auto"/>
            </w:tcBorders>
            <w:shd w:val="clear" w:color="auto" w:fill="auto"/>
            <w:vAlign w:val="center"/>
            <w:hideMark/>
          </w:tcPr>
          <w:p w14:paraId="69AD347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732" w:type="dxa"/>
            <w:tcBorders>
              <w:top w:val="nil"/>
              <w:left w:val="nil"/>
              <w:bottom w:val="single" w:sz="4" w:space="0" w:color="auto"/>
              <w:right w:val="single" w:sz="4" w:space="0" w:color="auto"/>
            </w:tcBorders>
            <w:shd w:val="clear" w:color="auto" w:fill="auto"/>
            <w:vAlign w:val="center"/>
            <w:hideMark/>
          </w:tcPr>
          <w:p w14:paraId="34C3B7A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732" w:type="dxa"/>
            <w:tcBorders>
              <w:top w:val="nil"/>
              <w:left w:val="nil"/>
              <w:bottom w:val="single" w:sz="4" w:space="0" w:color="auto"/>
              <w:right w:val="single" w:sz="4" w:space="0" w:color="auto"/>
            </w:tcBorders>
            <w:shd w:val="clear" w:color="auto" w:fill="auto"/>
            <w:vAlign w:val="center"/>
            <w:hideMark/>
          </w:tcPr>
          <w:p w14:paraId="5369D23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732" w:type="dxa"/>
            <w:tcBorders>
              <w:top w:val="nil"/>
              <w:left w:val="nil"/>
              <w:bottom w:val="single" w:sz="4" w:space="0" w:color="auto"/>
              <w:right w:val="single" w:sz="4" w:space="0" w:color="auto"/>
            </w:tcBorders>
            <w:shd w:val="clear" w:color="auto" w:fill="auto"/>
            <w:vAlign w:val="center"/>
            <w:hideMark/>
          </w:tcPr>
          <w:p w14:paraId="1DB18F0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TRUE/FALSE</w:t>
            </w:r>
          </w:p>
        </w:tc>
      </w:tr>
      <w:tr w:rsidR="00B828D1" w:rsidRPr="00B828D1" w14:paraId="173C1D18"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330FD65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Category</w:t>
            </w:r>
          </w:p>
        </w:tc>
        <w:tc>
          <w:tcPr>
            <w:tcW w:w="1731" w:type="dxa"/>
            <w:tcBorders>
              <w:top w:val="nil"/>
              <w:left w:val="nil"/>
              <w:bottom w:val="single" w:sz="4" w:space="0" w:color="auto"/>
              <w:right w:val="single" w:sz="4" w:space="0" w:color="auto"/>
            </w:tcBorders>
            <w:shd w:val="clear" w:color="auto" w:fill="auto"/>
            <w:vAlign w:val="center"/>
            <w:hideMark/>
          </w:tcPr>
          <w:p w14:paraId="019DEA5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2233202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1E658C9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38CFCEC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ED2B5F1"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7834E27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Minimum Value</w:t>
            </w:r>
          </w:p>
        </w:tc>
        <w:tc>
          <w:tcPr>
            <w:tcW w:w="1731" w:type="dxa"/>
            <w:tcBorders>
              <w:top w:val="nil"/>
              <w:left w:val="nil"/>
              <w:bottom w:val="single" w:sz="4" w:space="0" w:color="auto"/>
              <w:right w:val="single" w:sz="4" w:space="0" w:color="auto"/>
            </w:tcBorders>
            <w:shd w:val="clear" w:color="auto" w:fill="auto"/>
            <w:vAlign w:val="center"/>
            <w:hideMark/>
          </w:tcPr>
          <w:p w14:paraId="1FE079F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01B311D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DC0C95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77F8CCB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1B7319B"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149AA53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Maximum Value</w:t>
            </w:r>
          </w:p>
        </w:tc>
        <w:tc>
          <w:tcPr>
            <w:tcW w:w="1731" w:type="dxa"/>
            <w:tcBorders>
              <w:top w:val="nil"/>
              <w:left w:val="nil"/>
              <w:bottom w:val="single" w:sz="4" w:space="0" w:color="auto"/>
              <w:right w:val="single" w:sz="4" w:space="0" w:color="auto"/>
            </w:tcBorders>
            <w:shd w:val="clear" w:color="auto" w:fill="auto"/>
            <w:vAlign w:val="center"/>
            <w:hideMark/>
          </w:tcPr>
          <w:p w14:paraId="0BC0C71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7DA3436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7B5CC1A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307DB5E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50C14BC"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4BF7025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Type of List</w:t>
            </w:r>
          </w:p>
        </w:tc>
        <w:tc>
          <w:tcPr>
            <w:tcW w:w="1731" w:type="dxa"/>
            <w:tcBorders>
              <w:top w:val="nil"/>
              <w:left w:val="nil"/>
              <w:bottom w:val="single" w:sz="4" w:space="0" w:color="auto"/>
              <w:right w:val="single" w:sz="4" w:space="0" w:color="auto"/>
            </w:tcBorders>
            <w:shd w:val="clear" w:color="auto" w:fill="auto"/>
            <w:vAlign w:val="center"/>
            <w:hideMark/>
          </w:tcPr>
          <w:p w14:paraId="5E21A72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Pass Skip List</w:t>
            </w:r>
          </w:p>
        </w:tc>
        <w:tc>
          <w:tcPr>
            <w:tcW w:w="1732" w:type="dxa"/>
            <w:tcBorders>
              <w:top w:val="nil"/>
              <w:left w:val="nil"/>
              <w:bottom w:val="single" w:sz="4" w:space="0" w:color="auto"/>
              <w:right w:val="single" w:sz="4" w:space="0" w:color="auto"/>
            </w:tcBorders>
            <w:shd w:val="clear" w:color="auto" w:fill="auto"/>
            <w:vAlign w:val="center"/>
            <w:hideMark/>
          </w:tcPr>
          <w:p w14:paraId="4C179F4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Comparison Rule Operator List</w:t>
            </w:r>
          </w:p>
        </w:tc>
        <w:tc>
          <w:tcPr>
            <w:tcW w:w="1732" w:type="dxa"/>
            <w:tcBorders>
              <w:top w:val="nil"/>
              <w:left w:val="nil"/>
              <w:bottom w:val="single" w:sz="4" w:space="0" w:color="auto"/>
              <w:right w:val="single" w:sz="4" w:space="0" w:color="auto"/>
            </w:tcBorders>
            <w:shd w:val="clear" w:color="auto" w:fill="auto"/>
            <w:vAlign w:val="center"/>
            <w:hideMark/>
          </w:tcPr>
          <w:p w14:paraId="41461B2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Data Element</w:t>
            </w:r>
          </w:p>
        </w:tc>
        <w:tc>
          <w:tcPr>
            <w:tcW w:w="1732" w:type="dxa"/>
            <w:tcBorders>
              <w:top w:val="nil"/>
              <w:left w:val="nil"/>
              <w:bottom w:val="single" w:sz="4" w:space="0" w:color="auto"/>
              <w:right w:val="single" w:sz="4" w:space="0" w:color="auto"/>
            </w:tcBorders>
            <w:shd w:val="clear" w:color="auto" w:fill="auto"/>
            <w:vAlign w:val="center"/>
            <w:hideMark/>
          </w:tcPr>
          <w:p w14:paraId="398D193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45EF9798"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6B84696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 Display Format</w:t>
            </w:r>
          </w:p>
        </w:tc>
        <w:tc>
          <w:tcPr>
            <w:tcW w:w="1731" w:type="dxa"/>
            <w:tcBorders>
              <w:top w:val="nil"/>
              <w:left w:val="nil"/>
              <w:bottom w:val="single" w:sz="4" w:space="0" w:color="auto"/>
              <w:right w:val="single" w:sz="4" w:space="0" w:color="auto"/>
            </w:tcBorders>
            <w:shd w:val="clear" w:color="auto" w:fill="auto"/>
            <w:vAlign w:val="center"/>
            <w:hideMark/>
          </w:tcPr>
          <w:p w14:paraId="51CB9C7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{Description}</w:t>
            </w:r>
          </w:p>
        </w:tc>
        <w:tc>
          <w:tcPr>
            <w:tcW w:w="1732" w:type="dxa"/>
            <w:tcBorders>
              <w:top w:val="nil"/>
              <w:left w:val="nil"/>
              <w:bottom w:val="single" w:sz="4" w:space="0" w:color="auto"/>
              <w:right w:val="single" w:sz="4" w:space="0" w:color="auto"/>
            </w:tcBorders>
            <w:shd w:val="clear" w:color="auto" w:fill="auto"/>
            <w:vAlign w:val="center"/>
            <w:hideMark/>
          </w:tcPr>
          <w:p w14:paraId="0B3E15D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{Description}</w:t>
            </w:r>
          </w:p>
        </w:tc>
        <w:tc>
          <w:tcPr>
            <w:tcW w:w="1732" w:type="dxa"/>
            <w:tcBorders>
              <w:top w:val="nil"/>
              <w:left w:val="nil"/>
              <w:bottom w:val="single" w:sz="4" w:space="0" w:color="auto"/>
              <w:right w:val="single" w:sz="4" w:space="0" w:color="auto"/>
            </w:tcBorders>
            <w:shd w:val="clear" w:color="auto" w:fill="auto"/>
            <w:vAlign w:val="center"/>
            <w:hideMark/>
          </w:tcPr>
          <w:p w14:paraId="67D88AB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732" w:type="dxa"/>
            <w:tcBorders>
              <w:top w:val="nil"/>
              <w:left w:val="nil"/>
              <w:bottom w:val="single" w:sz="4" w:space="0" w:color="auto"/>
              <w:right w:val="single" w:sz="4" w:space="0" w:color="auto"/>
            </w:tcBorders>
            <w:shd w:val="clear" w:color="auto" w:fill="auto"/>
            <w:vAlign w:val="center"/>
            <w:hideMark/>
          </w:tcPr>
          <w:p w14:paraId="794E250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D93752F"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13978D7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In Detail Tile</w:t>
            </w:r>
          </w:p>
        </w:tc>
        <w:tc>
          <w:tcPr>
            <w:tcW w:w="1731" w:type="dxa"/>
            <w:tcBorders>
              <w:top w:val="nil"/>
              <w:left w:val="nil"/>
              <w:bottom w:val="single" w:sz="4" w:space="0" w:color="auto"/>
              <w:right w:val="single" w:sz="4" w:space="0" w:color="auto"/>
            </w:tcBorders>
            <w:shd w:val="clear" w:color="auto" w:fill="auto"/>
            <w:vAlign w:val="center"/>
            <w:hideMark/>
          </w:tcPr>
          <w:p w14:paraId="3819FF1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585CFE4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02940EF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050DCD8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14687204"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1D03908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Editable</w:t>
            </w:r>
          </w:p>
        </w:tc>
        <w:tc>
          <w:tcPr>
            <w:tcW w:w="1731" w:type="dxa"/>
            <w:tcBorders>
              <w:top w:val="nil"/>
              <w:left w:val="nil"/>
              <w:bottom w:val="single" w:sz="4" w:space="0" w:color="auto"/>
              <w:right w:val="single" w:sz="4" w:space="0" w:color="auto"/>
            </w:tcBorders>
            <w:shd w:val="clear" w:color="auto" w:fill="auto"/>
            <w:vAlign w:val="center"/>
            <w:hideMark/>
          </w:tcPr>
          <w:p w14:paraId="2CCCCE3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48108DF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3E222E9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4062411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0070E80B"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05EAC8B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Listable</w:t>
            </w:r>
          </w:p>
        </w:tc>
        <w:tc>
          <w:tcPr>
            <w:tcW w:w="1731" w:type="dxa"/>
            <w:tcBorders>
              <w:top w:val="nil"/>
              <w:left w:val="nil"/>
              <w:bottom w:val="single" w:sz="4" w:space="0" w:color="auto"/>
              <w:right w:val="single" w:sz="4" w:space="0" w:color="auto"/>
            </w:tcBorders>
            <w:shd w:val="clear" w:color="auto" w:fill="auto"/>
            <w:vAlign w:val="center"/>
            <w:hideMark/>
          </w:tcPr>
          <w:p w14:paraId="1B21DB7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7CEDEBD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4E7CFE4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2C34CB8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58BA9624"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068293F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Required</w:t>
            </w:r>
          </w:p>
        </w:tc>
        <w:tc>
          <w:tcPr>
            <w:tcW w:w="1731" w:type="dxa"/>
            <w:tcBorders>
              <w:top w:val="nil"/>
              <w:left w:val="nil"/>
              <w:bottom w:val="single" w:sz="4" w:space="0" w:color="auto"/>
              <w:right w:val="single" w:sz="4" w:space="0" w:color="auto"/>
            </w:tcBorders>
            <w:shd w:val="clear" w:color="auto" w:fill="auto"/>
            <w:vAlign w:val="center"/>
            <w:hideMark/>
          </w:tcPr>
          <w:p w14:paraId="5A7407E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3060410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77AC94A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32CF60A0" w14:textId="59C09313" w:rsidR="00B828D1" w:rsidRPr="00B828D1" w:rsidRDefault="00BA3B4D"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FALSE</w:t>
            </w:r>
          </w:p>
        </w:tc>
      </w:tr>
      <w:tr w:rsidR="00B828D1" w:rsidRPr="00B828D1" w14:paraId="5DE461AC"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091ECFE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Part of Key</w:t>
            </w:r>
          </w:p>
        </w:tc>
        <w:tc>
          <w:tcPr>
            <w:tcW w:w="1731" w:type="dxa"/>
            <w:tcBorders>
              <w:top w:val="nil"/>
              <w:left w:val="nil"/>
              <w:bottom w:val="single" w:sz="4" w:space="0" w:color="auto"/>
              <w:right w:val="single" w:sz="4" w:space="0" w:color="auto"/>
            </w:tcBorders>
            <w:shd w:val="clear" w:color="auto" w:fill="auto"/>
            <w:vAlign w:val="center"/>
            <w:hideMark/>
          </w:tcPr>
          <w:p w14:paraId="7E19945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365C06B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037AC7A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1849AFA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223B4B2F"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1D83F2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As Top Level Filter</w:t>
            </w:r>
          </w:p>
        </w:tc>
        <w:tc>
          <w:tcPr>
            <w:tcW w:w="1731" w:type="dxa"/>
            <w:tcBorders>
              <w:top w:val="nil"/>
              <w:left w:val="nil"/>
              <w:bottom w:val="single" w:sz="4" w:space="0" w:color="auto"/>
              <w:right w:val="single" w:sz="4" w:space="0" w:color="auto"/>
            </w:tcBorders>
            <w:shd w:val="clear" w:color="auto" w:fill="auto"/>
            <w:vAlign w:val="center"/>
            <w:hideMark/>
          </w:tcPr>
          <w:p w14:paraId="6A01C5F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61147CE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6A07B00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3F828A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278290C5"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57C0015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Allow Multiple Items</w:t>
            </w:r>
          </w:p>
        </w:tc>
        <w:tc>
          <w:tcPr>
            <w:tcW w:w="1731" w:type="dxa"/>
            <w:tcBorders>
              <w:top w:val="nil"/>
              <w:left w:val="nil"/>
              <w:bottom w:val="single" w:sz="4" w:space="0" w:color="auto"/>
              <w:right w:val="single" w:sz="4" w:space="0" w:color="auto"/>
            </w:tcBorders>
            <w:shd w:val="clear" w:color="auto" w:fill="auto"/>
            <w:vAlign w:val="center"/>
            <w:hideMark/>
          </w:tcPr>
          <w:p w14:paraId="7C01754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5EFDD20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4A6E51B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0540F1A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86112E8"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56F8A2E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if Empty</w:t>
            </w:r>
          </w:p>
        </w:tc>
        <w:tc>
          <w:tcPr>
            <w:tcW w:w="1731" w:type="dxa"/>
            <w:tcBorders>
              <w:top w:val="nil"/>
              <w:left w:val="nil"/>
              <w:bottom w:val="single" w:sz="4" w:space="0" w:color="auto"/>
              <w:right w:val="single" w:sz="4" w:space="0" w:color="auto"/>
            </w:tcBorders>
            <w:shd w:val="clear" w:color="auto" w:fill="auto"/>
            <w:vAlign w:val="center"/>
            <w:hideMark/>
          </w:tcPr>
          <w:p w14:paraId="1B8DF00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2F3EF9C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1E0196C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3E01DBF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508CE99A"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6F1F4F9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Lookup Type</w:t>
            </w:r>
          </w:p>
        </w:tc>
        <w:tc>
          <w:tcPr>
            <w:tcW w:w="1731" w:type="dxa"/>
            <w:tcBorders>
              <w:top w:val="nil"/>
              <w:left w:val="nil"/>
              <w:bottom w:val="single" w:sz="4" w:space="0" w:color="auto"/>
              <w:right w:val="single" w:sz="4" w:space="0" w:color="auto"/>
            </w:tcBorders>
            <w:shd w:val="clear" w:color="auto" w:fill="auto"/>
            <w:vAlign w:val="center"/>
            <w:hideMark/>
          </w:tcPr>
          <w:p w14:paraId="1F3DDAC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22FEECA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28CA36F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70AA4E5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CC87553"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48EA8C3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Relationship Type</w:t>
            </w:r>
          </w:p>
        </w:tc>
        <w:tc>
          <w:tcPr>
            <w:tcW w:w="1731" w:type="dxa"/>
            <w:tcBorders>
              <w:top w:val="nil"/>
              <w:left w:val="nil"/>
              <w:bottom w:val="single" w:sz="4" w:space="0" w:color="auto"/>
              <w:right w:val="single" w:sz="4" w:space="0" w:color="auto"/>
            </w:tcBorders>
            <w:shd w:val="clear" w:color="auto" w:fill="auto"/>
            <w:vAlign w:val="center"/>
            <w:hideMark/>
          </w:tcPr>
          <w:p w14:paraId="6911061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D22CB5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ADE8FA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573AFB5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E78775E" w14:textId="77777777" w:rsidTr="00B828D1">
        <w:trPr>
          <w:trHeight w:val="20"/>
        </w:trPr>
        <w:tc>
          <w:tcPr>
            <w:tcW w:w="2335" w:type="dxa"/>
            <w:tcBorders>
              <w:top w:val="nil"/>
              <w:left w:val="single" w:sz="4" w:space="0" w:color="auto"/>
              <w:bottom w:val="single" w:sz="4" w:space="0" w:color="auto"/>
              <w:right w:val="single" w:sz="4" w:space="0" w:color="auto"/>
            </w:tcBorders>
            <w:shd w:val="clear" w:color="000000" w:fill="D9D9D9"/>
            <w:vAlign w:val="center"/>
            <w:hideMark/>
          </w:tcPr>
          <w:p w14:paraId="0149A04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Table Settings</w:t>
            </w:r>
          </w:p>
        </w:tc>
        <w:tc>
          <w:tcPr>
            <w:tcW w:w="1731" w:type="dxa"/>
            <w:tcBorders>
              <w:top w:val="nil"/>
              <w:left w:val="nil"/>
              <w:bottom w:val="single" w:sz="4" w:space="0" w:color="auto"/>
              <w:right w:val="single" w:sz="4" w:space="0" w:color="auto"/>
            </w:tcBorders>
            <w:shd w:val="clear" w:color="auto" w:fill="auto"/>
            <w:vAlign w:val="center"/>
            <w:hideMark/>
          </w:tcPr>
          <w:p w14:paraId="0096CDA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345CAEA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62A41A7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C98D6E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bl>
    <w:p w14:paraId="5BCE7A94" w14:textId="77777777" w:rsidR="00B828D1" w:rsidRDefault="00B828D1" w:rsidP="00A7402E">
      <w:pPr>
        <w:jc w:val="both"/>
        <w:rPr>
          <w:rFonts w:eastAsia="Times New Roman" w:cs="Times New Roman"/>
          <w:sz w:val="22"/>
          <w:szCs w:val="20"/>
          <w:lang w:val="en-US"/>
        </w:rPr>
      </w:pPr>
    </w:p>
    <w:p w14:paraId="7A43BEF6" w14:textId="77777777" w:rsidR="00E26DC1" w:rsidRDefault="00E26DC1" w:rsidP="00E26DC1">
      <w:pPr>
        <w:jc w:val="both"/>
        <w:rPr>
          <w:rFonts w:eastAsia="Times New Roman" w:cs="Times New Roman"/>
          <w:sz w:val="22"/>
          <w:szCs w:val="20"/>
          <w:lang w:val="en-US"/>
        </w:rPr>
      </w:pPr>
    </w:p>
    <w:p w14:paraId="06BF0886" w14:textId="5C65423E" w:rsidR="00A7402E" w:rsidRDefault="00E26DC1" w:rsidP="00E26DC1">
      <w:pPr>
        <w:jc w:val="both"/>
        <w:rPr>
          <w:rFonts w:eastAsia="Times New Roman" w:cs="Times New Roman"/>
          <w:b/>
          <w:bCs/>
          <w:sz w:val="22"/>
          <w:szCs w:val="20"/>
          <w:lang w:val="en-US"/>
        </w:rPr>
      </w:pPr>
      <w:r w:rsidRPr="00174C6A">
        <w:rPr>
          <w:rFonts w:eastAsia="Times New Roman" w:cs="Times New Roman"/>
          <w:b/>
          <w:bCs/>
          <w:sz w:val="22"/>
          <w:szCs w:val="20"/>
          <w:lang w:val="en-US"/>
        </w:rPr>
        <w:t xml:space="preserve">IGX Conformity Check </w:t>
      </w:r>
    </w:p>
    <w:p w14:paraId="33AB319F" w14:textId="77777777" w:rsidR="001F55CB" w:rsidRDefault="001F55CB" w:rsidP="00E26DC1">
      <w:pPr>
        <w:jc w:val="both"/>
        <w:rPr>
          <w:rFonts w:eastAsia="Times New Roman" w:cs="Times New Roman"/>
          <w:b/>
          <w:bCs/>
          <w:sz w:val="22"/>
          <w:szCs w:val="20"/>
          <w:lang w:val="en-US"/>
        </w:rPr>
      </w:pPr>
    </w:p>
    <w:p w14:paraId="270E4F2A" w14:textId="5D2B1330" w:rsidR="00E26DC1" w:rsidRPr="00EA73FF" w:rsidRDefault="00E26DC1" w:rsidP="00E26DC1">
      <w:pPr>
        <w:jc w:val="both"/>
        <w:rPr>
          <w:rFonts w:eastAsia="Times New Roman" w:cs="Times New Roman"/>
          <w:szCs w:val="20"/>
          <w:lang w:val="en-US"/>
        </w:rPr>
      </w:pPr>
      <w:r w:rsidRPr="00EA73FF">
        <w:rPr>
          <w:rFonts w:eastAsia="Times New Roman" w:cs="Times New Roman"/>
          <w:szCs w:val="20"/>
          <w:lang w:val="en-US"/>
        </w:rPr>
        <w:t>Compares the attribute value with the respective string or numeric value.</w:t>
      </w:r>
    </w:p>
    <w:p w14:paraId="588C048F" w14:textId="77777777" w:rsidR="001F55CB" w:rsidRPr="00EA73FF" w:rsidRDefault="001F55CB" w:rsidP="00E26DC1">
      <w:pPr>
        <w:jc w:val="both"/>
        <w:rPr>
          <w:rFonts w:eastAsia="Times New Roman" w:cs="Times New Roman"/>
          <w:szCs w:val="20"/>
          <w:lang w:val="en-US"/>
        </w:rPr>
      </w:pPr>
    </w:p>
    <w:p w14:paraId="11B17168" w14:textId="55304E88" w:rsidR="003C02F8" w:rsidRPr="00EA73FF" w:rsidRDefault="003C02F8" w:rsidP="003C02F8">
      <w:pPr>
        <w:jc w:val="both"/>
        <w:rPr>
          <w:rFonts w:eastAsia="Times New Roman" w:cs="Times New Roman"/>
          <w:szCs w:val="20"/>
          <w:lang w:val="en-US"/>
        </w:rPr>
      </w:pPr>
      <w:r w:rsidRPr="00EA73FF">
        <w:rPr>
          <w:rFonts w:eastAsia="Times New Roman" w:cs="Times New Roman"/>
          <w:szCs w:val="20"/>
          <w:lang w:val="en-US"/>
        </w:rPr>
        <w:t xml:space="preserve">The below listed fields needs to be configured in </w:t>
      </w:r>
      <w:r w:rsidR="00F7019F" w:rsidRPr="00EA73FF">
        <w:rPr>
          <w:rFonts w:eastAsia="Times New Roman" w:cs="Times New Roman"/>
          <w:szCs w:val="20"/>
          <w:lang w:val="en-US"/>
        </w:rPr>
        <w:t xml:space="preserve">Data Governance </w:t>
      </w:r>
      <w:r w:rsidR="001F55CB" w:rsidRPr="00EA73FF">
        <w:rPr>
          <w:rFonts w:eastAsia="Times New Roman" w:cs="Times New Roman"/>
          <w:szCs w:val="20"/>
          <w:lang w:val="en-US"/>
        </w:rPr>
        <w:t>(Refer 2 tables below):</w:t>
      </w:r>
    </w:p>
    <w:p w14:paraId="03448AA2" w14:textId="77777777" w:rsidR="00B828D1" w:rsidRDefault="00B828D1" w:rsidP="003C02F8">
      <w:pPr>
        <w:jc w:val="both"/>
        <w:rPr>
          <w:rFonts w:eastAsia="Times New Roman" w:cs="Times New Roman"/>
          <w:sz w:val="22"/>
          <w:szCs w:val="20"/>
          <w:lang w:val="en-US"/>
        </w:rPr>
      </w:pPr>
    </w:p>
    <w:tbl>
      <w:tblPr>
        <w:tblW w:w="5000" w:type="pct"/>
        <w:tblLook w:val="04A0" w:firstRow="1" w:lastRow="0" w:firstColumn="1" w:lastColumn="0" w:noHBand="0" w:noVBand="1"/>
      </w:tblPr>
      <w:tblGrid>
        <w:gridCol w:w="1713"/>
        <w:gridCol w:w="1589"/>
        <w:gridCol w:w="1591"/>
        <w:gridCol w:w="1591"/>
        <w:gridCol w:w="1591"/>
        <w:gridCol w:w="1591"/>
      </w:tblGrid>
      <w:tr w:rsidR="00B828D1" w:rsidRPr="00B828D1" w14:paraId="25420A4F" w14:textId="77777777" w:rsidTr="00B828D1">
        <w:trPr>
          <w:trHeight w:val="20"/>
        </w:trPr>
        <w:tc>
          <w:tcPr>
            <w:tcW w:w="886" w:type="pc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C5EEA45" w14:textId="529E09A0"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 Attribute</w:t>
            </w:r>
          </w:p>
        </w:tc>
        <w:tc>
          <w:tcPr>
            <w:tcW w:w="822" w:type="pct"/>
            <w:tcBorders>
              <w:top w:val="single" w:sz="4" w:space="0" w:color="auto"/>
              <w:left w:val="nil"/>
              <w:bottom w:val="single" w:sz="4" w:space="0" w:color="auto"/>
              <w:right w:val="single" w:sz="4" w:space="0" w:color="auto"/>
            </w:tcBorders>
            <w:shd w:val="clear" w:color="000000" w:fill="BFBFBF"/>
            <w:noWrap/>
            <w:vAlign w:val="center"/>
            <w:hideMark/>
          </w:tcPr>
          <w:p w14:paraId="404E2E7C"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Field-1</w:t>
            </w:r>
          </w:p>
        </w:tc>
        <w:tc>
          <w:tcPr>
            <w:tcW w:w="823" w:type="pct"/>
            <w:tcBorders>
              <w:top w:val="single" w:sz="4" w:space="0" w:color="auto"/>
              <w:left w:val="nil"/>
              <w:bottom w:val="single" w:sz="4" w:space="0" w:color="auto"/>
              <w:right w:val="single" w:sz="4" w:space="0" w:color="auto"/>
            </w:tcBorders>
            <w:shd w:val="clear" w:color="000000" w:fill="BFBFBF"/>
            <w:noWrap/>
            <w:vAlign w:val="center"/>
            <w:hideMark/>
          </w:tcPr>
          <w:p w14:paraId="125A2796"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Field-2</w:t>
            </w:r>
          </w:p>
        </w:tc>
        <w:tc>
          <w:tcPr>
            <w:tcW w:w="823" w:type="pct"/>
            <w:tcBorders>
              <w:top w:val="single" w:sz="4" w:space="0" w:color="auto"/>
              <w:left w:val="nil"/>
              <w:bottom w:val="single" w:sz="4" w:space="0" w:color="auto"/>
              <w:right w:val="single" w:sz="4" w:space="0" w:color="auto"/>
            </w:tcBorders>
            <w:shd w:val="clear" w:color="000000" w:fill="BFBFBF"/>
            <w:noWrap/>
            <w:vAlign w:val="center"/>
            <w:hideMark/>
          </w:tcPr>
          <w:p w14:paraId="27AD657C"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Field-3</w:t>
            </w:r>
          </w:p>
        </w:tc>
        <w:tc>
          <w:tcPr>
            <w:tcW w:w="823" w:type="pct"/>
            <w:tcBorders>
              <w:top w:val="single" w:sz="4" w:space="0" w:color="auto"/>
              <w:left w:val="nil"/>
              <w:bottom w:val="single" w:sz="4" w:space="0" w:color="auto"/>
              <w:right w:val="single" w:sz="4" w:space="0" w:color="auto"/>
            </w:tcBorders>
            <w:shd w:val="clear" w:color="000000" w:fill="BFBFBF"/>
            <w:noWrap/>
            <w:vAlign w:val="center"/>
            <w:hideMark/>
          </w:tcPr>
          <w:p w14:paraId="421AFE2B"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Field-4</w:t>
            </w:r>
          </w:p>
        </w:tc>
        <w:tc>
          <w:tcPr>
            <w:tcW w:w="823" w:type="pct"/>
            <w:tcBorders>
              <w:top w:val="single" w:sz="4" w:space="0" w:color="auto"/>
              <w:left w:val="nil"/>
              <w:bottom w:val="single" w:sz="4" w:space="0" w:color="auto"/>
              <w:right w:val="single" w:sz="4" w:space="0" w:color="auto"/>
            </w:tcBorders>
            <w:shd w:val="clear" w:color="000000" w:fill="BFBFBF"/>
            <w:noWrap/>
            <w:vAlign w:val="center"/>
            <w:hideMark/>
          </w:tcPr>
          <w:p w14:paraId="20959356"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Field-5</w:t>
            </w:r>
          </w:p>
        </w:tc>
      </w:tr>
      <w:tr w:rsidR="00B828D1" w:rsidRPr="00B828D1" w14:paraId="62901819"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719237C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822" w:type="pct"/>
            <w:tcBorders>
              <w:top w:val="nil"/>
              <w:left w:val="nil"/>
              <w:bottom w:val="single" w:sz="4" w:space="0" w:color="auto"/>
              <w:right w:val="single" w:sz="4" w:space="0" w:color="auto"/>
            </w:tcBorders>
            <w:shd w:val="clear" w:color="auto" w:fill="auto"/>
            <w:vAlign w:val="center"/>
            <w:hideMark/>
          </w:tcPr>
          <w:p w14:paraId="117317F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823" w:type="pct"/>
            <w:tcBorders>
              <w:top w:val="nil"/>
              <w:left w:val="nil"/>
              <w:bottom w:val="single" w:sz="4" w:space="0" w:color="auto"/>
              <w:right w:val="single" w:sz="4" w:space="0" w:color="auto"/>
            </w:tcBorders>
            <w:shd w:val="clear" w:color="auto" w:fill="auto"/>
            <w:vAlign w:val="center"/>
            <w:hideMark/>
          </w:tcPr>
          <w:p w14:paraId="076B925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823" w:type="pct"/>
            <w:tcBorders>
              <w:top w:val="nil"/>
              <w:left w:val="nil"/>
              <w:bottom w:val="single" w:sz="4" w:space="0" w:color="auto"/>
              <w:right w:val="single" w:sz="4" w:space="0" w:color="auto"/>
            </w:tcBorders>
            <w:shd w:val="clear" w:color="auto" w:fill="auto"/>
            <w:vAlign w:val="center"/>
            <w:hideMark/>
          </w:tcPr>
          <w:p w14:paraId="44D9AFC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Description</w:t>
            </w:r>
          </w:p>
        </w:tc>
        <w:tc>
          <w:tcPr>
            <w:tcW w:w="823" w:type="pct"/>
            <w:tcBorders>
              <w:top w:val="nil"/>
              <w:left w:val="nil"/>
              <w:bottom w:val="single" w:sz="4" w:space="0" w:color="auto"/>
              <w:right w:val="single" w:sz="4" w:space="0" w:color="auto"/>
            </w:tcBorders>
            <w:shd w:val="clear" w:color="auto" w:fill="auto"/>
            <w:vAlign w:val="center"/>
            <w:hideMark/>
          </w:tcPr>
          <w:p w14:paraId="6E394A8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823" w:type="pct"/>
            <w:tcBorders>
              <w:top w:val="nil"/>
              <w:left w:val="nil"/>
              <w:bottom w:val="single" w:sz="4" w:space="0" w:color="auto"/>
              <w:right w:val="single" w:sz="4" w:space="0" w:color="auto"/>
            </w:tcBorders>
            <w:shd w:val="clear" w:color="auto" w:fill="auto"/>
            <w:vAlign w:val="center"/>
            <w:hideMark/>
          </w:tcPr>
          <w:p w14:paraId="26ECB95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r>
      <w:tr w:rsidR="00B828D1" w:rsidRPr="00B828D1" w14:paraId="01DFC679"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4CF965D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API Name</w:t>
            </w:r>
          </w:p>
        </w:tc>
        <w:tc>
          <w:tcPr>
            <w:tcW w:w="822" w:type="pct"/>
            <w:tcBorders>
              <w:top w:val="nil"/>
              <w:left w:val="nil"/>
              <w:bottom w:val="single" w:sz="4" w:space="0" w:color="auto"/>
              <w:right w:val="single" w:sz="4" w:space="0" w:color="auto"/>
            </w:tcBorders>
            <w:shd w:val="clear" w:color="auto" w:fill="auto"/>
            <w:vAlign w:val="center"/>
            <w:hideMark/>
          </w:tcPr>
          <w:p w14:paraId="16C43B5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823" w:type="pct"/>
            <w:tcBorders>
              <w:top w:val="nil"/>
              <w:left w:val="nil"/>
              <w:bottom w:val="single" w:sz="4" w:space="0" w:color="auto"/>
              <w:right w:val="single" w:sz="4" w:space="0" w:color="auto"/>
            </w:tcBorders>
            <w:shd w:val="clear" w:color="auto" w:fill="auto"/>
            <w:vAlign w:val="center"/>
            <w:hideMark/>
          </w:tcPr>
          <w:p w14:paraId="0124B9A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823" w:type="pct"/>
            <w:tcBorders>
              <w:top w:val="nil"/>
              <w:left w:val="nil"/>
              <w:bottom w:val="single" w:sz="4" w:space="0" w:color="auto"/>
              <w:right w:val="single" w:sz="4" w:space="0" w:color="auto"/>
            </w:tcBorders>
            <w:shd w:val="clear" w:color="auto" w:fill="auto"/>
            <w:vAlign w:val="center"/>
            <w:hideMark/>
          </w:tcPr>
          <w:p w14:paraId="78F398C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RuleDesciption</w:t>
            </w:r>
          </w:p>
        </w:tc>
        <w:tc>
          <w:tcPr>
            <w:tcW w:w="823" w:type="pct"/>
            <w:tcBorders>
              <w:top w:val="nil"/>
              <w:left w:val="nil"/>
              <w:bottom w:val="single" w:sz="4" w:space="0" w:color="auto"/>
              <w:right w:val="single" w:sz="4" w:space="0" w:color="auto"/>
            </w:tcBorders>
            <w:shd w:val="clear" w:color="auto" w:fill="auto"/>
            <w:vAlign w:val="center"/>
            <w:hideMark/>
          </w:tcPr>
          <w:p w14:paraId="34390B5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823" w:type="pct"/>
            <w:tcBorders>
              <w:top w:val="nil"/>
              <w:left w:val="nil"/>
              <w:bottom w:val="single" w:sz="4" w:space="0" w:color="auto"/>
              <w:right w:val="single" w:sz="4" w:space="0" w:color="auto"/>
            </w:tcBorders>
            <w:shd w:val="clear" w:color="auto" w:fill="auto"/>
            <w:vAlign w:val="center"/>
            <w:hideMark/>
          </w:tcPr>
          <w:p w14:paraId="0B7425E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r>
      <w:tr w:rsidR="00B828D1" w:rsidRPr="00B828D1" w14:paraId="6CC72DBE"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00CDCD7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Input Type</w:t>
            </w:r>
          </w:p>
        </w:tc>
        <w:tc>
          <w:tcPr>
            <w:tcW w:w="822" w:type="pct"/>
            <w:tcBorders>
              <w:top w:val="nil"/>
              <w:left w:val="nil"/>
              <w:bottom w:val="single" w:sz="4" w:space="0" w:color="auto"/>
              <w:right w:val="single" w:sz="4" w:space="0" w:color="auto"/>
            </w:tcBorders>
            <w:shd w:val="clear" w:color="auto" w:fill="auto"/>
            <w:vAlign w:val="center"/>
            <w:hideMark/>
          </w:tcPr>
          <w:p w14:paraId="725079A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823" w:type="pct"/>
            <w:tcBorders>
              <w:top w:val="nil"/>
              <w:left w:val="nil"/>
              <w:bottom w:val="single" w:sz="4" w:space="0" w:color="auto"/>
              <w:right w:val="single" w:sz="4" w:space="0" w:color="auto"/>
            </w:tcBorders>
            <w:shd w:val="clear" w:color="auto" w:fill="auto"/>
            <w:vAlign w:val="center"/>
            <w:hideMark/>
          </w:tcPr>
          <w:p w14:paraId="1458766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823" w:type="pct"/>
            <w:tcBorders>
              <w:top w:val="nil"/>
              <w:left w:val="nil"/>
              <w:bottom w:val="single" w:sz="4" w:space="0" w:color="auto"/>
              <w:right w:val="single" w:sz="4" w:space="0" w:color="auto"/>
            </w:tcBorders>
            <w:shd w:val="clear" w:color="auto" w:fill="auto"/>
            <w:vAlign w:val="center"/>
            <w:hideMark/>
          </w:tcPr>
          <w:p w14:paraId="20C1FED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823" w:type="pct"/>
            <w:tcBorders>
              <w:top w:val="nil"/>
              <w:left w:val="nil"/>
              <w:bottom w:val="single" w:sz="4" w:space="0" w:color="auto"/>
              <w:right w:val="single" w:sz="4" w:space="0" w:color="auto"/>
            </w:tcBorders>
            <w:shd w:val="clear" w:color="auto" w:fill="auto"/>
            <w:vAlign w:val="center"/>
            <w:hideMark/>
          </w:tcPr>
          <w:p w14:paraId="4D5A604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823" w:type="pct"/>
            <w:tcBorders>
              <w:top w:val="nil"/>
              <w:left w:val="nil"/>
              <w:bottom w:val="single" w:sz="4" w:space="0" w:color="auto"/>
              <w:right w:val="single" w:sz="4" w:space="0" w:color="auto"/>
            </w:tcBorders>
            <w:shd w:val="clear" w:color="auto" w:fill="auto"/>
            <w:vAlign w:val="center"/>
            <w:hideMark/>
          </w:tcPr>
          <w:p w14:paraId="1F2BC23C" w14:textId="1FED8F74"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Html/</w:t>
            </w:r>
            <w:r w:rsidR="00621174" w:rsidRPr="00B828D1">
              <w:rPr>
                <w:rFonts w:ascii="Calibri" w:eastAsia="Times New Roman" w:hAnsi="Calibri" w:cs="Calibri"/>
                <w:color w:val="000000"/>
                <w:sz w:val="20"/>
                <w:szCs w:val="20"/>
                <w:lang w:val="en-US"/>
              </w:rPr>
              <w:t>Rich text</w:t>
            </w:r>
          </w:p>
        </w:tc>
      </w:tr>
      <w:tr w:rsidR="00B828D1" w:rsidRPr="00B828D1" w14:paraId="79562B46"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3032C9D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Category</w:t>
            </w:r>
          </w:p>
        </w:tc>
        <w:tc>
          <w:tcPr>
            <w:tcW w:w="822" w:type="pct"/>
            <w:tcBorders>
              <w:top w:val="nil"/>
              <w:left w:val="nil"/>
              <w:bottom w:val="single" w:sz="4" w:space="0" w:color="auto"/>
              <w:right w:val="single" w:sz="4" w:space="0" w:color="auto"/>
            </w:tcBorders>
            <w:shd w:val="clear" w:color="auto" w:fill="auto"/>
            <w:vAlign w:val="center"/>
            <w:hideMark/>
          </w:tcPr>
          <w:p w14:paraId="2775DB4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6F6AFA8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7619F9E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5D955D0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461D9E7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7CD9FA3"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79C7250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Minimum Value</w:t>
            </w:r>
          </w:p>
        </w:tc>
        <w:tc>
          <w:tcPr>
            <w:tcW w:w="822" w:type="pct"/>
            <w:tcBorders>
              <w:top w:val="nil"/>
              <w:left w:val="nil"/>
              <w:bottom w:val="single" w:sz="4" w:space="0" w:color="auto"/>
              <w:right w:val="single" w:sz="4" w:space="0" w:color="auto"/>
            </w:tcBorders>
            <w:shd w:val="clear" w:color="auto" w:fill="auto"/>
            <w:vAlign w:val="center"/>
            <w:hideMark/>
          </w:tcPr>
          <w:p w14:paraId="67E4361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38FCD5C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56A1BB3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1598D06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227EDC1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45375E3"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26722F2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Maximum Value</w:t>
            </w:r>
          </w:p>
        </w:tc>
        <w:tc>
          <w:tcPr>
            <w:tcW w:w="822" w:type="pct"/>
            <w:tcBorders>
              <w:top w:val="nil"/>
              <w:left w:val="nil"/>
              <w:bottom w:val="single" w:sz="4" w:space="0" w:color="auto"/>
              <w:right w:val="single" w:sz="4" w:space="0" w:color="auto"/>
            </w:tcBorders>
            <w:shd w:val="clear" w:color="auto" w:fill="auto"/>
            <w:vAlign w:val="center"/>
            <w:hideMark/>
          </w:tcPr>
          <w:p w14:paraId="05876CE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3769477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5CE8460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55D3362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22D2996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591EB4CE"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10DE2FC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Type of List</w:t>
            </w:r>
          </w:p>
        </w:tc>
        <w:tc>
          <w:tcPr>
            <w:tcW w:w="822" w:type="pct"/>
            <w:tcBorders>
              <w:top w:val="nil"/>
              <w:left w:val="nil"/>
              <w:bottom w:val="single" w:sz="4" w:space="0" w:color="auto"/>
              <w:right w:val="single" w:sz="4" w:space="0" w:color="auto"/>
            </w:tcBorders>
            <w:shd w:val="clear" w:color="auto" w:fill="auto"/>
            <w:vAlign w:val="center"/>
            <w:hideMark/>
          </w:tcPr>
          <w:p w14:paraId="36DC970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4799B86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Dimension</w:t>
            </w:r>
          </w:p>
        </w:tc>
        <w:tc>
          <w:tcPr>
            <w:tcW w:w="823" w:type="pct"/>
            <w:tcBorders>
              <w:top w:val="nil"/>
              <w:left w:val="nil"/>
              <w:bottom w:val="single" w:sz="4" w:space="0" w:color="auto"/>
              <w:right w:val="single" w:sz="4" w:space="0" w:color="auto"/>
            </w:tcBorders>
            <w:shd w:val="clear" w:color="auto" w:fill="auto"/>
            <w:vAlign w:val="center"/>
            <w:hideMark/>
          </w:tcPr>
          <w:p w14:paraId="6F45679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54A31F6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Status</w:t>
            </w:r>
          </w:p>
        </w:tc>
        <w:tc>
          <w:tcPr>
            <w:tcW w:w="823" w:type="pct"/>
            <w:tcBorders>
              <w:top w:val="nil"/>
              <w:left w:val="nil"/>
              <w:bottom w:val="single" w:sz="4" w:space="0" w:color="auto"/>
              <w:right w:val="single" w:sz="4" w:space="0" w:color="auto"/>
            </w:tcBorders>
            <w:shd w:val="clear" w:color="auto" w:fill="auto"/>
            <w:vAlign w:val="center"/>
            <w:hideMark/>
          </w:tcPr>
          <w:p w14:paraId="10F9C59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1282F0A8"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0A0B397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 Display Format</w:t>
            </w:r>
          </w:p>
        </w:tc>
        <w:tc>
          <w:tcPr>
            <w:tcW w:w="822" w:type="pct"/>
            <w:tcBorders>
              <w:top w:val="nil"/>
              <w:left w:val="nil"/>
              <w:bottom w:val="single" w:sz="4" w:space="0" w:color="auto"/>
              <w:right w:val="single" w:sz="4" w:space="0" w:color="auto"/>
            </w:tcBorders>
            <w:shd w:val="clear" w:color="auto" w:fill="auto"/>
            <w:vAlign w:val="center"/>
            <w:hideMark/>
          </w:tcPr>
          <w:p w14:paraId="6BA7B8D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1C6B9FB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823" w:type="pct"/>
            <w:tcBorders>
              <w:top w:val="nil"/>
              <w:left w:val="nil"/>
              <w:bottom w:val="single" w:sz="4" w:space="0" w:color="auto"/>
              <w:right w:val="single" w:sz="4" w:space="0" w:color="auto"/>
            </w:tcBorders>
            <w:shd w:val="clear" w:color="auto" w:fill="auto"/>
            <w:vAlign w:val="center"/>
            <w:hideMark/>
          </w:tcPr>
          <w:p w14:paraId="67DB40E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6156408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823" w:type="pct"/>
            <w:tcBorders>
              <w:top w:val="nil"/>
              <w:left w:val="nil"/>
              <w:bottom w:val="single" w:sz="4" w:space="0" w:color="auto"/>
              <w:right w:val="single" w:sz="4" w:space="0" w:color="auto"/>
            </w:tcBorders>
            <w:shd w:val="clear" w:color="auto" w:fill="auto"/>
            <w:vAlign w:val="center"/>
            <w:hideMark/>
          </w:tcPr>
          <w:p w14:paraId="44F5532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24D6EE07"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4457247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In Detail Tile</w:t>
            </w:r>
          </w:p>
        </w:tc>
        <w:tc>
          <w:tcPr>
            <w:tcW w:w="822" w:type="pct"/>
            <w:tcBorders>
              <w:top w:val="nil"/>
              <w:left w:val="nil"/>
              <w:bottom w:val="single" w:sz="4" w:space="0" w:color="auto"/>
              <w:right w:val="single" w:sz="4" w:space="0" w:color="auto"/>
            </w:tcBorders>
            <w:shd w:val="clear" w:color="auto" w:fill="auto"/>
            <w:vAlign w:val="center"/>
            <w:hideMark/>
          </w:tcPr>
          <w:p w14:paraId="5E1DBA7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358883D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5137741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576CDEF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06B33A7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7CE59B7B"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6476539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Editable</w:t>
            </w:r>
          </w:p>
        </w:tc>
        <w:tc>
          <w:tcPr>
            <w:tcW w:w="822" w:type="pct"/>
            <w:tcBorders>
              <w:top w:val="nil"/>
              <w:left w:val="nil"/>
              <w:bottom w:val="single" w:sz="4" w:space="0" w:color="auto"/>
              <w:right w:val="single" w:sz="4" w:space="0" w:color="auto"/>
            </w:tcBorders>
            <w:shd w:val="clear" w:color="auto" w:fill="auto"/>
            <w:vAlign w:val="center"/>
            <w:hideMark/>
          </w:tcPr>
          <w:p w14:paraId="2A729C6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09E70A9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7F8EF1C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29DEBA8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60A6DFD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526AE1D0"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0F8ACB3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Listable</w:t>
            </w:r>
          </w:p>
        </w:tc>
        <w:tc>
          <w:tcPr>
            <w:tcW w:w="822" w:type="pct"/>
            <w:tcBorders>
              <w:top w:val="nil"/>
              <w:left w:val="nil"/>
              <w:bottom w:val="single" w:sz="4" w:space="0" w:color="auto"/>
              <w:right w:val="single" w:sz="4" w:space="0" w:color="auto"/>
            </w:tcBorders>
            <w:shd w:val="clear" w:color="auto" w:fill="auto"/>
            <w:vAlign w:val="center"/>
            <w:hideMark/>
          </w:tcPr>
          <w:p w14:paraId="5AA3283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4049BB8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67AB770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3801B9E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3545D0E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0D100E43"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6965CA7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Required</w:t>
            </w:r>
          </w:p>
        </w:tc>
        <w:tc>
          <w:tcPr>
            <w:tcW w:w="822" w:type="pct"/>
            <w:tcBorders>
              <w:top w:val="nil"/>
              <w:left w:val="nil"/>
              <w:bottom w:val="single" w:sz="4" w:space="0" w:color="auto"/>
              <w:right w:val="single" w:sz="4" w:space="0" w:color="auto"/>
            </w:tcBorders>
            <w:shd w:val="clear" w:color="auto" w:fill="auto"/>
            <w:vAlign w:val="center"/>
            <w:hideMark/>
          </w:tcPr>
          <w:p w14:paraId="01162D2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4ACDE6F0" w14:textId="4BD72A9A" w:rsidR="00B828D1" w:rsidRPr="00B828D1" w:rsidRDefault="00FE2AC8"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58215583" w14:textId="188A229A" w:rsidR="00B828D1" w:rsidRPr="00B828D1" w:rsidRDefault="00FE2AC8"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11DA5D1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0132987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7E93A91E"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3BFFCB9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Part of Key</w:t>
            </w:r>
          </w:p>
        </w:tc>
        <w:tc>
          <w:tcPr>
            <w:tcW w:w="822" w:type="pct"/>
            <w:tcBorders>
              <w:top w:val="nil"/>
              <w:left w:val="nil"/>
              <w:bottom w:val="single" w:sz="4" w:space="0" w:color="auto"/>
              <w:right w:val="single" w:sz="4" w:space="0" w:color="auto"/>
            </w:tcBorders>
            <w:shd w:val="clear" w:color="auto" w:fill="auto"/>
            <w:vAlign w:val="center"/>
            <w:hideMark/>
          </w:tcPr>
          <w:p w14:paraId="5F31A45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823" w:type="pct"/>
            <w:tcBorders>
              <w:top w:val="nil"/>
              <w:left w:val="nil"/>
              <w:bottom w:val="single" w:sz="4" w:space="0" w:color="auto"/>
              <w:right w:val="single" w:sz="4" w:space="0" w:color="auto"/>
            </w:tcBorders>
            <w:shd w:val="clear" w:color="auto" w:fill="auto"/>
            <w:vAlign w:val="center"/>
            <w:hideMark/>
          </w:tcPr>
          <w:p w14:paraId="0E79E51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75573EA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2F0BAAE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6DA8C4D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6C31939F"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01CBD56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As Top Level Filter</w:t>
            </w:r>
          </w:p>
        </w:tc>
        <w:tc>
          <w:tcPr>
            <w:tcW w:w="822" w:type="pct"/>
            <w:tcBorders>
              <w:top w:val="nil"/>
              <w:left w:val="nil"/>
              <w:bottom w:val="single" w:sz="4" w:space="0" w:color="auto"/>
              <w:right w:val="single" w:sz="4" w:space="0" w:color="auto"/>
            </w:tcBorders>
            <w:shd w:val="clear" w:color="auto" w:fill="auto"/>
            <w:vAlign w:val="center"/>
            <w:hideMark/>
          </w:tcPr>
          <w:p w14:paraId="03C7248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09D1A49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4AA4194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1469861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2F4B05F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963C238"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44F93D5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Allow Multiple Items</w:t>
            </w:r>
          </w:p>
        </w:tc>
        <w:tc>
          <w:tcPr>
            <w:tcW w:w="822" w:type="pct"/>
            <w:tcBorders>
              <w:top w:val="nil"/>
              <w:left w:val="nil"/>
              <w:bottom w:val="single" w:sz="4" w:space="0" w:color="auto"/>
              <w:right w:val="single" w:sz="4" w:space="0" w:color="auto"/>
            </w:tcBorders>
            <w:shd w:val="clear" w:color="auto" w:fill="auto"/>
            <w:vAlign w:val="center"/>
            <w:hideMark/>
          </w:tcPr>
          <w:p w14:paraId="28B3E35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1825502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6A81CAC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104E0F5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1DB0240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9A1775D"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531E9A5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lastRenderedPageBreak/>
              <w:t>Show if Empty</w:t>
            </w:r>
          </w:p>
        </w:tc>
        <w:tc>
          <w:tcPr>
            <w:tcW w:w="822" w:type="pct"/>
            <w:tcBorders>
              <w:top w:val="nil"/>
              <w:left w:val="nil"/>
              <w:bottom w:val="single" w:sz="4" w:space="0" w:color="auto"/>
              <w:right w:val="single" w:sz="4" w:space="0" w:color="auto"/>
            </w:tcBorders>
            <w:shd w:val="clear" w:color="auto" w:fill="auto"/>
            <w:vAlign w:val="center"/>
            <w:hideMark/>
          </w:tcPr>
          <w:p w14:paraId="5814A83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2B863C4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57C3DBD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0FD4C13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823" w:type="pct"/>
            <w:tcBorders>
              <w:top w:val="nil"/>
              <w:left w:val="nil"/>
              <w:bottom w:val="single" w:sz="4" w:space="0" w:color="auto"/>
              <w:right w:val="single" w:sz="4" w:space="0" w:color="auto"/>
            </w:tcBorders>
            <w:shd w:val="clear" w:color="auto" w:fill="auto"/>
            <w:vAlign w:val="center"/>
            <w:hideMark/>
          </w:tcPr>
          <w:p w14:paraId="7004F7C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7F85A79E"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126CF2F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Lookup Type</w:t>
            </w:r>
          </w:p>
        </w:tc>
        <w:tc>
          <w:tcPr>
            <w:tcW w:w="822" w:type="pct"/>
            <w:tcBorders>
              <w:top w:val="nil"/>
              <w:left w:val="nil"/>
              <w:bottom w:val="single" w:sz="4" w:space="0" w:color="auto"/>
              <w:right w:val="single" w:sz="4" w:space="0" w:color="auto"/>
            </w:tcBorders>
            <w:shd w:val="clear" w:color="auto" w:fill="auto"/>
            <w:vAlign w:val="center"/>
            <w:hideMark/>
          </w:tcPr>
          <w:p w14:paraId="78B0DE5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344DB04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237162F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4FEDCA1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706F791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7878380"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457C5C3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Relationship Type</w:t>
            </w:r>
          </w:p>
        </w:tc>
        <w:tc>
          <w:tcPr>
            <w:tcW w:w="822" w:type="pct"/>
            <w:tcBorders>
              <w:top w:val="nil"/>
              <w:left w:val="nil"/>
              <w:bottom w:val="single" w:sz="4" w:space="0" w:color="auto"/>
              <w:right w:val="single" w:sz="4" w:space="0" w:color="auto"/>
            </w:tcBorders>
            <w:shd w:val="clear" w:color="auto" w:fill="auto"/>
            <w:vAlign w:val="center"/>
            <w:hideMark/>
          </w:tcPr>
          <w:p w14:paraId="4EE9D77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7BFC8A6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2256BA3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74334C6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6F07565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8AF9EBF" w14:textId="77777777" w:rsidTr="00B828D1">
        <w:trPr>
          <w:trHeight w:val="20"/>
        </w:trPr>
        <w:tc>
          <w:tcPr>
            <w:tcW w:w="886" w:type="pct"/>
            <w:tcBorders>
              <w:top w:val="nil"/>
              <w:left w:val="single" w:sz="4" w:space="0" w:color="auto"/>
              <w:bottom w:val="single" w:sz="4" w:space="0" w:color="auto"/>
              <w:right w:val="single" w:sz="4" w:space="0" w:color="auto"/>
            </w:tcBorders>
            <w:shd w:val="clear" w:color="000000" w:fill="D9D9D9"/>
            <w:vAlign w:val="center"/>
            <w:hideMark/>
          </w:tcPr>
          <w:p w14:paraId="74CC74C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Table Settings</w:t>
            </w:r>
          </w:p>
        </w:tc>
        <w:tc>
          <w:tcPr>
            <w:tcW w:w="822" w:type="pct"/>
            <w:tcBorders>
              <w:top w:val="nil"/>
              <w:left w:val="nil"/>
              <w:bottom w:val="single" w:sz="4" w:space="0" w:color="auto"/>
              <w:right w:val="single" w:sz="4" w:space="0" w:color="auto"/>
            </w:tcBorders>
            <w:shd w:val="clear" w:color="auto" w:fill="auto"/>
            <w:vAlign w:val="center"/>
            <w:hideMark/>
          </w:tcPr>
          <w:p w14:paraId="62A8E7B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04CEF17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12111CD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358D5FE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823" w:type="pct"/>
            <w:tcBorders>
              <w:top w:val="nil"/>
              <w:left w:val="nil"/>
              <w:bottom w:val="single" w:sz="4" w:space="0" w:color="auto"/>
              <w:right w:val="single" w:sz="4" w:space="0" w:color="auto"/>
            </w:tcBorders>
            <w:shd w:val="clear" w:color="auto" w:fill="auto"/>
            <w:vAlign w:val="center"/>
            <w:hideMark/>
          </w:tcPr>
          <w:p w14:paraId="0BA58A1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bl>
    <w:p w14:paraId="129F3B36" w14:textId="1C49DCA6" w:rsidR="00E26DC1" w:rsidRDefault="00E26DC1" w:rsidP="00E26DC1">
      <w:pPr>
        <w:jc w:val="both"/>
        <w:rPr>
          <w:rFonts w:eastAsia="Times New Roman" w:cs="Times New Roman"/>
          <w:sz w:val="22"/>
          <w:szCs w:val="20"/>
          <w:lang w:val="en-US"/>
        </w:rPr>
      </w:pPr>
    </w:p>
    <w:tbl>
      <w:tblPr>
        <w:tblW w:w="9227" w:type="dxa"/>
        <w:tblInd w:w="113" w:type="dxa"/>
        <w:tblLayout w:type="fixed"/>
        <w:tblLook w:val="04A0" w:firstRow="1" w:lastRow="0" w:firstColumn="1" w:lastColumn="0" w:noHBand="0" w:noVBand="1"/>
      </w:tblPr>
      <w:tblGrid>
        <w:gridCol w:w="2300"/>
        <w:gridCol w:w="1731"/>
        <w:gridCol w:w="1732"/>
        <w:gridCol w:w="1732"/>
        <w:gridCol w:w="1732"/>
      </w:tblGrid>
      <w:tr w:rsidR="00B828D1" w:rsidRPr="00B828D1" w14:paraId="519EFC2C" w14:textId="77777777" w:rsidTr="00B828D1">
        <w:trPr>
          <w:trHeight w:val="20"/>
        </w:trPr>
        <w:tc>
          <w:tcPr>
            <w:tcW w:w="230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79B6763" w14:textId="13E42D7F"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 Attribute</w:t>
            </w:r>
          </w:p>
        </w:tc>
        <w:tc>
          <w:tcPr>
            <w:tcW w:w="1731" w:type="dxa"/>
            <w:tcBorders>
              <w:top w:val="single" w:sz="4" w:space="0" w:color="auto"/>
              <w:left w:val="nil"/>
              <w:bottom w:val="single" w:sz="4" w:space="0" w:color="auto"/>
              <w:right w:val="single" w:sz="4" w:space="0" w:color="auto"/>
            </w:tcBorders>
            <w:shd w:val="clear" w:color="000000" w:fill="BFBFBF"/>
            <w:noWrap/>
            <w:vAlign w:val="center"/>
            <w:hideMark/>
          </w:tcPr>
          <w:p w14:paraId="6FD9E886"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Field-6</w:t>
            </w:r>
          </w:p>
        </w:tc>
        <w:tc>
          <w:tcPr>
            <w:tcW w:w="1732" w:type="dxa"/>
            <w:tcBorders>
              <w:top w:val="single" w:sz="4" w:space="0" w:color="auto"/>
              <w:left w:val="nil"/>
              <w:bottom w:val="single" w:sz="4" w:space="0" w:color="auto"/>
              <w:right w:val="single" w:sz="4" w:space="0" w:color="auto"/>
            </w:tcBorders>
            <w:shd w:val="clear" w:color="000000" w:fill="BFBFBF"/>
            <w:noWrap/>
            <w:vAlign w:val="center"/>
            <w:hideMark/>
          </w:tcPr>
          <w:p w14:paraId="15BA594A"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Field-7</w:t>
            </w:r>
          </w:p>
        </w:tc>
        <w:tc>
          <w:tcPr>
            <w:tcW w:w="1732" w:type="dxa"/>
            <w:tcBorders>
              <w:top w:val="single" w:sz="4" w:space="0" w:color="auto"/>
              <w:left w:val="nil"/>
              <w:bottom w:val="single" w:sz="4" w:space="0" w:color="auto"/>
              <w:right w:val="single" w:sz="4" w:space="0" w:color="auto"/>
            </w:tcBorders>
            <w:shd w:val="clear" w:color="000000" w:fill="BFBFBF"/>
            <w:noWrap/>
            <w:vAlign w:val="center"/>
            <w:hideMark/>
          </w:tcPr>
          <w:p w14:paraId="2900220F"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Field-8</w:t>
            </w:r>
          </w:p>
        </w:tc>
        <w:tc>
          <w:tcPr>
            <w:tcW w:w="1732" w:type="dxa"/>
            <w:tcBorders>
              <w:top w:val="single" w:sz="4" w:space="0" w:color="auto"/>
              <w:left w:val="nil"/>
              <w:bottom w:val="single" w:sz="4" w:space="0" w:color="auto"/>
              <w:right w:val="single" w:sz="4" w:space="0" w:color="auto"/>
            </w:tcBorders>
            <w:shd w:val="clear" w:color="000000" w:fill="BFBFBF"/>
            <w:noWrap/>
            <w:vAlign w:val="center"/>
            <w:hideMark/>
          </w:tcPr>
          <w:p w14:paraId="05275971"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Field-9</w:t>
            </w:r>
          </w:p>
        </w:tc>
      </w:tr>
      <w:tr w:rsidR="00B828D1" w:rsidRPr="00B828D1" w14:paraId="49A06E01"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5B3CFFB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731" w:type="dxa"/>
            <w:tcBorders>
              <w:top w:val="nil"/>
              <w:left w:val="nil"/>
              <w:bottom w:val="single" w:sz="4" w:space="0" w:color="auto"/>
              <w:right w:val="single" w:sz="4" w:space="0" w:color="auto"/>
            </w:tcBorders>
            <w:shd w:val="clear" w:color="auto" w:fill="auto"/>
            <w:vAlign w:val="center"/>
            <w:hideMark/>
          </w:tcPr>
          <w:p w14:paraId="4E2A361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Treat Blank or Null As</w:t>
            </w:r>
          </w:p>
        </w:tc>
        <w:tc>
          <w:tcPr>
            <w:tcW w:w="1732" w:type="dxa"/>
            <w:tcBorders>
              <w:top w:val="nil"/>
              <w:left w:val="nil"/>
              <w:bottom w:val="single" w:sz="4" w:space="0" w:color="auto"/>
              <w:right w:val="single" w:sz="4" w:space="0" w:color="auto"/>
            </w:tcBorders>
            <w:shd w:val="clear" w:color="auto" w:fill="auto"/>
            <w:vAlign w:val="center"/>
            <w:hideMark/>
          </w:tcPr>
          <w:p w14:paraId="4469F5C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Operator</w:t>
            </w:r>
          </w:p>
        </w:tc>
        <w:tc>
          <w:tcPr>
            <w:tcW w:w="1732" w:type="dxa"/>
            <w:tcBorders>
              <w:top w:val="nil"/>
              <w:left w:val="nil"/>
              <w:bottom w:val="single" w:sz="4" w:space="0" w:color="auto"/>
              <w:right w:val="single" w:sz="4" w:space="0" w:color="auto"/>
            </w:tcBorders>
            <w:shd w:val="clear" w:color="auto" w:fill="auto"/>
            <w:vAlign w:val="center"/>
            <w:hideMark/>
          </w:tcPr>
          <w:p w14:paraId="3007DDC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Value</w:t>
            </w:r>
          </w:p>
        </w:tc>
        <w:tc>
          <w:tcPr>
            <w:tcW w:w="1732" w:type="dxa"/>
            <w:tcBorders>
              <w:top w:val="nil"/>
              <w:left w:val="nil"/>
              <w:bottom w:val="single" w:sz="4" w:space="0" w:color="auto"/>
              <w:right w:val="single" w:sz="4" w:space="0" w:color="auto"/>
            </w:tcBorders>
            <w:shd w:val="clear" w:color="auto" w:fill="auto"/>
            <w:vAlign w:val="center"/>
            <w:hideMark/>
          </w:tcPr>
          <w:p w14:paraId="38D4752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Value Case Sensitive</w:t>
            </w:r>
          </w:p>
        </w:tc>
      </w:tr>
      <w:tr w:rsidR="00B828D1" w:rsidRPr="00B828D1" w14:paraId="06A10CA7"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2AA905B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API Name</w:t>
            </w:r>
          </w:p>
        </w:tc>
        <w:tc>
          <w:tcPr>
            <w:tcW w:w="1731" w:type="dxa"/>
            <w:tcBorders>
              <w:top w:val="nil"/>
              <w:left w:val="nil"/>
              <w:bottom w:val="single" w:sz="4" w:space="0" w:color="auto"/>
              <w:right w:val="single" w:sz="4" w:space="0" w:color="auto"/>
            </w:tcBorders>
            <w:shd w:val="clear" w:color="auto" w:fill="auto"/>
            <w:vAlign w:val="center"/>
            <w:hideMark/>
          </w:tcPr>
          <w:p w14:paraId="314CFFC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TreatBlankorNullAs</w:t>
            </w:r>
          </w:p>
        </w:tc>
        <w:tc>
          <w:tcPr>
            <w:tcW w:w="1732" w:type="dxa"/>
            <w:tcBorders>
              <w:top w:val="nil"/>
              <w:left w:val="nil"/>
              <w:bottom w:val="single" w:sz="4" w:space="0" w:color="auto"/>
              <w:right w:val="single" w:sz="4" w:space="0" w:color="auto"/>
            </w:tcBorders>
            <w:shd w:val="clear" w:color="auto" w:fill="auto"/>
            <w:vAlign w:val="center"/>
            <w:hideMark/>
          </w:tcPr>
          <w:p w14:paraId="71FDDF1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RuleOperator</w:t>
            </w:r>
          </w:p>
        </w:tc>
        <w:tc>
          <w:tcPr>
            <w:tcW w:w="1732" w:type="dxa"/>
            <w:tcBorders>
              <w:top w:val="nil"/>
              <w:left w:val="nil"/>
              <w:bottom w:val="single" w:sz="4" w:space="0" w:color="auto"/>
              <w:right w:val="single" w:sz="4" w:space="0" w:color="auto"/>
            </w:tcBorders>
            <w:shd w:val="clear" w:color="auto" w:fill="auto"/>
            <w:vAlign w:val="center"/>
            <w:hideMark/>
          </w:tcPr>
          <w:p w14:paraId="3363849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RuleValue</w:t>
            </w:r>
          </w:p>
        </w:tc>
        <w:tc>
          <w:tcPr>
            <w:tcW w:w="1732" w:type="dxa"/>
            <w:tcBorders>
              <w:top w:val="nil"/>
              <w:left w:val="nil"/>
              <w:bottom w:val="single" w:sz="4" w:space="0" w:color="auto"/>
              <w:right w:val="single" w:sz="4" w:space="0" w:color="auto"/>
            </w:tcBorders>
            <w:shd w:val="clear" w:color="auto" w:fill="auto"/>
            <w:vAlign w:val="center"/>
            <w:hideMark/>
          </w:tcPr>
          <w:p w14:paraId="0BE2609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RuleValueCaseSensitive</w:t>
            </w:r>
          </w:p>
        </w:tc>
      </w:tr>
      <w:tr w:rsidR="00B828D1" w:rsidRPr="00B828D1" w14:paraId="6F2EF247"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6B6F1D2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Input Type</w:t>
            </w:r>
          </w:p>
        </w:tc>
        <w:tc>
          <w:tcPr>
            <w:tcW w:w="1731" w:type="dxa"/>
            <w:tcBorders>
              <w:top w:val="nil"/>
              <w:left w:val="nil"/>
              <w:bottom w:val="single" w:sz="4" w:space="0" w:color="auto"/>
              <w:right w:val="single" w:sz="4" w:space="0" w:color="auto"/>
            </w:tcBorders>
            <w:shd w:val="clear" w:color="auto" w:fill="auto"/>
            <w:vAlign w:val="center"/>
            <w:hideMark/>
          </w:tcPr>
          <w:p w14:paraId="20BF8EF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732" w:type="dxa"/>
            <w:tcBorders>
              <w:top w:val="nil"/>
              <w:left w:val="nil"/>
              <w:bottom w:val="single" w:sz="4" w:space="0" w:color="auto"/>
              <w:right w:val="single" w:sz="4" w:space="0" w:color="auto"/>
            </w:tcBorders>
            <w:shd w:val="clear" w:color="auto" w:fill="auto"/>
            <w:vAlign w:val="center"/>
            <w:hideMark/>
          </w:tcPr>
          <w:p w14:paraId="6FDC22A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732" w:type="dxa"/>
            <w:tcBorders>
              <w:top w:val="nil"/>
              <w:left w:val="nil"/>
              <w:bottom w:val="single" w:sz="4" w:space="0" w:color="auto"/>
              <w:right w:val="single" w:sz="4" w:space="0" w:color="auto"/>
            </w:tcBorders>
            <w:shd w:val="clear" w:color="auto" w:fill="auto"/>
            <w:vAlign w:val="center"/>
            <w:hideMark/>
          </w:tcPr>
          <w:p w14:paraId="6B2A056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1732" w:type="dxa"/>
            <w:tcBorders>
              <w:top w:val="nil"/>
              <w:left w:val="nil"/>
              <w:bottom w:val="single" w:sz="4" w:space="0" w:color="auto"/>
              <w:right w:val="single" w:sz="4" w:space="0" w:color="auto"/>
            </w:tcBorders>
            <w:shd w:val="clear" w:color="auto" w:fill="auto"/>
            <w:vAlign w:val="center"/>
            <w:hideMark/>
          </w:tcPr>
          <w:p w14:paraId="461D5AB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TRUE/FALSE</w:t>
            </w:r>
          </w:p>
        </w:tc>
      </w:tr>
      <w:tr w:rsidR="00B828D1" w:rsidRPr="00B828D1" w14:paraId="20E9545B"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7711840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Category</w:t>
            </w:r>
          </w:p>
        </w:tc>
        <w:tc>
          <w:tcPr>
            <w:tcW w:w="1731" w:type="dxa"/>
            <w:tcBorders>
              <w:top w:val="nil"/>
              <w:left w:val="nil"/>
              <w:bottom w:val="single" w:sz="4" w:space="0" w:color="auto"/>
              <w:right w:val="single" w:sz="4" w:space="0" w:color="auto"/>
            </w:tcBorders>
            <w:shd w:val="clear" w:color="auto" w:fill="auto"/>
            <w:vAlign w:val="center"/>
            <w:hideMark/>
          </w:tcPr>
          <w:p w14:paraId="7602F2A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6A24097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038B425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107CDAF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A7F3B4C"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3255EEF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Minimum Value</w:t>
            </w:r>
          </w:p>
        </w:tc>
        <w:tc>
          <w:tcPr>
            <w:tcW w:w="1731" w:type="dxa"/>
            <w:tcBorders>
              <w:top w:val="nil"/>
              <w:left w:val="nil"/>
              <w:bottom w:val="single" w:sz="4" w:space="0" w:color="auto"/>
              <w:right w:val="single" w:sz="4" w:space="0" w:color="auto"/>
            </w:tcBorders>
            <w:shd w:val="clear" w:color="auto" w:fill="auto"/>
            <w:vAlign w:val="center"/>
            <w:hideMark/>
          </w:tcPr>
          <w:p w14:paraId="25BE482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0FE2339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73E20FA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27E834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58FCFBC4"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4E1299C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Maximum Value</w:t>
            </w:r>
          </w:p>
        </w:tc>
        <w:tc>
          <w:tcPr>
            <w:tcW w:w="1731" w:type="dxa"/>
            <w:tcBorders>
              <w:top w:val="nil"/>
              <w:left w:val="nil"/>
              <w:bottom w:val="single" w:sz="4" w:space="0" w:color="auto"/>
              <w:right w:val="single" w:sz="4" w:space="0" w:color="auto"/>
            </w:tcBorders>
            <w:shd w:val="clear" w:color="auto" w:fill="auto"/>
            <w:vAlign w:val="center"/>
            <w:hideMark/>
          </w:tcPr>
          <w:p w14:paraId="3AA2C9A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121EDB6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4D36F5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7E63E2B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2F0D03E1"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7C53691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Type of List</w:t>
            </w:r>
          </w:p>
        </w:tc>
        <w:tc>
          <w:tcPr>
            <w:tcW w:w="1731" w:type="dxa"/>
            <w:tcBorders>
              <w:top w:val="nil"/>
              <w:left w:val="nil"/>
              <w:bottom w:val="single" w:sz="4" w:space="0" w:color="auto"/>
              <w:right w:val="single" w:sz="4" w:space="0" w:color="auto"/>
            </w:tcBorders>
            <w:shd w:val="clear" w:color="auto" w:fill="auto"/>
            <w:vAlign w:val="center"/>
            <w:hideMark/>
          </w:tcPr>
          <w:p w14:paraId="26F37DD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Pass Skip List</w:t>
            </w:r>
          </w:p>
        </w:tc>
        <w:tc>
          <w:tcPr>
            <w:tcW w:w="1732" w:type="dxa"/>
            <w:tcBorders>
              <w:top w:val="nil"/>
              <w:left w:val="nil"/>
              <w:bottom w:val="single" w:sz="4" w:space="0" w:color="auto"/>
              <w:right w:val="single" w:sz="4" w:space="0" w:color="auto"/>
            </w:tcBorders>
            <w:shd w:val="clear" w:color="auto" w:fill="auto"/>
            <w:vAlign w:val="center"/>
            <w:hideMark/>
          </w:tcPr>
          <w:p w14:paraId="663026F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Comparison Rule Operator List</w:t>
            </w:r>
          </w:p>
        </w:tc>
        <w:tc>
          <w:tcPr>
            <w:tcW w:w="1732" w:type="dxa"/>
            <w:tcBorders>
              <w:top w:val="nil"/>
              <w:left w:val="nil"/>
              <w:bottom w:val="single" w:sz="4" w:space="0" w:color="auto"/>
              <w:right w:val="single" w:sz="4" w:space="0" w:color="auto"/>
            </w:tcBorders>
            <w:shd w:val="clear" w:color="auto" w:fill="auto"/>
            <w:vAlign w:val="center"/>
            <w:hideMark/>
          </w:tcPr>
          <w:p w14:paraId="60543EA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Data Element</w:t>
            </w:r>
          </w:p>
        </w:tc>
        <w:tc>
          <w:tcPr>
            <w:tcW w:w="1732" w:type="dxa"/>
            <w:tcBorders>
              <w:top w:val="nil"/>
              <w:left w:val="nil"/>
              <w:bottom w:val="single" w:sz="4" w:space="0" w:color="auto"/>
              <w:right w:val="single" w:sz="4" w:space="0" w:color="auto"/>
            </w:tcBorders>
            <w:shd w:val="clear" w:color="auto" w:fill="auto"/>
            <w:vAlign w:val="center"/>
            <w:hideMark/>
          </w:tcPr>
          <w:p w14:paraId="1AF473D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3F84F062"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215AA37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 Display Format</w:t>
            </w:r>
          </w:p>
        </w:tc>
        <w:tc>
          <w:tcPr>
            <w:tcW w:w="1731" w:type="dxa"/>
            <w:tcBorders>
              <w:top w:val="nil"/>
              <w:left w:val="nil"/>
              <w:bottom w:val="single" w:sz="4" w:space="0" w:color="auto"/>
              <w:right w:val="single" w:sz="4" w:space="0" w:color="auto"/>
            </w:tcBorders>
            <w:shd w:val="clear" w:color="auto" w:fill="auto"/>
            <w:vAlign w:val="center"/>
            <w:hideMark/>
          </w:tcPr>
          <w:p w14:paraId="2D3E903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{Description}</w:t>
            </w:r>
          </w:p>
        </w:tc>
        <w:tc>
          <w:tcPr>
            <w:tcW w:w="1732" w:type="dxa"/>
            <w:tcBorders>
              <w:top w:val="nil"/>
              <w:left w:val="nil"/>
              <w:bottom w:val="single" w:sz="4" w:space="0" w:color="auto"/>
              <w:right w:val="single" w:sz="4" w:space="0" w:color="auto"/>
            </w:tcBorders>
            <w:shd w:val="clear" w:color="auto" w:fill="auto"/>
            <w:vAlign w:val="center"/>
            <w:hideMark/>
          </w:tcPr>
          <w:p w14:paraId="54300C8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{Description}</w:t>
            </w:r>
          </w:p>
        </w:tc>
        <w:tc>
          <w:tcPr>
            <w:tcW w:w="1732" w:type="dxa"/>
            <w:tcBorders>
              <w:top w:val="nil"/>
              <w:left w:val="nil"/>
              <w:bottom w:val="single" w:sz="4" w:space="0" w:color="auto"/>
              <w:right w:val="single" w:sz="4" w:space="0" w:color="auto"/>
            </w:tcBorders>
            <w:shd w:val="clear" w:color="auto" w:fill="auto"/>
            <w:vAlign w:val="center"/>
            <w:hideMark/>
          </w:tcPr>
          <w:p w14:paraId="525CD8B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1732" w:type="dxa"/>
            <w:tcBorders>
              <w:top w:val="nil"/>
              <w:left w:val="nil"/>
              <w:bottom w:val="single" w:sz="4" w:space="0" w:color="auto"/>
              <w:right w:val="single" w:sz="4" w:space="0" w:color="auto"/>
            </w:tcBorders>
            <w:shd w:val="clear" w:color="auto" w:fill="auto"/>
            <w:vAlign w:val="center"/>
            <w:hideMark/>
          </w:tcPr>
          <w:p w14:paraId="4EF2466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5A212E8"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6A06B43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In Detail Tile</w:t>
            </w:r>
          </w:p>
        </w:tc>
        <w:tc>
          <w:tcPr>
            <w:tcW w:w="1731" w:type="dxa"/>
            <w:tcBorders>
              <w:top w:val="nil"/>
              <w:left w:val="nil"/>
              <w:bottom w:val="single" w:sz="4" w:space="0" w:color="auto"/>
              <w:right w:val="single" w:sz="4" w:space="0" w:color="auto"/>
            </w:tcBorders>
            <w:shd w:val="clear" w:color="auto" w:fill="auto"/>
            <w:vAlign w:val="center"/>
            <w:hideMark/>
          </w:tcPr>
          <w:p w14:paraId="1E3BBEC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75129F3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6674349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1313474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7D01FB35"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15BC3D4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Editable</w:t>
            </w:r>
          </w:p>
        </w:tc>
        <w:tc>
          <w:tcPr>
            <w:tcW w:w="1731" w:type="dxa"/>
            <w:tcBorders>
              <w:top w:val="nil"/>
              <w:left w:val="nil"/>
              <w:bottom w:val="single" w:sz="4" w:space="0" w:color="auto"/>
              <w:right w:val="single" w:sz="4" w:space="0" w:color="auto"/>
            </w:tcBorders>
            <w:shd w:val="clear" w:color="auto" w:fill="auto"/>
            <w:vAlign w:val="center"/>
            <w:hideMark/>
          </w:tcPr>
          <w:p w14:paraId="71869A7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53E0956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69CF957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5BA5A6E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58AEC9E1"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500F1F0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Listable</w:t>
            </w:r>
          </w:p>
        </w:tc>
        <w:tc>
          <w:tcPr>
            <w:tcW w:w="1731" w:type="dxa"/>
            <w:tcBorders>
              <w:top w:val="nil"/>
              <w:left w:val="nil"/>
              <w:bottom w:val="single" w:sz="4" w:space="0" w:color="auto"/>
              <w:right w:val="single" w:sz="4" w:space="0" w:color="auto"/>
            </w:tcBorders>
            <w:shd w:val="clear" w:color="auto" w:fill="auto"/>
            <w:vAlign w:val="center"/>
            <w:hideMark/>
          </w:tcPr>
          <w:p w14:paraId="6F265CA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2DBC8DD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3599522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55F2A4F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3AADE5D4"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4483A12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Required</w:t>
            </w:r>
          </w:p>
        </w:tc>
        <w:tc>
          <w:tcPr>
            <w:tcW w:w="1731" w:type="dxa"/>
            <w:tcBorders>
              <w:top w:val="nil"/>
              <w:left w:val="nil"/>
              <w:bottom w:val="single" w:sz="4" w:space="0" w:color="auto"/>
              <w:right w:val="single" w:sz="4" w:space="0" w:color="auto"/>
            </w:tcBorders>
            <w:shd w:val="clear" w:color="auto" w:fill="auto"/>
            <w:vAlign w:val="center"/>
            <w:hideMark/>
          </w:tcPr>
          <w:p w14:paraId="08C9CB3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40855DA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5766F91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1732" w:type="dxa"/>
            <w:tcBorders>
              <w:top w:val="nil"/>
              <w:left w:val="nil"/>
              <w:bottom w:val="single" w:sz="4" w:space="0" w:color="auto"/>
              <w:right w:val="single" w:sz="4" w:space="0" w:color="auto"/>
            </w:tcBorders>
            <w:shd w:val="clear" w:color="auto" w:fill="auto"/>
            <w:vAlign w:val="center"/>
            <w:hideMark/>
          </w:tcPr>
          <w:p w14:paraId="246E688E" w14:textId="065E1A75" w:rsidR="00B828D1" w:rsidRPr="00B828D1" w:rsidRDefault="005B2322"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FALSE</w:t>
            </w:r>
          </w:p>
        </w:tc>
      </w:tr>
      <w:tr w:rsidR="00B828D1" w:rsidRPr="00B828D1" w14:paraId="42345C7A"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3C56D27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Part of Key</w:t>
            </w:r>
          </w:p>
        </w:tc>
        <w:tc>
          <w:tcPr>
            <w:tcW w:w="1731" w:type="dxa"/>
            <w:tcBorders>
              <w:top w:val="nil"/>
              <w:left w:val="nil"/>
              <w:bottom w:val="single" w:sz="4" w:space="0" w:color="auto"/>
              <w:right w:val="single" w:sz="4" w:space="0" w:color="auto"/>
            </w:tcBorders>
            <w:shd w:val="clear" w:color="auto" w:fill="auto"/>
            <w:vAlign w:val="center"/>
            <w:hideMark/>
          </w:tcPr>
          <w:p w14:paraId="69D571B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3C77E8F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5F3259F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29B28F6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3A539D50"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6DCC8A0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As Top Level Filter</w:t>
            </w:r>
          </w:p>
        </w:tc>
        <w:tc>
          <w:tcPr>
            <w:tcW w:w="1731" w:type="dxa"/>
            <w:tcBorders>
              <w:top w:val="nil"/>
              <w:left w:val="nil"/>
              <w:bottom w:val="single" w:sz="4" w:space="0" w:color="auto"/>
              <w:right w:val="single" w:sz="4" w:space="0" w:color="auto"/>
            </w:tcBorders>
            <w:shd w:val="clear" w:color="auto" w:fill="auto"/>
            <w:vAlign w:val="center"/>
            <w:hideMark/>
          </w:tcPr>
          <w:p w14:paraId="5AD873A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3CDAB02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2CA4AF1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4DF01C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22796E4E"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34C6C92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Allow Multiple Items</w:t>
            </w:r>
          </w:p>
        </w:tc>
        <w:tc>
          <w:tcPr>
            <w:tcW w:w="1731" w:type="dxa"/>
            <w:tcBorders>
              <w:top w:val="nil"/>
              <w:left w:val="nil"/>
              <w:bottom w:val="single" w:sz="4" w:space="0" w:color="auto"/>
              <w:right w:val="single" w:sz="4" w:space="0" w:color="auto"/>
            </w:tcBorders>
            <w:shd w:val="clear" w:color="auto" w:fill="auto"/>
            <w:vAlign w:val="center"/>
            <w:hideMark/>
          </w:tcPr>
          <w:p w14:paraId="491E99E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3603257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31C1D57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74274B1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726DA2C"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2789670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if Empty</w:t>
            </w:r>
          </w:p>
        </w:tc>
        <w:tc>
          <w:tcPr>
            <w:tcW w:w="1731" w:type="dxa"/>
            <w:tcBorders>
              <w:top w:val="nil"/>
              <w:left w:val="nil"/>
              <w:bottom w:val="single" w:sz="4" w:space="0" w:color="auto"/>
              <w:right w:val="single" w:sz="4" w:space="0" w:color="auto"/>
            </w:tcBorders>
            <w:shd w:val="clear" w:color="auto" w:fill="auto"/>
            <w:vAlign w:val="center"/>
            <w:hideMark/>
          </w:tcPr>
          <w:p w14:paraId="5D413B7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2A936DF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74EDA05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1732" w:type="dxa"/>
            <w:tcBorders>
              <w:top w:val="nil"/>
              <w:left w:val="nil"/>
              <w:bottom w:val="single" w:sz="4" w:space="0" w:color="auto"/>
              <w:right w:val="single" w:sz="4" w:space="0" w:color="auto"/>
            </w:tcBorders>
            <w:shd w:val="clear" w:color="auto" w:fill="auto"/>
            <w:vAlign w:val="center"/>
            <w:hideMark/>
          </w:tcPr>
          <w:p w14:paraId="5B2D627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05AC9526"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288CC89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Lookup Type</w:t>
            </w:r>
          </w:p>
        </w:tc>
        <w:tc>
          <w:tcPr>
            <w:tcW w:w="1731" w:type="dxa"/>
            <w:tcBorders>
              <w:top w:val="nil"/>
              <w:left w:val="nil"/>
              <w:bottom w:val="single" w:sz="4" w:space="0" w:color="auto"/>
              <w:right w:val="single" w:sz="4" w:space="0" w:color="auto"/>
            </w:tcBorders>
            <w:shd w:val="clear" w:color="auto" w:fill="auto"/>
            <w:vAlign w:val="center"/>
            <w:hideMark/>
          </w:tcPr>
          <w:p w14:paraId="3BF907F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5BB3CC9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1BBCEE1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3A05A58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7CC62A3"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48E2898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Relationship Type</w:t>
            </w:r>
          </w:p>
        </w:tc>
        <w:tc>
          <w:tcPr>
            <w:tcW w:w="1731" w:type="dxa"/>
            <w:tcBorders>
              <w:top w:val="nil"/>
              <w:left w:val="nil"/>
              <w:bottom w:val="single" w:sz="4" w:space="0" w:color="auto"/>
              <w:right w:val="single" w:sz="4" w:space="0" w:color="auto"/>
            </w:tcBorders>
            <w:shd w:val="clear" w:color="auto" w:fill="auto"/>
            <w:vAlign w:val="center"/>
            <w:hideMark/>
          </w:tcPr>
          <w:p w14:paraId="35C1E44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6A5EECB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56AB93B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0F4F145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57127C66" w14:textId="77777777" w:rsidTr="00B828D1">
        <w:trPr>
          <w:trHeight w:val="20"/>
        </w:trPr>
        <w:tc>
          <w:tcPr>
            <w:tcW w:w="2300" w:type="dxa"/>
            <w:tcBorders>
              <w:top w:val="nil"/>
              <w:left w:val="single" w:sz="4" w:space="0" w:color="auto"/>
              <w:bottom w:val="single" w:sz="4" w:space="0" w:color="auto"/>
              <w:right w:val="single" w:sz="4" w:space="0" w:color="auto"/>
            </w:tcBorders>
            <w:shd w:val="clear" w:color="000000" w:fill="D9D9D9"/>
            <w:vAlign w:val="center"/>
            <w:hideMark/>
          </w:tcPr>
          <w:p w14:paraId="26F0EBE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Table Settings</w:t>
            </w:r>
          </w:p>
        </w:tc>
        <w:tc>
          <w:tcPr>
            <w:tcW w:w="1731" w:type="dxa"/>
            <w:tcBorders>
              <w:top w:val="nil"/>
              <w:left w:val="nil"/>
              <w:bottom w:val="single" w:sz="4" w:space="0" w:color="auto"/>
              <w:right w:val="single" w:sz="4" w:space="0" w:color="auto"/>
            </w:tcBorders>
            <w:shd w:val="clear" w:color="auto" w:fill="auto"/>
            <w:vAlign w:val="center"/>
            <w:hideMark/>
          </w:tcPr>
          <w:p w14:paraId="0397750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6470910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4D77FE4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1732" w:type="dxa"/>
            <w:tcBorders>
              <w:top w:val="nil"/>
              <w:left w:val="nil"/>
              <w:bottom w:val="single" w:sz="4" w:space="0" w:color="auto"/>
              <w:right w:val="single" w:sz="4" w:space="0" w:color="auto"/>
            </w:tcBorders>
            <w:shd w:val="clear" w:color="auto" w:fill="auto"/>
            <w:vAlign w:val="center"/>
            <w:hideMark/>
          </w:tcPr>
          <w:p w14:paraId="0F62A9A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bl>
    <w:p w14:paraId="58A2973B" w14:textId="77777777" w:rsidR="00B828D1" w:rsidRDefault="00B828D1" w:rsidP="00E26DC1">
      <w:pPr>
        <w:jc w:val="both"/>
        <w:rPr>
          <w:rFonts w:eastAsia="Times New Roman" w:cs="Times New Roman"/>
          <w:sz w:val="22"/>
          <w:szCs w:val="20"/>
          <w:lang w:val="en-US"/>
        </w:rPr>
      </w:pPr>
    </w:p>
    <w:p w14:paraId="5E532CB8" w14:textId="77777777" w:rsidR="003C02F8" w:rsidRDefault="003C02F8" w:rsidP="00E26DC1">
      <w:pPr>
        <w:jc w:val="both"/>
        <w:rPr>
          <w:rFonts w:eastAsia="Times New Roman" w:cs="Times New Roman"/>
          <w:sz w:val="22"/>
          <w:szCs w:val="20"/>
          <w:lang w:val="en-US"/>
        </w:rPr>
      </w:pPr>
    </w:p>
    <w:p w14:paraId="23A1DB7B" w14:textId="77777777" w:rsidR="001F55CB" w:rsidRDefault="00E26DC1" w:rsidP="00E26DC1">
      <w:pPr>
        <w:jc w:val="both"/>
        <w:rPr>
          <w:rFonts w:eastAsia="Times New Roman" w:cs="Times New Roman"/>
          <w:b/>
          <w:bCs/>
          <w:sz w:val="22"/>
          <w:szCs w:val="20"/>
          <w:lang w:val="en-US"/>
        </w:rPr>
      </w:pPr>
      <w:r>
        <w:rPr>
          <w:rFonts w:eastAsia="Times New Roman" w:cs="Times New Roman"/>
          <w:sz w:val="22"/>
          <w:szCs w:val="20"/>
          <w:lang w:val="en-US"/>
        </w:rPr>
        <w:t xml:space="preserve"> </w:t>
      </w:r>
      <w:r w:rsidRPr="00174C6A">
        <w:rPr>
          <w:rFonts w:eastAsia="Times New Roman" w:cs="Times New Roman"/>
          <w:b/>
          <w:bCs/>
          <w:sz w:val="22"/>
          <w:szCs w:val="20"/>
          <w:lang w:val="en-US"/>
        </w:rPr>
        <w:t>IGX Consistency Check</w:t>
      </w:r>
    </w:p>
    <w:p w14:paraId="2BC6D5E4" w14:textId="36F9AE56" w:rsidR="00A7402E" w:rsidRDefault="00E26DC1" w:rsidP="00E26DC1">
      <w:pPr>
        <w:jc w:val="both"/>
        <w:rPr>
          <w:rFonts w:eastAsia="Times New Roman" w:cs="Times New Roman"/>
          <w:b/>
          <w:bCs/>
          <w:sz w:val="22"/>
          <w:szCs w:val="20"/>
          <w:lang w:val="en-US"/>
        </w:rPr>
      </w:pPr>
      <w:r w:rsidRPr="00174C6A">
        <w:rPr>
          <w:rFonts w:eastAsia="Times New Roman" w:cs="Times New Roman"/>
          <w:b/>
          <w:bCs/>
          <w:sz w:val="22"/>
          <w:szCs w:val="20"/>
          <w:lang w:val="en-US"/>
        </w:rPr>
        <w:t xml:space="preserve"> </w:t>
      </w:r>
    </w:p>
    <w:p w14:paraId="7BAE0F1B" w14:textId="0AE6DDC6" w:rsidR="00E26DC1" w:rsidRDefault="00E26DC1" w:rsidP="00E26DC1">
      <w:pPr>
        <w:jc w:val="both"/>
        <w:rPr>
          <w:rFonts w:eastAsia="Times New Roman" w:cs="Times New Roman"/>
          <w:sz w:val="22"/>
          <w:szCs w:val="20"/>
          <w:lang w:val="en-US"/>
        </w:rPr>
      </w:pPr>
      <w:r w:rsidRPr="00174C6A">
        <w:rPr>
          <w:rFonts w:eastAsia="Times New Roman" w:cs="Times New Roman"/>
          <w:sz w:val="22"/>
          <w:szCs w:val="20"/>
          <w:lang w:val="en-US"/>
        </w:rPr>
        <w:t xml:space="preserve">Compares </w:t>
      </w:r>
      <w:r w:rsidR="00E97DA8">
        <w:rPr>
          <w:rFonts w:eastAsia="Times New Roman" w:cs="Times New Roman"/>
          <w:sz w:val="22"/>
          <w:szCs w:val="20"/>
          <w:lang w:val="en-US"/>
        </w:rPr>
        <w:t>attribute</w:t>
      </w:r>
      <w:r w:rsidRPr="00174C6A">
        <w:rPr>
          <w:rFonts w:eastAsia="Times New Roman" w:cs="Times New Roman"/>
          <w:sz w:val="22"/>
          <w:szCs w:val="20"/>
          <w:lang w:val="en-US"/>
        </w:rPr>
        <w:t xml:space="preserve"> </w:t>
      </w:r>
      <w:r w:rsidR="00E97DA8">
        <w:rPr>
          <w:rFonts w:eastAsia="Times New Roman" w:cs="Times New Roman"/>
          <w:sz w:val="22"/>
          <w:szCs w:val="20"/>
          <w:lang w:val="en-US"/>
        </w:rPr>
        <w:t>v</w:t>
      </w:r>
      <w:r w:rsidRPr="00174C6A">
        <w:rPr>
          <w:rFonts w:eastAsia="Times New Roman" w:cs="Times New Roman"/>
          <w:sz w:val="22"/>
          <w:szCs w:val="20"/>
          <w:lang w:val="en-US"/>
        </w:rPr>
        <w:t xml:space="preserve">alue with the comparison </w:t>
      </w:r>
      <w:r>
        <w:rPr>
          <w:rFonts w:eastAsia="Times New Roman" w:cs="Times New Roman"/>
          <w:sz w:val="22"/>
          <w:szCs w:val="20"/>
          <w:lang w:val="en-US"/>
        </w:rPr>
        <w:t>v</w:t>
      </w:r>
      <w:r w:rsidRPr="00174C6A">
        <w:rPr>
          <w:rFonts w:eastAsia="Times New Roman" w:cs="Times New Roman"/>
          <w:sz w:val="22"/>
          <w:szCs w:val="20"/>
          <w:lang w:val="en-US"/>
        </w:rPr>
        <w:t xml:space="preserve">alue if </w:t>
      </w:r>
      <w:r w:rsidR="00E97DA8">
        <w:rPr>
          <w:rFonts w:eastAsia="Times New Roman" w:cs="Times New Roman"/>
          <w:sz w:val="22"/>
          <w:szCs w:val="20"/>
          <w:lang w:val="en-US"/>
        </w:rPr>
        <w:t>p</w:t>
      </w:r>
      <w:r w:rsidRPr="00174C6A">
        <w:rPr>
          <w:rFonts w:eastAsia="Times New Roman" w:cs="Times New Roman"/>
          <w:sz w:val="22"/>
          <w:szCs w:val="20"/>
          <w:lang w:val="en-US"/>
        </w:rPr>
        <w:t>re</w:t>
      </w:r>
      <w:r w:rsidR="00E97DA8">
        <w:rPr>
          <w:rFonts w:eastAsia="Times New Roman" w:cs="Times New Roman"/>
          <w:sz w:val="22"/>
          <w:szCs w:val="20"/>
          <w:lang w:val="en-US"/>
        </w:rPr>
        <w:t>-c</w:t>
      </w:r>
      <w:r w:rsidRPr="00174C6A">
        <w:rPr>
          <w:rFonts w:eastAsia="Times New Roman" w:cs="Times New Roman"/>
          <w:sz w:val="22"/>
          <w:szCs w:val="20"/>
          <w:lang w:val="en-US"/>
        </w:rPr>
        <w:t>ondition is met.</w:t>
      </w:r>
    </w:p>
    <w:p w14:paraId="55D6B392" w14:textId="77777777" w:rsidR="001F55CB" w:rsidRPr="00927570" w:rsidRDefault="001F55CB" w:rsidP="00E26DC1">
      <w:pPr>
        <w:jc w:val="both"/>
        <w:rPr>
          <w:rFonts w:eastAsia="Times New Roman" w:cs="Times New Roman"/>
          <w:sz w:val="22"/>
          <w:szCs w:val="20"/>
          <w:lang w:val="en-US"/>
        </w:rPr>
      </w:pPr>
    </w:p>
    <w:p w14:paraId="37E781C9" w14:textId="33CD01F8" w:rsidR="003C02F8" w:rsidRDefault="003C02F8" w:rsidP="003C02F8">
      <w:pPr>
        <w:jc w:val="both"/>
        <w:rPr>
          <w:rFonts w:eastAsia="Times New Roman" w:cs="Times New Roman"/>
          <w:sz w:val="22"/>
          <w:szCs w:val="20"/>
          <w:lang w:val="en-US"/>
        </w:rPr>
      </w:pPr>
      <w:r>
        <w:rPr>
          <w:rFonts w:eastAsia="Times New Roman" w:cs="Times New Roman"/>
          <w:sz w:val="22"/>
          <w:szCs w:val="20"/>
          <w:lang w:val="en-US"/>
        </w:rPr>
        <w:t xml:space="preserve">The below listed fields needs to be configured in </w:t>
      </w:r>
      <w:r w:rsidR="00F7019F">
        <w:rPr>
          <w:rFonts w:eastAsia="Times New Roman" w:cs="Times New Roman"/>
          <w:sz w:val="22"/>
          <w:szCs w:val="20"/>
          <w:lang w:val="en-US"/>
        </w:rPr>
        <w:t xml:space="preserve">Data Governance </w:t>
      </w:r>
      <w:r w:rsidR="001F55CB">
        <w:rPr>
          <w:rFonts w:eastAsia="Times New Roman" w:cs="Times New Roman"/>
          <w:sz w:val="22"/>
          <w:szCs w:val="20"/>
          <w:lang w:val="en-US"/>
        </w:rPr>
        <w:t>(Refer 2 tables below):</w:t>
      </w:r>
    </w:p>
    <w:p w14:paraId="51F9D5C1" w14:textId="77777777" w:rsidR="00B828D1" w:rsidRDefault="00B828D1" w:rsidP="003C02F8">
      <w:pPr>
        <w:jc w:val="both"/>
        <w:rPr>
          <w:rFonts w:eastAsia="Times New Roman" w:cs="Times New Roman"/>
          <w:sz w:val="22"/>
          <w:szCs w:val="20"/>
          <w:lang w:val="en-US"/>
        </w:rPr>
      </w:pPr>
    </w:p>
    <w:tbl>
      <w:tblPr>
        <w:tblW w:w="5000" w:type="pct"/>
        <w:tblLayout w:type="fixed"/>
        <w:tblLook w:val="04A0" w:firstRow="1" w:lastRow="0" w:firstColumn="1" w:lastColumn="0" w:noHBand="0" w:noVBand="1"/>
      </w:tblPr>
      <w:tblGrid>
        <w:gridCol w:w="1317"/>
        <w:gridCol w:w="1193"/>
        <w:gridCol w:w="1193"/>
        <w:gridCol w:w="1193"/>
        <w:gridCol w:w="1193"/>
        <w:gridCol w:w="1193"/>
        <w:gridCol w:w="1193"/>
        <w:gridCol w:w="1191"/>
      </w:tblGrid>
      <w:tr w:rsidR="00B828D1" w:rsidRPr="00B828D1" w14:paraId="029D1737" w14:textId="77777777" w:rsidTr="00B828D1">
        <w:trPr>
          <w:trHeight w:val="20"/>
        </w:trPr>
        <w:tc>
          <w:tcPr>
            <w:tcW w:w="682" w:type="pc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DC560FB" w14:textId="5500D7D9"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 Attribute</w:t>
            </w:r>
          </w:p>
        </w:tc>
        <w:tc>
          <w:tcPr>
            <w:tcW w:w="617" w:type="pct"/>
            <w:tcBorders>
              <w:top w:val="single" w:sz="4" w:space="0" w:color="auto"/>
              <w:left w:val="nil"/>
              <w:bottom w:val="single" w:sz="4" w:space="0" w:color="auto"/>
              <w:right w:val="single" w:sz="4" w:space="0" w:color="auto"/>
            </w:tcBorders>
            <w:shd w:val="clear" w:color="000000" w:fill="BFBFBF"/>
            <w:noWrap/>
            <w:vAlign w:val="center"/>
            <w:hideMark/>
          </w:tcPr>
          <w:p w14:paraId="28266A35"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Field-1</w:t>
            </w:r>
          </w:p>
        </w:tc>
        <w:tc>
          <w:tcPr>
            <w:tcW w:w="617" w:type="pct"/>
            <w:tcBorders>
              <w:top w:val="single" w:sz="4" w:space="0" w:color="auto"/>
              <w:left w:val="nil"/>
              <w:bottom w:val="single" w:sz="4" w:space="0" w:color="auto"/>
              <w:right w:val="single" w:sz="4" w:space="0" w:color="auto"/>
            </w:tcBorders>
            <w:shd w:val="clear" w:color="000000" w:fill="BFBFBF"/>
            <w:noWrap/>
            <w:vAlign w:val="center"/>
            <w:hideMark/>
          </w:tcPr>
          <w:p w14:paraId="64C531BE"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Field-2</w:t>
            </w:r>
          </w:p>
        </w:tc>
        <w:tc>
          <w:tcPr>
            <w:tcW w:w="617" w:type="pct"/>
            <w:tcBorders>
              <w:top w:val="single" w:sz="4" w:space="0" w:color="auto"/>
              <w:left w:val="nil"/>
              <w:bottom w:val="single" w:sz="4" w:space="0" w:color="auto"/>
              <w:right w:val="single" w:sz="4" w:space="0" w:color="auto"/>
            </w:tcBorders>
            <w:shd w:val="clear" w:color="000000" w:fill="BFBFBF"/>
            <w:noWrap/>
            <w:vAlign w:val="center"/>
            <w:hideMark/>
          </w:tcPr>
          <w:p w14:paraId="7C123297"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Field-3</w:t>
            </w:r>
          </w:p>
        </w:tc>
        <w:tc>
          <w:tcPr>
            <w:tcW w:w="617" w:type="pct"/>
            <w:tcBorders>
              <w:top w:val="single" w:sz="4" w:space="0" w:color="auto"/>
              <w:left w:val="nil"/>
              <w:bottom w:val="single" w:sz="4" w:space="0" w:color="auto"/>
              <w:right w:val="single" w:sz="4" w:space="0" w:color="auto"/>
            </w:tcBorders>
            <w:shd w:val="clear" w:color="000000" w:fill="BFBFBF"/>
            <w:noWrap/>
            <w:vAlign w:val="center"/>
            <w:hideMark/>
          </w:tcPr>
          <w:p w14:paraId="612BD2A0"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Field-4</w:t>
            </w:r>
          </w:p>
        </w:tc>
        <w:tc>
          <w:tcPr>
            <w:tcW w:w="617" w:type="pct"/>
            <w:tcBorders>
              <w:top w:val="single" w:sz="4" w:space="0" w:color="auto"/>
              <w:left w:val="nil"/>
              <w:bottom w:val="single" w:sz="4" w:space="0" w:color="auto"/>
              <w:right w:val="single" w:sz="4" w:space="0" w:color="auto"/>
            </w:tcBorders>
            <w:shd w:val="clear" w:color="000000" w:fill="BFBFBF"/>
            <w:noWrap/>
            <w:vAlign w:val="center"/>
            <w:hideMark/>
          </w:tcPr>
          <w:p w14:paraId="693C230F"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Field-5</w:t>
            </w:r>
          </w:p>
        </w:tc>
        <w:tc>
          <w:tcPr>
            <w:tcW w:w="617" w:type="pct"/>
            <w:tcBorders>
              <w:top w:val="single" w:sz="4" w:space="0" w:color="auto"/>
              <w:left w:val="nil"/>
              <w:bottom w:val="single" w:sz="4" w:space="0" w:color="auto"/>
              <w:right w:val="single" w:sz="4" w:space="0" w:color="auto"/>
            </w:tcBorders>
            <w:shd w:val="clear" w:color="000000" w:fill="BFBFBF"/>
            <w:noWrap/>
            <w:vAlign w:val="center"/>
            <w:hideMark/>
          </w:tcPr>
          <w:p w14:paraId="4319D59C"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Field-6</w:t>
            </w:r>
          </w:p>
        </w:tc>
        <w:tc>
          <w:tcPr>
            <w:tcW w:w="617" w:type="pct"/>
            <w:tcBorders>
              <w:top w:val="single" w:sz="4" w:space="0" w:color="auto"/>
              <w:left w:val="nil"/>
              <w:bottom w:val="single" w:sz="4" w:space="0" w:color="auto"/>
              <w:right w:val="single" w:sz="4" w:space="0" w:color="auto"/>
            </w:tcBorders>
            <w:shd w:val="clear" w:color="000000" w:fill="BFBFBF"/>
            <w:noWrap/>
            <w:vAlign w:val="center"/>
            <w:hideMark/>
          </w:tcPr>
          <w:p w14:paraId="51248F5F" w14:textId="77777777" w:rsidR="00B828D1" w:rsidRPr="00B828D1" w:rsidRDefault="00B828D1" w:rsidP="00B828D1">
            <w:pPr>
              <w:jc w:val="center"/>
              <w:rPr>
                <w:rFonts w:ascii="Calibri" w:eastAsia="Times New Roman" w:hAnsi="Calibri" w:cs="Calibri"/>
                <w:b/>
                <w:bCs/>
                <w:color w:val="000000"/>
                <w:sz w:val="20"/>
                <w:szCs w:val="20"/>
                <w:lang w:val="en-US"/>
              </w:rPr>
            </w:pPr>
            <w:r w:rsidRPr="00B828D1">
              <w:rPr>
                <w:rFonts w:ascii="Calibri" w:eastAsia="Times New Roman" w:hAnsi="Calibri" w:cs="Calibri"/>
                <w:b/>
                <w:bCs/>
                <w:color w:val="000000"/>
                <w:sz w:val="20"/>
                <w:szCs w:val="20"/>
                <w:lang w:val="en-US"/>
              </w:rPr>
              <w:t>Field-7</w:t>
            </w:r>
          </w:p>
        </w:tc>
      </w:tr>
      <w:tr w:rsidR="00B828D1" w:rsidRPr="00B828D1" w14:paraId="2A7088FE"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5F905B7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617" w:type="pct"/>
            <w:tcBorders>
              <w:top w:val="nil"/>
              <w:left w:val="nil"/>
              <w:bottom w:val="single" w:sz="4" w:space="0" w:color="auto"/>
              <w:right w:val="single" w:sz="4" w:space="0" w:color="auto"/>
            </w:tcBorders>
            <w:shd w:val="clear" w:color="auto" w:fill="auto"/>
            <w:vAlign w:val="center"/>
            <w:hideMark/>
          </w:tcPr>
          <w:p w14:paraId="4010DC5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617" w:type="pct"/>
            <w:tcBorders>
              <w:top w:val="nil"/>
              <w:left w:val="nil"/>
              <w:bottom w:val="single" w:sz="4" w:space="0" w:color="auto"/>
              <w:right w:val="single" w:sz="4" w:space="0" w:color="auto"/>
            </w:tcBorders>
            <w:shd w:val="clear" w:color="auto" w:fill="auto"/>
            <w:vAlign w:val="center"/>
            <w:hideMark/>
          </w:tcPr>
          <w:p w14:paraId="61E0C6D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617" w:type="pct"/>
            <w:tcBorders>
              <w:top w:val="nil"/>
              <w:left w:val="nil"/>
              <w:bottom w:val="single" w:sz="4" w:space="0" w:color="auto"/>
              <w:right w:val="single" w:sz="4" w:space="0" w:color="auto"/>
            </w:tcBorders>
            <w:shd w:val="clear" w:color="auto" w:fill="auto"/>
            <w:vAlign w:val="center"/>
            <w:hideMark/>
          </w:tcPr>
          <w:p w14:paraId="073A42B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 Description</w:t>
            </w:r>
          </w:p>
        </w:tc>
        <w:tc>
          <w:tcPr>
            <w:tcW w:w="617" w:type="pct"/>
            <w:tcBorders>
              <w:top w:val="nil"/>
              <w:left w:val="nil"/>
              <w:bottom w:val="single" w:sz="4" w:space="0" w:color="auto"/>
              <w:right w:val="single" w:sz="4" w:space="0" w:color="auto"/>
            </w:tcBorders>
            <w:shd w:val="clear" w:color="auto" w:fill="auto"/>
            <w:vAlign w:val="center"/>
            <w:hideMark/>
          </w:tcPr>
          <w:p w14:paraId="611F0B7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617" w:type="pct"/>
            <w:tcBorders>
              <w:top w:val="nil"/>
              <w:left w:val="nil"/>
              <w:bottom w:val="single" w:sz="4" w:space="0" w:color="auto"/>
              <w:right w:val="single" w:sz="4" w:space="0" w:color="auto"/>
            </w:tcBorders>
            <w:shd w:val="clear" w:color="auto" w:fill="auto"/>
            <w:vAlign w:val="center"/>
            <w:hideMark/>
          </w:tcPr>
          <w:p w14:paraId="7F071CD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c>
          <w:tcPr>
            <w:tcW w:w="617" w:type="pct"/>
            <w:tcBorders>
              <w:top w:val="nil"/>
              <w:left w:val="nil"/>
              <w:bottom w:val="single" w:sz="4" w:space="0" w:color="auto"/>
              <w:right w:val="single" w:sz="4" w:space="0" w:color="auto"/>
            </w:tcBorders>
            <w:shd w:val="clear" w:color="auto" w:fill="auto"/>
            <w:vAlign w:val="center"/>
            <w:hideMark/>
          </w:tcPr>
          <w:p w14:paraId="4EEAF4D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Treat Blank or Null As</w:t>
            </w:r>
          </w:p>
        </w:tc>
        <w:tc>
          <w:tcPr>
            <w:tcW w:w="617" w:type="pct"/>
            <w:tcBorders>
              <w:top w:val="nil"/>
              <w:left w:val="nil"/>
              <w:bottom w:val="single" w:sz="4" w:space="0" w:color="auto"/>
              <w:right w:val="single" w:sz="4" w:space="0" w:color="auto"/>
            </w:tcBorders>
            <w:shd w:val="clear" w:color="auto" w:fill="auto"/>
            <w:vAlign w:val="center"/>
            <w:hideMark/>
          </w:tcPr>
          <w:p w14:paraId="26BFE2E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Pre-Condition Attribute</w:t>
            </w:r>
          </w:p>
        </w:tc>
      </w:tr>
      <w:tr w:rsidR="00B828D1" w:rsidRPr="00B828D1" w14:paraId="21023CC8"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3A44404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API Name</w:t>
            </w:r>
          </w:p>
        </w:tc>
        <w:tc>
          <w:tcPr>
            <w:tcW w:w="617" w:type="pct"/>
            <w:tcBorders>
              <w:top w:val="nil"/>
              <w:left w:val="nil"/>
              <w:bottom w:val="single" w:sz="4" w:space="0" w:color="auto"/>
              <w:right w:val="single" w:sz="4" w:space="0" w:color="auto"/>
            </w:tcBorders>
            <w:shd w:val="clear" w:color="auto" w:fill="auto"/>
            <w:vAlign w:val="center"/>
            <w:hideMark/>
          </w:tcPr>
          <w:p w14:paraId="6762D2F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c>
          <w:tcPr>
            <w:tcW w:w="617" w:type="pct"/>
            <w:tcBorders>
              <w:top w:val="nil"/>
              <w:left w:val="nil"/>
              <w:bottom w:val="single" w:sz="4" w:space="0" w:color="auto"/>
              <w:right w:val="single" w:sz="4" w:space="0" w:color="auto"/>
            </w:tcBorders>
            <w:shd w:val="clear" w:color="auto" w:fill="auto"/>
            <w:vAlign w:val="center"/>
            <w:hideMark/>
          </w:tcPr>
          <w:p w14:paraId="5544FCA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Dimension</w:t>
            </w:r>
          </w:p>
        </w:tc>
        <w:tc>
          <w:tcPr>
            <w:tcW w:w="617" w:type="pct"/>
            <w:tcBorders>
              <w:top w:val="nil"/>
              <w:left w:val="nil"/>
              <w:bottom w:val="single" w:sz="4" w:space="0" w:color="auto"/>
              <w:right w:val="single" w:sz="4" w:space="0" w:color="auto"/>
            </w:tcBorders>
            <w:shd w:val="clear" w:color="auto" w:fill="auto"/>
            <w:vAlign w:val="center"/>
            <w:hideMark/>
          </w:tcPr>
          <w:p w14:paraId="529DEDE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RuleDesciption</w:t>
            </w:r>
          </w:p>
        </w:tc>
        <w:tc>
          <w:tcPr>
            <w:tcW w:w="617" w:type="pct"/>
            <w:tcBorders>
              <w:top w:val="nil"/>
              <w:left w:val="nil"/>
              <w:bottom w:val="single" w:sz="4" w:space="0" w:color="auto"/>
              <w:right w:val="single" w:sz="4" w:space="0" w:color="auto"/>
            </w:tcBorders>
            <w:shd w:val="clear" w:color="auto" w:fill="auto"/>
            <w:vAlign w:val="center"/>
            <w:hideMark/>
          </w:tcPr>
          <w:p w14:paraId="0FBCC98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Status</w:t>
            </w:r>
          </w:p>
        </w:tc>
        <w:tc>
          <w:tcPr>
            <w:tcW w:w="617" w:type="pct"/>
            <w:tcBorders>
              <w:top w:val="nil"/>
              <w:left w:val="nil"/>
              <w:bottom w:val="single" w:sz="4" w:space="0" w:color="auto"/>
              <w:right w:val="single" w:sz="4" w:space="0" w:color="auto"/>
            </w:tcBorders>
            <w:shd w:val="clear" w:color="auto" w:fill="auto"/>
            <w:vAlign w:val="center"/>
            <w:hideMark/>
          </w:tcPr>
          <w:p w14:paraId="588D121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DQ Results</w:t>
            </w:r>
          </w:p>
        </w:tc>
        <w:tc>
          <w:tcPr>
            <w:tcW w:w="617" w:type="pct"/>
            <w:tcBorders>
              <w:top w:val="nil"/>
              <w:left w:val="nil"/>
              <w:bottom w:val="single" w:sz="4" w:space="0" w:color="auto"/>
              <w:right w:val="single" w:sz="4" w:space="0" w:color="auto"/>
            </w:tcBorders>
            <w:shd w:val="clear" w:color="auto" w:fill="auto"/>
            <w:vAlign w:val="center"/>
            <w:hideMark/>
          </w:tcPr>
          <w:p w14:paraId="36FCF85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TreatBlankorNullAs</w:t>
            </w:r>
          </w:p>
        </w:tc>
        <w:tc>
          <w:tcPr>
            <w:tcW w:w="617" w:type="pct"/>
            <w:tcBorders>
              <w:top w:val="nil"/>
              <w:left w:val="nil"/>
              <w:bottom w:val="single" w:sz="4" w:space="0" w:color="auto"/>
              <w:right w:val="single" w:sz="4" w:space="0" w:color="auto"/>
            </w:tcBorders>
            <w:shd w:val="clear" w:color="auto" w:fill="auto"/>
            <w:vAlign w:val="center"/>
            <w:hideMark/>
          </w:tcPr>
          <w:p w14:paraId="21CF191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PreConditionAttribute</w:t>
            </w:r>
          </w:p>
        </w:tc>
      </w:tr>
      <w:tr w:rsidR="00B828D1" w:rsidRPr="00B828D1" w14:paraId="52720B58"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6DE28BB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Input Type</w:t>
            </w:r>
          </w:p>
        </w:tc>
        <w:tc>
          <w:tcPr>
            <w:tcW w:w="617" w:type="pct"/>
            <w:tcBorders>
              <w:top w:val="nil"/>
              <w:left w:val="nil"/>
              <w:bottom w:val="single" w:sz="4" w:space="0" w:color="auto"/>
              <w:right w:val="single" w:sz="4" w:space="0" w:color="auto"/>
            </w:tcBorders>
            <w:shd w:val="clear" w:color="auto" w:fill="auto"/>
            <w:vAlign w:val="center"/>
            <w:hideMark/>
          </w:tcPr>
          <w:p w14:paraId="2715C04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617" w:type="pct"/>
            <w:tcBorders>
              <w:top w:val="nil"/>
              <w:left w:val="nil"/>
              <w:bottom w:val="single" w:sz="4" w:space="0" w:color="auto"/>
              <w:right w:val="single" w:sz="4" w:space="0" w:color="auto"/>
            </w:tcBorders>
            <w:shd w:val="clear" w:color="auto" w:fill="auto"/>
            <w:vAlign w:val="center"/>
            <w:hideMark/>
          </w:tcPr>
          <w:p w14:paraId="087DEF1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617" w:type="pct"/>
            <w:tcBorders>
              <w:top w:val="nil"/>
              <w:left w:val="nil"/>
              <w:bottom w:val="single" w:sz="4" w:space="0" w:color="auto"/>
              <w:right w:val="single" w:sz="4" w:space="0" w:color="auto"/>
            </w:tcBorders>
            <w:shd w:val="clear" w:color="auto" w:fill="auto"/>
            <w:vAlign w:val="center"/>
            <w:hideMark/>
          </w:tcPr>
          <w:p w14:paraId="624AC90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Simple Text</w:t>
            </w:r>
          </w:p>
        </w:tc>
        <w:tc>
          <w:tcPr>
            <w:tcW w:w="617" w:type="pct"/>
            <w:tcBorders>
              <w:top w:val="nil"/>
              <w:left w:val="nil"/>
              <w:bottom w:val="single" w:sz="4" w:space="0" w:color="auto"/>
              <w:right w:val="single" w:sz="4" w:space="0" w:color="auto"/>
            </w:tcBorders>
            <w:shd w:val="clear" w:color="auto" w:fill="auto"/>
            <w:vAlign w:val="center"/>
            <w:hideMark/>
          </w:tcPr>
          <w:p w14:paraId="6A100DA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617" w:type="pct"/>
            <w:tcBorders>
              <w:top w:val="nil"/>
              <w:left w:val="nil"/>
              <w:bottom w:val="single" w:sz="4" w:space="0" w:color="auto"/>
              <w:right w:val="single" w:sz="4" w:space="0" w:color="auto"/>
            </w:tcBorders>
            <w:shd w:val="clear" w:color="auto" w:fill="auto"/>
            <w:vAlign w:val="center"/>
            <w:hideMark/>
          </w:tcPr>
          <w:p w14:paraId="04E8AB45" w14:textId="77A524DC"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Html/</w:t>
            </w:r>
            <w:r w:rsidR="00621174" w:rsidRPr="00B828D1">
              <w:rPr>
                <w:rFonts w:ascii="Calibri" w:eastAsia="Times New Roman" w:hAnsi="Calibri" w:cs="Calibri"/>
                <w:color w:val="000000"/>
                <w:sz w:val="20"/>
                <w:szCs w:val="20"/>
                <w:lang w:val="en-US"/>
              </w:rPr>
              <w:t>Rich text</w:t>
            </w:r>
          </w:p>
        </w:tc>
        <w:tc>
          <w:tcPr>
            <w:tcW w:w="617" w:type="pct"/>
            <w:tcBorders>
              <w:top w:val="nil"/>
              <w:left w:val="nil"/>
              <w:bottom w:val="single" w:sz="4" w:space="0" w:color="auto"/>
              <w:right w:val="single" w:sz="4" w:space="0" w:color="auto"/>
            </w:tcBorders>
            <w:shd w:val="clear" w:color="auto" w:fill="auto"/>
            <w:vAlign w:val="center"/>
            <w:hideMark/>
          </w:tcPr>
          <w:p w14:paraId="6CFF233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c>
          <w:tcPr>
            <w:tcW w:w="617" w:type="pct"/>
            <w:tcBorders>
              <w:top w:val="nil"/>
              <w:left w:val="nil"/>
              <w:bottom w:val="single" w:sz="4" w:space="0" w:color="auto"/>
              <w:right w:val="single" w:sz="4" w:space="0" w:color="auto"/>
            </w:tcBorders>
            <w:shd w:val="clear" w:color="auto" w:fill="auto"/>
            <w:vAlign w:val="center"/>
            <w:hideMark/>
          </w:tcPr>
          <w:p w14:paraId="12F8160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w:t>
            </w:r>
          </w:p>
        </w:tc>
      </w:tr>
      <w:tr w:rsidR="00B828D1" w:rsidRPr="00B828D1" w14:paraId="1BA11A0B"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7C2A120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Category</w:t>
            </w:r>
          </w:p>
        </w:tc>
        <w:tc>
          <w:tcPr>
            <w:tcW w:w="617" w:type="pct"/>
            <w:tcBorders>
              <w:top w:val="nil"/>
              <w:left w:val="nil"/>
              <w:bottom w:val="single" w:sz="4" w:space="0" w:color="auto"/>
              <w:right w:val="single" w:sz="4" w:space="0" w:color="auto"/>
            </w:tcBorders>
            <w:shd w:val="clear" w:color="auto" w:fill="auto"/>
            <w:vAlign w:val="center"/>
            <w:hideMark/>
          </w:tcPr>
          <w:p w14:paraId="75024EF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49C2B0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62B888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6F218CE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527E01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5CCF8E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376477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010AB611"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0E70E24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Minimum Value</w:t>
            </w:r>
          </w:p>
        </w:tc>
        <w:tc>
          <w:tcPr>
            <w:tcW w:w="617" w:type="pct"/>
            <w:tcBorders>
              <w:top w:val="nil"/>
              <w:left w:val="nil"/>
              <w:bottom w:val="single" w:sz="4" w:space="0" w:color="auto"/>
              <w:right w:val="single" w:sz="4" w:space="0" w:color="auto"/>
            </w:tcBorders>
            <w:shd w:val="clear" w:color="auto" w:fill="auto"/>
            <w:vAlign w:val="center"/>
            <w:hideMark/>
          </w:tcPr>
          <w:p w14:paraId="1BA48B5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28162A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08B1FA9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EE7DBA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0FE2A39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04AA660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8188DF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6C965BE4"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12F7574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 xml:space="preserve">Maximum </w:t>
            </w:r>
            <w:r w:rsidRPr="00B828D1">
              <w:rPr>
                <w:rFonts w:ascii="Calibri" w:eastAsia="Times New Roman" w:hAnsi="Calibri" w:cs="Calibri"/>
                <w:color w:val="000000"/>
                <w:sz w:val="20"/>
                <w:szCs w:val="20"/>
                <w:lang w:val="en-US"/>
              </w:rPr>
              <w:lastRenderedPageBreak/>
              <w:t>Value</w:t>
            </w:r>
          </w:p>
        </w:tc>
        <w:tc>
          <w:tcPr>
            <w:tcW w:w="617" w:type="pct"/>
            <w:tcBorders>
              <w:top w:val="nil"/>
              <w:left w:val="nil"/>
              <w:bottom w:val="single" w:sz="4" w:space="0" w:color="auto"/>
              <w:right w:val="single" w:sz="4" w:space="0" w:color="auto"/>
            </w:tcBorders>
            <w:shd w:val="clear" w:color="auto" w:fill="auto"/>
            <w:vAlign w:val="center"/>
            <w:hideMark/>
          </w:tcPr>
          <w:p w14:paraId="35DC4C5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lastRenderedPageBreak/>
              <w:t>N/A</w:t>
            </w:r>
          </w:p>
        </w:tc>
        <w:tc>
          <w:tcPr>
            <w:tcW w:w="617" w:type="pct"/>
            <w:tcBorders>
              <w:top w:val="nil"/>
              <w:left w:val="nil"/>
              <w:bottom w:val="single" w:sz="4" w:space="0" w:color="auto"/>
              <w:right w:val="single" w:sz="4" w:space="0" w:color="auto"/>
            </w:tcBorders>
            <w:shd w:val="clear" w:color="auto" w:fill="auto"/>
            <w:vAlign w:val="center"/>
            <w:hideMark/>
          </w:tcPr>
          <w:p w14:paraId="5F6942C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643422B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3F2580F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CD0F7B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7BD0B7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4A6DAD1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3AEF4124"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5F50226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lastRenderedPageBreak/>
              <w:t>Type of List</w:t>
            </w:r>
          </w:p>
        </w:tc>
        <w:tc>
          <w:tcPr>
            <w:tcW w:w="617" w:type="pct"/>
            <w:tcBorders>
              <w:top w:val="nil"/>
              <w:left w:val="nil"/>
              <w:bottom w:val="single" w:sz="4" w:space="0" w:color="auto"/>
              <w:right w:val="single" w:sz="4" w:space="0" w:color="auto"/>
            </w:tcBorders>
            <w:shd w:val="clear" w:color="auto" w:fill="auto"/>
            <w:vAlign w:val="center"/>
            <w:hideMark/>
          </w:tcPr>
          <w:p w14:paraId="20459F5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9FDB99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Dimension</w:t>
            </w:r>
          </w:p>
        </w:tc>
        <w:tc>
          <w:tcPr>
            <w:tcW w:w="617" w:type="pct"/>
            <w:tcBorders>
              <w:top w:val="nil"/>
              <w:left w:val="nil"/>
              <w:bottom w:val="single" w:sz="4" w:space="0" w:color="auto"/>
              <w:right w:val="single" w:sz="4" w:space="0" w:color="auto"/>
            </w:tcBorders>
            <w:shd w:val="clear" w:color="auto" w:fill="auto"/>
            <w:vAlign w:val="center"/>
            <w:hideMark/>
          </w:tcPr>
          <w:p w14:paraId="05C5EDE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543E60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Rule Status</w:t>
            </w:r>
          </w:p>
        </w:tc>
        <w:tc>
          <w:tcPr>
            <w:tcW w:w="617" w:type="pct"/>
            <w:tcBorders>
              <w:top w:val="nil"/>
              <w:left w:val="nil"/>
              <w:bottom w:val="single" w:sz="4" w:space="0" w:color="auto"/>
              <w:right w:val="single" w:sz="4" w:space="0" w:color="auto"/>
            </w:tcBorders>
            <w:shd w:val="clear" w:color="auto" w:fill="auto"/>
            <w:vAlign w:val="center"/>
            <w:hideMark/>
          </w:tcPr>
          <w:p w14:paraId="68DB3AE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3D6EC26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Pass Skip List</w:t>
            </w:r>
          </w:p>
        </w:tc>
        <w:tc>
          <w:tcPr>
            <w:tcW w:w="617" w:type="pct"/>
            <w:tcBorders>
              <w:top w:val="nil"/>
              <w:left w:val="nil"/>
              <w:bottom w:val="single" w:sz="4" w:space="0" w:color="auto"/>
              <w:right w:val="single" w:sz="4" w:space="0" w:color="auto"/>
            </w:tcBorders>
            <w:shd w:val="clear" w:color="auto" w:fill="auto"/>
            <w:vAlign w:val="center"/>
            <w:hideMark/>
          </w:tcPr>
          <w:p w14:paraId="5D23A14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Reference List Item : IGX Data Element</w:t>
            </w:r>
          </w:p>
        </w:tc>
      </w:tr>
      <w:tr w:rsidR="00B828D1" w:rsidRPr="00B828D1" w14:paraId="79038123"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07A2D0D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List Display Format</w:t>
            </w:r>
          </w:p>
        </w:tc>
        <w:tc>
          <w:tcPr>
            <w:tcW w:w="617" w:type="pct"/>
            <w:tcBorders>
              <w:top w:val="nil"/>
              <w:left w:val="nil"/>
              <w:bottom w:val="single" w:sz="4" w:space="0" w:color="auto"/>
              <w:right w:val="single" w:sz="4" w:space="0" w:color="auto"/>
            </w:tcBorders>
            <w:shd w:val="clear" w:color="auto" w:fill="auto"/>
            <w:vAlign w:val="center"/>
            <w:hideMark/>
          </w:tcPr>
          <w:p w14:paraId="0C322B3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BAF7F9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617" w:type="pct"/>
            <w:tcBorders>
              <w:top w:val="nil"/>
              <w:left w:val="nil"/>
              <w:bottom w:val="single" w:sz="4" w:space="0" w:color="auto"/>
              <w:right w:val="single" w:sz="4" w:space="0" w:color="auto"/>
            </w:tcBorders>
            <w:shd w:val="clear" w:color="auto" w:fill="auto"/>
            <w:vAlign w:val="center"/>
            <w:hideMark/>
          </w:tcPr>
          <w:p w14:paraId="16BDC12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08A8E3F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{Code}</w:t>
            </w:r>
          </w:p>
        </w:tc>
        <w:tc>
          <w:tcPr>
            <w:tcW w:w="617" w:type="pct"/>
            <w:tcBorders>
              <w:top w:val="nil"/>
              <w:left w:val="nil"/>
              <w:bottom w:val="single" w:sz="4" w:space="0" w:color="auto"/>
              <w:right w:val="single" w:sz="4" w:space="0" w:color="auto"/>
            </w:tcBorders>
            <w:shd w:val="clear" w:color="auto" w:fill="auto"/>
            <w:vAlign w:val="center"/>
            <w:hideMark/>
          </w:tcPr>
          <w:p w14:paraId="523D736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A815B5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{Description}</w:t>
            </w:r>
          </w:p>
        </w:tc>
        <w:tc>
          <w:tcPr>
            <w:tcW w:w="617" w:type="pct"/>
            <w:tcBorders>
              <w:top w:val="nil"/>
              <w:left w:val="nil"/>
              <w:bottom w:val="single" w:sz="4" w:space="0" w:color="auto"/>
              <w:right w:val="single" w:sz="4" w:space="0" w:color="auto"/>
            </w:tcBorders>
            <w:shd w:val="clear" w:color="auto" w:fill="auto"/>
            <w:vAlign w:val="center"/>
            <w:hideMark/>
          </w:tcPr>
          <w:p w14:paraId="6F99C41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{Name}</w:t>
            </w:r>
          </w:p>
        </w:tc>
      </w:tr>
      <w:tr w:rsidR="00B828D1" w:rsidRPr="00B828D1" w14:paraId="60AAD366"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167E082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In Detail Tile</w:t>
            </w:r>
          </w:p>
        </w:tc>
        <w:tc>
          <w:tcPr>
            <w:tcW w:w="617" w:type="pct"/>
            <w:tcBorders>
              <w:top w:val="nil"/>
              <w:left w:val="nil"/>
              <w:bottom w:val="single" w:sz="4" w:space="0" w:color="auto"/>
              <w:right w:val="single" w:sz="4" w:space="0" w:color="auto"/>
            </w:tcBorders>
            <w:shd w:val="clear" w:color="auto" w:fill="auto"/>
            <w:vAlign w:val="center"/>
            <w:hideMark/>
          </w:tcPr>
          <w:p w14:paraId="7C0AFA4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4C2FA41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5AB813B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62D89D1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2B0F0D6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7B826CB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559217E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5AEB5934"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147CE6E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Editable</w:t>
            </w:r>
          </w:p>
        </w:tc>
        <w:tc>
          <w:tcPr>
            <w:tcW w:w="617" w:type="pct"/>
            <w:tcBorders>
              <w:top w:val="nil"/>
              <w:left w:val="nil"/>
              <w:bottom w:val="single" w:sz="4" w:space="0" w:color="auto"/>
              <w:right w:val="single" w:sz="4" w:space="0" w:color="auto"/>
            </w:tcBorders>
            <w:shd w:val="clear" w:color="auto" w:fill="auto"/>
            <w:vAlign w:val="center"/>
            <w:hideMark/>
          </w:tcPr>
          <w:p w14:paraId="16B295D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5C2A365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5A74538B"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3BB5D97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4A642EC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00644B6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22ACD16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079AD61C"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11CA0BD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Listable</w:t>
            </w:r>
          </w:p>
        </w:tc>
        <w:tc>
          <w:tcPr>
            <w:tcW w:w="617" w:type="pct"/>
            <w:tcBorders>
              <w:top w:val="nil"/>
              <w:left w:val="nil"/>
              <w:bottom w:val="single" w:sz="4" w:space="0" w:color="auto"/>
              <w:right w:val="single" w:sz="4" w:space="0" w:color="auto"/>
            </w:tcBorders>
            <w:shd w:val="clear" w:color="auto" w:fill="auto"/>
            <w:vAlign w:val="center"/>
            <w:hideMark/>
          </w:tcPr>
          <w:p w14:paraId="0F35ED5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22DDC93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317E055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4A9F04A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5182BA7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1F3900E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68E3D62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r>
      <w:tr w:rsidR="00B828D1" w:rsidRPr="00B828D1" w14:paraId="3D965CE7"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5A14980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Is Required</w:t>
            </w:r>
          </w:p>
        </w:tc>
        <w:tc>
          <w:tcPr>
            <w:tcW w:w="617" w:type="pct"/>
            <w:tcBorders>
              <w:top w:val="nil"/>
              <w:left w:val="nil"/>
              <w:bottom w:val="single" w:sz="4" w:space="0" w:color="auto"/>
              <w:right w:val="single" w:sz="4" w:space="0" w:color="auto"/>
            </w:tcBorders>
            <w:shd w:val="clear" w:color="auto" w:fill="auto"/>
            <w:vAlign w:val="center"/>
            <w:hideMark/>
          </w:tcPr>
          <w:p w14:paraId="63195D0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5F127B28" w14:textId="6329A9EF" w:rsidR="00B828D1" w:rsidRPr="00B828D1" w:rsidRDefault="00A02140"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630B8E69" w14:textId="50690ED7" w:rsidR="00B828D1" w:rsidRPr="00B828D1" w:rsidRDefault="00A02140" w:rsidP="00B828D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4D634D0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758EDB2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047B8B8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12A42118" w14:textId="696B1FDA" w:rsidR="00B828D1" w:rsidRPr="00B828D1" w:rsidRDefault="000E12D7" w:rsidP="000E12D7">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r>
      <w:tr w:rsidR="00B828D1" w:rsidRPr="00B828D1" w14:paraId="73EF015F"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4C76D2D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Part of Key</w:t>
            </w:r>
          </w:p>
        </w:tc>
        <w:tc>
          <w:tcPr>
            <w:tcW w:w="617" w:type="pct"/>
            <w:tcBorders>
              <w:top w:val="nil"/>
              <w:left w:val="nil"/>
              <w:bottom w:val="single" w:sz="4" w:space="0" w:color="auto"/>
              <w:right w:val="single" w:sz="4" w:space="0" w:color="auto"/>
            </w:tcBorders>
            <w:shd w:val="clear" w:color="auto" w:fill="auto"/>
            <w:vAlign w:val="center"/>
            <w:hideMark/>
          </w:tcPr>
          <w:p w14:paraId="0582B86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TRUE</w:t>
            </w:r>
          </w:p>
        </w:tc>
        <w:tc>
          <w:tcPr>
            <w:tcW w:w="617" w:type="pct"/>
            <w:tcBorders>
              <w:top w:val="nil"/>
              <w:left w:val="nil"/>
              <w:bottom w:val="single" w:sz="4" w:space="0" w:color="auto"/>
              <w:right w:val="single" w:sz="4" w:space="0" w:color="auto"/>
            </w:tcBorders>
            <w:shd w:val="clear" w:color="auto" w:fill="auto"/>
            <w:vAlign w:val="center"/>
            <w:hideMark/>
          </w:tcPr>
          <w:p w14:paraId="02E81EE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1DF6709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12492CB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1C444DC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0367BB96"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3D940E2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2A7B6A44"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33147D3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As Top Level Filter</w:t>
            </w:r>
          </w:p>
        </w:tc>
        <w:tc>
          <w:tcPr>
            <w:tcW w:w="617" w:type="pct"/>
            <w:tcBorders>
              <w:top w:val="nil"/>
              <w:left w:val="nil"/>
              <w:bottom w:val="single" w:sz="4" w:space="0" w:color="auto"/>
              <w:right w:val="single" w:sz="4" w:space="0" w:color="auto"/>
            </w:tcBorders>
            <w:shd w:val="clear" w:color="auto" w:fill="auto"/>
            <w:vAlign w:val="center"/>
            <w:hideMark/>
          </w:tcPr>
          <w:p w14:paraId="3415845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388409F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3C7F910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04EB0E17"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48882E5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B66C35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06053C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3ABC7AF6"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5BA86C2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Allow Multiple Items</w:t>
            </w:r>
          </w:p>
        </w:tc>
        <w:tc>
          <w:tcPr>
            <w:tcW w:w="617" w:type="pct"/>
            <w:tcBorders>
              <w:top w:val="nil"/>
              <w:left w:val="nil"/>
              <w:bottom w:val="single" w:sz="4" w:space="0" w:color="auto"/>
              <w:right w:val="single" w:sz="4" w:space="0" w:color="auto"/>
            </w:tcBorders>
            <w:shd w:val="clear" w:color="auto" w:fill="auto"/>
            <w:vAlign w:val="center"/>
            <w:hideMark/>
          </w:tcPr>
          <w:p w14:paraId="674ABA0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38CFD43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180E3AB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4EF89C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24853E1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6AC6F3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40348AC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7DB553BA"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6BC60F9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Show if Empty</w:t>
            </w:r>
          </w:p>
        </w:tc>
        <w:tc>
          <w:tcPr>
            <w:tcW w:w="617" w:type="pct"/>
            <w:tcBorders>
              <w:top w:val="nil"/>
              <w:left w:val="nil"/>
              <w:bottom w:val="single" w:sz="4" w:space="0" w:color="auto"/>
              <w:right w:val="single" w:sz="4" w:space="0" w:color="auto"/>
            </w:tcBorders>
            <w:shd w:val="clear" w:color="auto" w:fill="auto"/>
            <w:vAlign w:val="center"/>
            <w:hideMark/>
          </w:tcPr>
          <w:p w14:paraId="28505CE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2E0A114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534552B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25841239"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56BBEE52"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02B2A2E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c>
          <w:tcPr>
            <w:tcW w:w="617" w:type="pct"/>
            <w:tcBorders>
              <w:top w:val="nil"/>
              <w:left w:val="nil"/>
              <w:bottom w:val="single" w:sz="4" w:space="0" w:color="auto"/>
              <w:right w:val="single" w:sz="4" w:space="0" w:color="auto"/>
            </w:tcBorders>
            <w:shd w:val="clear" w:color="auto" w:fill="auto"/>
            <w:vAlign w:val="center"/>
            <w:hideMark/>
          </w:tcPr>
          <w:p w14:paraId="1A20F72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FALSE</w:t>
            </w:r>
          </w:p>
        </w:tc>
      </w:tr>
      <w:tr w:rsidR="00B828D1" w:rsidRPr="00B828D1" w14:paraId="70D38EE4"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3059F3E4"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Lookup Type</w:t>
            </w:r>
          </w:p>
        </w:tc>
        <w:tc>
          <w:tcPr>
            <w:tcW w:w="617" w:type="pct"/>
            <w:tcBorders>
              <w:top w:val="nil"/>
              <w:left w:val="nil"/>
              <w:bottom w:val="single" w:sz="4" w:space="0" w:color="auto"/>
              <w:right w:val="single" w:sz="4" w:space="0" w:color="auto"/>
            </w:tcBorders>
            <w:shd w:val="clear" w:color="auto" w:fill="auto"/>
            <w:vAlign w:val="center"/>
            <w:hideMark/>
          </w:tcPr>
          <w:p w14:paraId="05EE4C4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1F0AFC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993844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B45CF9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60389D4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6F5AD90"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4A105D2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74EE2323"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7F1DB13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Relationship Type</w:t>
            </w:r>
          </w:p>
        </w:tc>
        <w:tc>
          <w:tcPr>
            <w:tcW w:w="617" w:type="pct"/>
            <w:tcBorders>
              <w:top w:val="nil"/>
              <w:left w:val="nil"/>
              <w:bottom w:val="single" w:sz="4" w:space="0" w:color="auto"/>
              <w:right w:val="single" w:sz="4" w:space="0" w:color="auto"/>
            </w:tcBorders>
            <w:shd w:val="clear" w:color="auto" w:fill="auto"/>
            <w:vAlign w:val="center"/>
            <w:hideMark/>
          </w:tcPr>
          <w:p w14:paraId="31249CDE"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64A2BD4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524505D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3CFE054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81CB45A"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003FD8C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C6D3745"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r w:rsidR="00B828D1" w:rsidRPr="00B828D1" w14:paraId="551C27CC" w14:textId="77777777" w:rsidTr="00B828D1">
        <w:trPr>
          <w:trHeight w:val="20"/>
        </w:trPr>
        <w:tc>
          <w:tcPr>
            <w:tcW w:w="682" w:type="pct"/>
            <w:tcBorders>
              <w:top w:val="nil"/>
              <w:left w:val="single" w:sz="4" w:space="0" w:color="auto"/>
              <w:bottom w:val="single" w:sz="4" w:space="0" w:color="auto"/>
              <w:right w:val="single" w:sz="4" w:space="0" w:color="auto"/>
            </w:tcBorders>
            <w:shd w:val="clear" w:color="000000" w:fill="D9D9D9"/>
            <w:vAlign w:val="center"/>
            <w:hideMark/>
          </w:tcPr>
          <w:p w14:paraId="6EC6F278"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Table Settings</w:t>
            </w:r>
          </w:p>
        </w:tc>
        <w:tc>
          <w:tcPr>
            <w:tcW w:w="617" w:type="pct"/>
            <w:tcBorders>
              <w:top w:val="nil"/>
              <w:left w:val="nil"/>
              <w:bottom w:val="single" w:sz="4" w:space="0" w:color="auto"/>
              <w:right w:val="single" w:sz="4" w:space="0" w:color="auto"/>
            </w:tcBorders>
            <w:shd w:val="clear" w:color="auto" w:fill="auto"/>
            <w:vAlign w:val="center"/>
            <w:hideMark/>
          </w:tcPr>
          <w:p w14:paraId="6150D011"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44AFA5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7B73819F"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1940A7A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606D5583"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5D766F3C"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c>
          <w:tcPr>
            <w:tcW w:w="617" w:type="pct"/>
            <w:tcBorders>
              <w:top w:val="nil"/>
              <w:left w:val="nil"/>
              <w:bottom w:val="single" w:sz="4" w:space="0" w:color="auto"/>
              <w:right w:val="single" w:sz="4" w:space="0" w:color="auto"/>
            </w:tcBorders>
            <w:shd w:val="clear" w:color="auto" w:fill="auto"/>
            <w:vAlign w:val="center"/>
            <w:hideMark/>
          </w:tcPr>
          <w:p w14:paraId="2396392D" w14:textId="77777777" w:rsidR="00B828D1" w:rsidRPr="00B828D1" w:rsidRDefault="00B828D1" w:rsidP="00B828D1">
            <w:pPr>
              <w:rPr>
                <w:rFonts w:ascii="Calibri" w:eastAsia="Times New Roman" w:hAnsi="Calibri" w:cs="Calibri"/>
                <w:color w:val="000000"/>
                <w:sz w:val="20"/>
                <w:szCs w:val="20"/>
                <w:lang w:val="en-US"/>
              </w:rPr>
            </w:pPr>
            <w:r w:rsidRPr="00B828D1">
              <w:rPr>
                <w:rFonts w:ascii="Calibri" w:eastAsia="Times New Roman" w:hAnsi="Calibri" w:cs="Calibri"/>
                <w:color w:val="000000"/>
                <w:sz w:val="20"/>
                <w:szCs w:val="20"/>
                <w:lang w:val="en-US"/>
              </w:rPr>
              <w:t>N/A</w:t>
            </w:r>
          </w:p>
        </w:tc>
      </w:tr>
    </w:tbl>
    <w:p w14:paraId="0EBB0968" w14:textId="476AC7EC" w:rsidR="00E26DC1" w:rsidRDefault="00E26DC1" w:rsidP="00E26DC1">
      <w:pPr>
        <w:rPr>
          <w:rFonts w:eastAsia="Times New Roman" w:cs="Times New Roman"/>
          <w:sz w:val="22"/>
          <w:szCs w:val="20"/>
          <w:lang w:val="en-US"/>
        </w:rPr>
      </w:pPr>
    </w:p>
    <w:p w14:paraId="668482A5" w14:textId="7EBA2ABC" w:rsidR="003C02F8" w:rsidRDefault="003C02F8" w:rsidP="00E26DC1">
      <w:pPr>
        <w:rPr>
          <w:rFonts w:eastAsia="Times New Roman" w:cs="Times New Roman"/>
          <w:sz w:val="22"/>
          <w:szCs w:val="20"/>
          <w:lang w:val="en-US"/>
        </w:rPr>
      </w:pPr>
    </w:p>
    <w:tbl>
      <w:tblPr>
        <w:tblW w:w="5000" w:type="pct"/>
        <w:tblLayout w:type="fixed"/>
        <w:tblLook w:val="04A0" w:firstRow="1" w:lastRow="0" w:firstColumn="1" w:lastColumn="0" w:noHBand="0" w:noVBand="1"/>
      </w:tblPr>
      <w:tblGrid>
        <w:gridCol w:w="1376"/>
        <w:gridCol w:w="1792"/>
        <w:gridCol w:w="1620"/>
        <w:gridCol w:w="1564"/>
        <w:gridCol w:w="1659"/>
        <w:gridCol w:w="1655"/>
      </w:tblGrid>
      <w:tr w:rsidR="000F5CDE" w:rsidRPr="000F5CDE" w14:paraId="3A69D1FE" w14:textId="77777777" w:rsidTr="00AD66D2">
        <w:trPr>
          <w:trHeight w:val="20"/>
        </w:trPr>
        <w:tc>
          <w:tcPr>
            <w:tcW w:w="712" w:type="pc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00498B8" w14:textId="1C6587FC" w:rsidR="000F5CDE" w:rsidRPr="000F5CDE" w:rsidRDefault="000F5CDE" w:rsidP="000F5CDE">
            <w:pPr>
              <w:jc w:val="center"/>
              <w:rPr>
                <w:rFonts w:ascii="Calibri" w:eastAsia="Times New Roman" w:hAnsi="Calibri" w:cs="Calibri"/>
                <w:b/>
                <w:bCs/>
                <w:color w:val="000000"/>
                <w:sz w:val="20"/>
                <w:szCs w:val="20"/>
                <w:lang w:val="en-US"/>
              </w:rPr>
            </w:pPr>
            <w:r w:rsidRPr="000F5CDE">
              <w:rPr>
                <w:rFonts w:ascii="Calibri" w:eastAsia="Times New Roman" w:hAnsi="Calibri" w:cs="Calibri"/>
                <w:b/>
                <w:bCs/>
                <w:color w:val="000000"/>
                <w:sz w:val="20"/>
                <w:szCs w:val="20"/>
                <w:lang w:val="en-US"/>
              </w:rPr>
              <w:t>Field Attribute</w:t>
            </w:r>
          </w:p>
        </w:tc>
        <w:tc>
          <w:tcPr>
            <w:tcW w:w="927" w:type="pct"/>
            <w:tcBorders>
              <w:top w:val="single" w:sz="4" w:space="0" w:color="auto"/>
              <w:left w:val="nil"/>
              <w:bottom w:val="single" w:sz="4" w:space="0" w:color="auto"/>
              <w:right w:val="single" w:sz="4" w:space="0" w:color="auto"/>
            </w:tcBorders>
            <w:shd w:val="clear" w:color="000000" w:fill="BFBFBF"/>
            <w:noWrap/>
            <w:vAlign w:val="center"/>
            <w:hideMark/>
          </w:tcPr>
          <w:p w14:paraId="4B63710F" w14:textId="77777777" w:rsidR="000F5CDE" w:rsidRPr="000F5CDE" w:rsidRDefault="000F5CDE" w:rsidP="000F5CDE">
            <w:pPr>
              <w:jc w:val="center"/>
              <w:rPr>
                <w:rFonts w:ascii="Calibri" w:eastAsia="Times New Roman" w:hAnsi="Calibri" w:cs="Calibri"/>
                <w:b/>
                <w:bCs/>
                <w:color w:val="000000"/>
                <w:sz w:val="20"/>
                <w:szCs w:val="20"/>
                <w:lang w:val="en-US"/>
              </w:rPr>
            </w:pPr>
            <w:r w:rsidRPr="000F5CDE">
              <w:rPr>
                <w:rFonts w:ascii="Calibri" w:eastAsia="Times New Roman" w:hAnsi="Calibri" w:cs="Calibri"/>
                <w:b/>
                <w:bCs/>
                <w:color w:val="000000"/>
                <w:sz w:val="20"/>
                <w:szCs w:val="20"/>
                <w:lang w:val="en-US"/>
              </w:rPr>
              <w:t>Field-9</w:t>
            </w:r>
          </w:p>
        </w:tc>
        <w:tc>
          <w:tcPr>
            <w:tcW w:w="838" w:type="pct"/>
            <w:tcBorders>
              <w:top w:val="single" w:sz="4" w:space="0" w:color="auto"/>
              <w:left w:val="nil"/>
              <w:bottom w:val="single" w:sz="4" w:space="0" w:color="auto"/>
              <w:right w:val="single" w:sz="4" w:space="0" w:color="auto"/>
            </w:tcBorders>
            <w:shd w:val="clear" w:color="000000" w:fill="BFBFBF"/>
            <w:noWrap/>
            <w:vAlign w:val="center"/>
            <w:hideMark/>
          </w:tcPr>
          <w:p w14:paraId="40F5185A" w14:textId="77777777" w:rsidR="000F5CDE" w:rsidRPr="000F5CDE" w:rsidRDefault="000F5CDE" w:rsidP="000F5CDE">
            <w:pPr>
              <w:jc w:val="center"/>
              <w:rPr>
                <w:rFonts w:ascii="Calibri" w:eastAsia="Times New Roman" w:hAnsi="Calibri" w:cs="Calibri"/>
                <w:b/>
                <w:bCs/>
                <w:color w:val="000000"/>
                <w:sz w:val="20"/>
                <w:szCs w:val="20"/>
                <w:lang w:val="en-US"/>
              </w:rPr>
            </w:pPr>
            <w:r w:rsidRPr="000F5CDE">
              <w:rPr>
                <w:rFonts w:ascii="Calibri" w:eastAsia="Times New Roman" w:hAnsi="Calibri" w:cs="Calibri"/>
                <w:b/>
                <w:bCs/>
                <w:color w:val="000000"/>
                <w:sz w:val="20"/>
                <w:szCs w:val="20"/>
                <w:lang w:val="en-US"/>
              </w:rPr>
              <w:t>Field-10</w:t>
            </w:r>
          </w:p>
        </w:tc>
        <w:tc>
          <w:tcPr>
            <w:tcW w:w="809" w:type="pct"/>
            <w:tcBorders>
              <w:top w:val="single" w:sz="4" w:space="0" w:color="auto"/>
              <w:left w:val="nil"/>
              <w:bottom w:val="single" w:sz="4" w:space="0" w:color="auto"/>
              <w:right w:val="single" w:sz="4" w:space="0" w:color="auto"/>
            </w:tcBorders>
            <w:shd w:val="clear" w:color="000000" w:fill="BFBFBF"/>
            <w:noWrap/>
            <w:vAlign w:val="center"/>
            <w:hideMark/>
          </w:tcPr>
          <w:p w14:paraId="15B41C79" w14:textId="77777777" w:rsidR="000F5CDE" w:rsidRPr="000F5CDE" w:rsidRDefault="000F5CDE" w:rsidP="000F5CDE">
            <w:pPr>
              <w:jc w:val="center"/>
              <w:rPr>
                <w:rFonts w:ascii="Calibri" w:eastAsia="Times New Roman" w:hAnsi="Calibri" w:cs="Calibri"/>
                <w:b/>
                <w:bCs/>
                <w:color w:val="000000"/>
                <w:sz w:val="20"/>
                <w:szCs w:val="20"/>
                <w:lang w:val="en-US"/>
              </w:rPr>
            </w:pPr>
            <w:r w:rsidRPr="000F5CDE">
              <w:rPr>
                <w:rFonts w:ascii="Calibri" w:eastAsia="Times New Roman" w:hAnsi="Calibri" w:cs="Calibri"/>
                <w:b/>
                <w:bCs/>
                <w:color w:val="000000"/>
                <w:sz w:val="20"/>
                <w:szCs w:val="20"/>
                <w:lang w:val="en-US"/>
              </w:rPr>
              <w:t>Field-11</w:t>
            </w:r>
          </w:p>
        </w:tc>
        <w:tc>
          <w:tcPr>
            <w:tcW w:w="858" w:type="pct"/>
            <w:tcBorders>
              <w:top w:val="single" w:sz="4" w:space="0" w:color="auto"/>
              <w:left w:val="nil"/>
              <w:bottom w:val="single" w:sz="4" w:space="0" w:color="auto"/>
              <w:right w:val="single" w:sz="4" w:space="0" w:color="auto"/>
            </w:tcBorders>
            <w:shd w:val="clear" w:color="000000" w:fill="BFBFBF"/>
            <w:noWrap/>
            <w:vAlign w:val="center"/>
            <w:hideMark/>
          </w:tcPr>
          <w:p w14:paraId="39B51763" w14:textId="77777777" w:rsidR="000F5CDE" w:rsidRPr="000F5CDE" w:rsidRDefault="000F5CDE" w:rsidP="000F5CDE">
            <w:pPr>
              <w:jc w:val="center"/>
              <w:rPr>
                <w:rFonts w:ascii="Calibri" w:eastAsia="Times New Roman" w:hAnsi="Calibri" w:cs="Calibri"/>
                <w:b/>
                <w:bCs/>
                <w:color w:val="000000"/>
                <w:sz w:val="20"/>
                <w:szCs w:val="20"/>
                <w:lang w:val="en-US"/>
              </w:rPr>
            </w:pPr>
            <w:r w:rsidRPr="000F5CDE">
              <w:rPr>
                <w:rFonts w:ascii="Calibri" w:eastAsia="Times New Roman" w:hAnsi="Calibri" w:cs="Calibri"/>
                <w:b/>
                <w:bCs/>
                <w:color w:val="000000"/>
                <w:sz w:val="20"/>
                <w:szCs w:val="20"/>
                <w:lang w:val="en-US"/>
              </w:rPr>
              <w:t>Field-12</w:t>
            </w:r>
          </w:p>
        </w:tc>
        <w:tc>
          <w:tcPr>
            <w:tcW w:w="856" w:type="pct"/>
            <w:tcBorders>
              <w:top w:val="single" w:sz="4" w:space="0" w:color="auto"/>
              <w:left w:val="nil"/>
              <w:bottom w:val="single" w:sz="4" w:space="0" w:color="auto"/>
              <w:right w:val="single" w:sz="4" w:space="0" w:color="auto"/>
            </w:tcBorders>
            <w:shd w:val="clear" w:color="000000" w:fill="BFBFBF"/>
            <w:noWrap/>
            <w:vAlign w:val="center"/>
            <w:hideMark/>
          </w:tcPr>
          <w:p w14:paraId="734F0B1A" w14:textId="77777777" w:rsidR="000F5CDE" w:rsidRPr="000F5CDE" w:rsidRDefault="000F5CDE" w:rsidP="000F5CDE">
            <w:pPr>
              <w:jc w:val="center"/>
              <w:rPr>
                <w:rFonts w:ascii="Calibri" w:eastAsia="Times New Roman" w:hAnsi="Calibri" w:cs="Calibri"/>
                <w:b/>
                <w:bCs/>
                <w:color w:val="000000"/>
                <w:sz w:val="20"/>
                <w:szCs w:val="20"/>
                <w:lang w:val="en-US"/>
              </w:rPr>
            </w:pPr>
            <w:r w:rsidRPr="000F5CDE">
              <w:rPr>
                <w:rFonts w:ascii="Calibri" w:eastAsia="Times New Roman" w:hAnsi="Calibri" w:cs="Calibri"/>
                <w:b/>
                <w:bCs/>
                <w:color w:val="000000"/>
                <w:sz w:val="20"/>
                <w:szCs w:val="20"/>
                <w:lang w:val="en-US"/>
              </w:rPr>
              <w:t>Field-13</w:t>
            </w:r>
          </w:p>
        </w:tc>
      </w:tr>
      <w:tr w:rsidR="000F5CDE" w:rsidRPr="000F5CDE" w14:paraId="3265C7AF"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08A9C655"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Name</w:t>
            </w:r>
          </w:p>
        </w:tc>
        <w:tc>
          <w:tcPr>
            <w:tcW w:w="927" w:type="pct"/>
            <w:tcBorders>
              <w:top w:val="nil"/>
              <w:left w:val="nil"/>
              <w:bottom w:val="single" w:sz="4" w:space="0" w:color="auto"/>
              <w:right w:val="single" w:sz="4" w:space="0" w:color="auto"/>
            </w:tcBorders>
            <w:shd w:val="clear" w:color="auto" w:fill="auto"/>
            <w:vAlign w:val="center"/>
            <w:hideMark/>
          </w:tcPr>
          <w:p w14:paraId="742A622C"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Pre-Condition Value</w:t>
            </w:r>
          </w:p>
        </w:tc>
        <w:tc>
          <w:tcPr>
            <w:tcW w:w="838" w:type="pct"/>
            <w:tcBorders>
              <w:top w:val="nil"/>
              <w:left w:val="nil"/>
              <w:bottom w:val="single" w:sz="4" w:space="0" w:color="auto"/>
              <w:right w:val="single" w:sz="4" w:space="0" w:color="auto"/>
            </w:tcBorders>
            <w:shd w:val="clear" w:color="auto" w:fill="auto"/>
            <w:vAlign w:val="center"/>
            <w:hideMark/>
          </w:tcPr>
          <w:p w14:paraId="19053423"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Pre-Condition Value Case Sensitive</w:t>
            </w:r>
          </w:p>
        </w:tc>
        <w:tc>
          <w:tcPr>
            <w:tcW w:w="809" w:type="pct"/>
            <w:tcBorders>
              <w:top w:val="nil"/>
              <w:left w:val="nil"/>
              <w:bottom w:val="single" w:sz="4" w:space="0" w:color="auto"/>
              <w:right w:val="single" w:sz="4" w:space="0" w:color="auto"/>
            </w:tcBorders>
            <w:shd w:val="clear" w:color="auto" w:fill="auto"/>
            <w:vAlign w:val="center"/>
            <w:hideMark/>
          </w:tcPr>
          <w:p w14:paraId="77ADE9D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Rule Operator</w:t>
            </w:r>
          </w:p>
        </w:tc>
        <w:tc>
          <w:tcPr>
            <w:tcW w:w="858" w:type="pct"/>
            <w:tcBorders>
              <w:top w:val="nil"/>
              <w:left w:val="nil"/>
              <w:bottom w:val="single" w:sz="4" w:space="0" w:color="auto"/>
              <w:right w:val="single" w:sz="4" w:space="0" w:color="auto"/>
            </w:tcBorders>
            <w:shd w:val="clear" w:color="auto" w:fill="auto"/>
            <w:vAlign w:val="center"/>
            <w:hideMark/>
          </w:tcPr>
          <w:p w14:paraId="65F00596"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Rule Value</w:t>
            </w:r>
          </w:p>
        </w:tc>
        <w:tc>
          <w:tcPr>
            <w:tcW w:w="856" w:type="pct"/>
            <w:tcBorders>
              <w:top w:val="nil"/>
              <w:left w:val="nil"/>
              <w:bottom w:val="single" w:sz="4" w:space="0" w:color="auto"/>
              <w:right w:val="single" w:sz="4" w:space="0" w:color="auto"/>
            </w:tcBorders>
            <w:shd w:val="clear" w:color="auto" w:fill="auto"/>
            <w:vAlign w:val="center"/>
            <w:hideMark/>
          </w:tcPr>
          <w:p w14:paraId="441345B3"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Rule Value Case Sensitive</w:t>
            </w:r>
          </w:p>
        </w:tc>
      </w:tr>
      <w:tr w:rsidR="000F5CDE" w:rsidRPr="000F5CDE" w14:paraId="4B320FBF"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05AA4E6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API Name</w:t>
            </w:r>
          </w:p>
        </w:tc>
        <w:tc>
          <w:tcPr>
            <w:tcW w:w="927" w:type="pct"/>
            <w:tcBorders>
              <w:top w:val="nil"/>
              <w:left w:val="nil"/>
              <w:bottom w:val="single" w:sz="4" w:space="0" w:color="auto"/>
              <w:right w:val="single" w:sz="4" w:space="0" w:color="auto"/>
            </w:tcBorders>
            <w:shd w:val="clear" w:color="auto" w:fill="auto"/>
            <w:vAlign w:val="center"/>
            <w:hideMark/>
          </w:tcPr>
          <w:p w14:paraId="718DB5D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PreConditionValue</w:t>
            </w:r>
          </w:p>
        </w:tc>
        <w:tc>
          <w:tcPr>
            <w:tcW w:w="838" w:type="pct"/>
            <w:tcBorders>
              <w:top w:val="nil"/>
              <w:left w:val="nil"/>
              <w:bottom w:val="single" w:sz="4" w:space="0" w:color="auto"/>
              <w:right w:val="single" w:sz="4" w:space="0" w:color="auto"/>
            </w:tcBorders>
            <w:shd w:val="clear" w:color="auto" w:fill="auto"/>
            <w:vAlign w:val="center"/>
            <w:hideMark/>
          </w:tcPr>
          <w:p w14:paraId="64866B7F"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PreConditionValueCaseSensitive</w:t>
            </w:r>
          </w:p>
        </w:tc>
        <w:tc>
          <w:tcPr>
            <w:tcW w:w="809" w:type="pct"/>
            <w:tcBorders>
              <w:top w:val="nil"/>
              <w:left w:val="nil"/>
              <w:bottom w:val="single" w:sz="4" w:space="0" w:color="auto"/>
              <w:right w:val="single" w:sz="4" w:space="0" w:color="auto"/>
            </w:tcBorders>
            <w:shd w:val="clear" w:color="auto" w:fill="auto"/>
            <w:vAlign w:val="center"/>
            <w:hideMark/>
          </w:tcPr>
          <w:p w14:paraId="13D6D85B"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RuleOperator</w:t>
            </w:r>
          </w:p>
        </w:tc>
        <w:tc>
          <w:tcPr>
            <w:tcW w:w="858" w:type="pct"/>
            <w:tcBorders>
              <w:top w:val="nil"/>
              <w:left w:val="nil"/>
              <w:bottom w:val="single" w:sz="4" w:space="0" w:color="auto"/>
              <w:right w:val="single" w:sz="4" w:space="0" w:color="auto"/>
            </w:tcBorders>
            <w:shd w:val="clear" w:color="auto" w:fill="auto"/>
            <w:vAlign w:val="center"/>
            <w:hideMark/>
          </w:tcPr>
          <w:p w14:paraId="3436E025"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RuleValue</w:t>
            </w:r>
          </w:p>
        </w:tc>
        <w:tc>
          <w:tcPr>
            <w:tcW w:w="856" w:type="pct"/>
            <w:tcBorders>
              <w:top w:val="nil"/>
              <w:left w:val="nil"/>
              <w:bottom w:val="single" w:sz="4" w:space="0" w:color="auto"/>
              <w:right w:val="single" w:sz="4" w:space="0" w:color="auto"/>
            </w:tcBorders>
            <w:shd w:val="clear" w:color="auto" w:fill="auto"/>
            <w:vAlign w:val="center"/>
            <w:hideMark/>
          </w:tcPr>
          <w:p w14:paraId="3841B10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RuleValueCaseSensitive</w:t>
            </w:r>
          </w:p>
        </w:tc>
      </w:tr>
      <w:tr w:rsidR="000F5CDE" w:rsidRPr="000F5CDE" w14:paraId="69EA394A"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5A92EBE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Input Type</w:t>
            </w:r>
          </w:p>
        </w:tc>
        <w:tc>
          <w:tcPr>
            <w:tcW w:w="927" w:type="pct"/>
            <w:tcBorders>
              <w:top w:val="nil"/>
              <w:left w:val="nil"/>
              <w:bottom w:val="single" w:sz="4" w:space="0" w:color="auto"/>
              <w:right w:val="single" w:sz="4" w:space="0" w:color="auto"/>
            </w:tcBorders>
            <w:shd w:val="clear" w:color="auto" w:fill="auto"/>
            <w:vAlign w:val="center"/>
            <w:hideMark/>
          </w:tcPr>
          <w:p w14:paraId="5171BF4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Simple Text</w:t>
            </w:r>
          </w:p>
        </w:tc>
        <w:tc>
          <w:tcPr>
            <w:tcW w:w="838" w:type="pct"/>
            <w:tcBorders>
              <w:top w:val="nil"/>
              <w:left w:val="nil"/>
              <w:bottom w:val="single" w:sz="4" w:space="0" w:color="auto"/>
              <w:right w:val="single" w:sz="4" w:space="0" w:color="auto"/>
            </w:tcBorders>
            <w:shd w:val="clear" w:color="auto" w:fill="auto"/>
            <w:vAlign w:val="center"/>
            <w:hideMark/>
          </w:tcPr>
          <w:p w14:paraId="13C330D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TRUE/FALSE</w:t>
            </w:r>
          </w:p>
        </w:tc>
        <w:tc>
          <w:tcPr>
            <w:tcW w:w="809" w:type="pct"/>
            <w:tcBorders>
              <w:top w:val="nil"/>
              <w:left w:val="nil"/>
              <w:bottom w:val="single" w:sz="4" w:space="0" w:color="auto"/>
              <w:right w:val="single" w:sz="4" w:space="0" w:color="auto"/>
            </w:tcBorders>
            <w:shd w:val="clear" w:color="auto" w:fill="auto"/>
            <w:vAlign w:val="center"/>
            <w:hideMark/>
          </w:tcPr>
          <w:p w14:paraId="4235E7EC"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List</w:t>
            </w:r>
          </w:p>
        </w:tc>
        <w:tc>
          <w:tcPr>
            <w:tcW w:w="858" w:type="pct"/>
            <w:tcBorders>
              <w:top w:val="nil"/>
              <w:left w:val="nil"/>
              <w:bottom w:val="single" w:sz="4" w:space="0" w:color="auto"/>
              <w:right w:val="single" w:sz="4" w:space="0" w:color="auto"/>
            </w:tcBorders>
            <w:shd w:val="clear" w:color="auto" w:fill="auto"/>
            <w:vAlign w:val="center"/>
            <w:hideMark/>
          </w:tcPr>
          <w:p w14:paraId="290F2293"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List</w:t>
            </w:r>
          </w:p>
        </w:tc>
        <w:tc>
          <w:tcPr>
            <w:tcW w:w="856" w:type="pct"/>
            <w:tcBorders>
              <w:top w:val="nil"/>
              <w:left w:val="nil"/>
              <w:bottom w:val="single" w:sz="4" w:space="0" w:color="auto"/>
              <w:right w:val="single" w:sz="4" w:space="0" w:color="auto"/>
            </w:tcBorders>
            <w:shd w:val="clear" w:color="auto" w:fill="auto"/>
            <w:vAlign w:val="center"/>
            <w:hideMark/>
          </w:tcPr>
          <w:p w14:paraId="44AE3313"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TRUE/FALSE</w:t>
            </w:r>
          </w:p>
        </w:tc>
      </w:tr>
      <w:tr w:rsidR="000F5CDE" w:rsidRPr="000F5CDE" w14:paraId="5C9A7E74"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59A4C07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Category</w:t>
            </w:r>
          </w:p>
        </w:tc>
        <w:tc>
          <w:tcPr>
            <w:tcW w:w="927" w:type="pct"/>
            <w:tcBorders>
              <w:top w:val="nil"/>
              <w:left w:val="nil"/>
              <w:bottom w:val="single" w:sz="4" w:space="0" w:color="auto"/>
              <w:right w:val="single" w:sz="4" w:space="0" w:color="auto"/>
            </w:tcBorders>
            <w:shd w:val="clear" w:color="auto" w:fill="auto"/>
            <w:vAlign w:val="center"/>
            <w:hideMark/>
          </w:tcPr>
          <w:p w14:paraId="2078ADB6"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50ACEB1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14C3D89B"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8" w:type="pct"/>
            <w:tcBorders>
              <w:top w:val="nil"/>
              <w:left w:val="nil"/>
              <w:bottom w:val="single" w:sz="4" w:space="0" w:color="auto"/>
              <w:right w:val="single" w:sz="4" w:space="0" w:color="auto"/>
            </w:tcBorders>
            <w:shd w:val="clear" w:color="auto" w:fill="auto"/>
            <w:vAlign w:val="center"/>
            <w:hideMark/>
          </w:tcPr>
          <w:p w14:paraId="3859607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6" w:type="pct"/>
            <w:tcBorders>
              <w:top w:val="nil"/>
              <w:left w:val="nil"/>
              <w:bottom w:val="single" w:sz="4" w:space="0" w:color="auto"/>
              <w:right w:val="single" w:sz="4" w:space="0" w:color="auto"/>
            </w:tcBorders>
            <w:shd w:val="clear" w:color="auto" w:fill="auto"/>
            <w:vAlign w:val="center"/>
            <w:hideMark/>
          </w:tcPr>
          <w:p w14:paraId="57D68ADF"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4BA1AA11"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2DF2022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Minimum Value</w:t>
            </w:r>
          </w:p>
        </w:tc>
        <w:tc>
          <w:tcPr>
            <w:tcW w:w="927" w:type="pct"/>
            <w:tcBorders>
              <w:top w:val="nil"/>
              <w:left w:val="nil"/>
              <w:bottom w:val="single" w:sz="4" w:space="0" w:color="auto"/>
              <w:right w:val="single" w:sz="4" w:space="0" w:color="auto"/>
            </w:tcBorders>
            <w:shd w:val="clear" w:color="auto" w:fill="auto"/>
            <w:vAlign w:val="center"/>
            <w:hideMark/>
          </w:tcPr>
          <w:p w14:paraId="38488B99"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52203DBB"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39ECFDE9"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8" w:type="pct"/>
            <w:tcBorders>
              <w:top w:val="nil"/>
              <w:left w:val="nil"/>
              <w:bottom w:val="single" w:sz="4" w:space="0" w:color="auto"/>
              <w:right w:val="single" w:sz="4" w:space="0" w:color="auto"/>
            </w:tcBorders>
            <w:shd w:val="clear" w:color="auto" w:fill="auto"/>
            <w:vAlign w:val="center"/>
            <w:hideMark/>
          </w:tcPr>
          <w:p w14:paraId="53D5985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6" w:type="pct"/>
            <w:tcBorders>
              <w:top w:val="nil"/>
              <w:left w:val="nil"/>
              <w:bottom w:val="single" w:sz="4" w:space="0" w:color="auto"/>
              <w:right w:val="single" w:sz="4" w:space="0" w:color="auto"/>
            </w:tcBorders>
            <w:shd w:val="clear" w:color="auto" w:fill="auto"/>
            <w:vAlign w:val="center"/>
            <w:hideMark/>
          </w:tcPr>
          <w:p w14:paraId="4442A430"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29AA6C29"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140625D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Maximum Value</w:t>
            </w:r>
          </w:p>
        </w:tc>
        <w:tc>
          <w:tcPr>
            <w:tcW w:w="927" w:type="pct"/>
            <w:tcBorders>
              <w:top w:val="nil"/>
              <w:left w:val="nil"/>
              <w:bottom w:val="single" w:sz="4" w:space="0" w:color="auto"/>
              <w:right w:val="single" w:sz="4" w:space="0" w:color="auto"/>
            </w:tcBorders>
            <w:shd w:val="clear" w:color="auto" w:fill="auto"/>
            <w:vAlign w:val="center"/>
            <w:hideMark/>
          </w:tcPr>
          <w:p w14:paraId="4AE696E0"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0B36ED30"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55360DCC"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8" w:type="pct"/>
            <w:tcBorders>
              <w:top w:val="nil"/>
              <w:left w:val="nil"/>
              <w:bottom w:val="single" w:sz="4" w:space="0" w:color="auto"/>
              <w:right w:val="single" w:sz="4" w:space="0" w:color="auto"/>
            </w:tcBorders>
            <w:shd w:val="clear" w:color="auto" w:fill="auto"/>
            <w:vAlign w:val="center"/>
            <w:hideMark/>
          </w:tcPr>
          <w:p w14:paraId="15BC3044"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6" w:type="pct"/>
            <w:tcBorders>
              <w:top w:val="nil"/>
              <w:left w:val="nil"/>
              <w:bottom w:val="single" w:sz="4" w:space="0" w:color="auto"/>
              <w:right w:val="single" w:sz="4" w:space="0" w:color="auto"/>
            </w:tcBorders>
            <w:shd w:val="clear" w:color="auto" w:fill="auto"/>
            <w:vAlign w:val="center"/>
            <w:hideMark/>
          </w:tcPr>
          <w:p w14:paraId="6F945C6B"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0F43431E"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0A041AF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Type of List</w:t>
            </w:r>
          </w:p>
        </w:tc>
        <w:tc>
          <w:tcPr>
            <w:tcW w:w="927" w:type="pct"/>
            <w:tcBorders>
              <w:top w:val="nil"/>
              <w:left w:val="nil"/>
              <w:bottom w:val="single" w:sz="4" w:space="0" w:color="auto"/>
              <w:right w:val="single" w:sz="4" w:space="0" w:color="auto"/>
            </w:tcBorders>
            <w:shd w:val="clear" w:color="auto" w:fill="auto"/>
            <w:vAlign w:val="center"/>
            <w:hideMark/>
          </w:tcPr>
          <w:p w14:paraId="5A8B46C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2C2814D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18B46B4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Reference List Item : IGX Comparison Rule Operator List</w:t>
            </w:r>
          </w:p>
        </w:tc>
        <w:tc>
          <w:tcPr>
            <w:tcW w:w="858" w:type="pct"/>
            <w:tcBorders>
              <w:top w:val="nil"/>
              <w:left w:val="nil"/>
              <w:bottom w:val="single" w:sz="4" w:space="0" w:color="auto"/>
              <w:right w:val="single" w:sz="4" w:space="0" w:color="auto"/>
            </w:tcBorders>
            <w:shd w:val="clear" w:color="auto" w:fill="auto"/>
            <w:vAlign w:val="center"/>
            <w:hideMark/>
          </w:tcPr>
          <w:p w14:paraId="5C8531B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Reference List Item : IGX Data Element</w:t>
            </w:r>
          </w:p>
        </w:tc>
        <w:tc>
          <w:tcPr>
            <w:tcW w:w="856" w:type="pct"/>
            <w:tcBorders>
              <w:top w:val="nil"/>
              <w:left w:val="nil"/>
              <w:bottom w:val="single" w:sz="4" w:space="0" w:color="auto"/>
              <w:right w:val="single" w:sz="4" w:space="0" w:color="auto"/>
            </w:tcBorders>
            <w:shd w:val="clear" w:color="auto" w:fill="auto"/>
            <w:vAlign w:val="center"/>
            <w:hideMark/>
          </w:tcPr>
          <w:p w14:paraId="7CD194B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511E1800"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22729B8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List Display Format</w:t>
            </w:r>
          </w:p>
        </w:tc>
        <w:tc>
          <w:tcPr>
            <w:tcW w:w="927" w:type="pct"/>
            <w:tcBorders>
              <w:top w:val="nil"/>
              <w:left w:val="nil"/>
              <w:bottom w:val="single" w:sz="4" w:space="0" w:color="auto"/>
              <w:right w:val="single" w:sz="4" w:space="0" w:color="auto"/>
            </w:tcBorders>
            <w:shd w:val="clear" w:color="auto" w:fill="auto"/>
            <w:vAlign w:val="center"/>
            <w:hideMark/>
          </w:tcPr>
          <w:p w14:paraId="21C49A41"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0E5E62CB"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5600BB8B"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{Description}</w:t>
            </w:r>
          </w:p>
        </w:tc>
        <w:tc>
          <w:tcPr>
            <w:tcW w:w="858" w:type="pct"/>
            <w:tcBorders>
              <w:top w:val="nil"/>
              <w:left w:val="nil"/>
              <w:bottom w:val="single" w:sz="4" w:space="0" w:color="auto"/>
              <w:right w:val="single" w:sz="4" w:space="0" w:color="auto"/>
            </w:tcBorders>
            <w:shd w:val="clear" w:color="auto" w:fill="auto"/>
            <w:vAlign w:val="center"/>
            <w:hideMark/>
          </w:tcPr>
          <w:p w14:paraId="7527AD5E"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{Name}</w:t>
            </w:r>
          </w:p>
        </w:tc>
        <w:tc>
          <w:tcPr>
            <w:tcW w:w="856" w:type="pct"/>
            <w:tcBorders>
              <w:top w:val="nil"/>
              <w:left w:val="nil"/>
              <w:bottom w:val="single" w:sz="4" w:space="0" w:color="auto"/>
              <w:right w:val="single" w:sz="4" w:space="0" w:color="auto"/>
            </w:tcBorders>
            <w:shd w:val="clear" w:color="auto" w:fill="auto"/>
            <w:vAlign w:val="center"/>
            <w:hideMark/>
          </w:tcPr>
          <w:p w14:paraId="0E32E23E"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4AD5E526"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0A8B89A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Show In Detail Tile</w:t>
            </w:r>
          </w:p>
        </w:tc>
        <w:tc>
          <w:tcPr>
            <w:tcW w:w="927" w:type="pct"/>
            <w:tcBorders>
              <w:top w:val="nil"/>
              <w:left w:val="nil"/>
              <w:bottom w:val="single" w:sz="4" w:space="0" w:color="auto"/>
              <w:right w:val="single" w:sz="4" w:space="0" w:color="auto"/>
            </w:tcBorders>
            <w:shd w:val="clear" w:color="auto" w:fill="auto"/>
            <w:vAlign w:val="center"/>
            <w:hideMark/>
          </w:tcPr>
          <w:p w14:paraId="262D64E0"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38" w:type="pct"/>
            <w:tcBorders>
              <w:top w:val="nil"/>
              <w:left w:val="nil"/>
              <w:bottom w:val="single" w:sz="4" w:space="0" w:color="auto"/>
              <w:right w:val="single" w:sz="4" w:space="0" w:color="auto"/>
            </w:tcBorders>
            <w:shd w:val="clear" w:color="auto" w:fill="auto"/>
            <w:vAlign w:val="center"/>
            <w:hideMark/>
          </w:tcPr>
          <w:p w14:paraId="3683B39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09" w:type="pct"/>
            <w:tcBorders>
              <w:top w:val="nil"/>
              <w:left w:val="nil"/>
              <w:bottom w:val="single" w:sz="4" w:space="0" w:color="auto"/>
              <w:right w:val="single" w:sz="4" w:space="0" w:color="auto"/>
            </w:tcBorders>
            <w:shd w:val="clear" w:color="auto" w:fill="auto"/>
            <w:vAlign w:val="center"/>
            <w:hideMark/>
          </w:tcPr>
          <w:p w14:paraId="758DE6B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58" w:type="pct"/>
            <w:tcBorders>
              <w:top w:val="nil"/>
              <w:left w:val="nil"/>
              <w:bottom w:val="single" w:sz="4" w:space="0" w:color="auto"/>
              <w:right w:val="single" w:sz="4" w:space="0" w:color="auto"/>
            </w:tcBorders>
            <w:shd w:val="clear" w:color="auto" w:fill="auto"/>
            <w:vAlign w:val="center"/>
            <w:hideMark/>
          </w:tcPr>
          <w:p w14:paraId="5FD82D01"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56" w:type="pct"/>
            <w:tcBorders>
              <w:top w:val="nil"/>
              <w:left w:val="nil"/>
              <w:bottom w:val="single" w:sz="4" w:space="0" w:color="auto"/>
              <w:right w:val="single" w:sz="4" w:space="0" w:color="auto"/>
            </w:tcBorders>
            <w:shd w:val="clear" w:color="auto" w:fill="auto"/>
            <w:vAlign w:val="center"/>
            <w:hideMark/>
          </w:tcPr>
          <w:p w14:paraId="03436066"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r>
      <w:tr w:rsidR="000F5CDE" w:rsidRPr="000F5CDE" w14:paraId="13362700"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0AC4B036"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Is Editable</w:t>
            </w:r>
          </w:p>
        </w:tc>
        <w:tc>
          <w:tcPr>
            <w:tcW w:w="927" w:type="pct"/>
            <w:tcBorders>
              <w:top w:val="nil"/>
              <w:left w:val="nil"/>
              <w:bottom w:val="single" w:sz="4" w:space="0" w:color="auto"/>
              <w:right w:val="single" w:sz="4" w:space="0" w:color="auto"/>
            </w:tcBorders>
            <w:shd w:val="clear" w:color="auto" w:fill="auto"/>
            <w:vAlign w:val="center"/>
            <w:hideMark/>
          </w:tcPr>
          <w:p w14:paraId="36A8C416"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38" w:type="pct"/>
            <w:tcBorders>
              <w:top w:val="nil"/>
              <w:left w:val="nil"/>
              <w:bottom w:val="single" w:sz="4" w:space="0" w:color="auto"/>
              <w:right w:val="single" w:sz="4" w:space="0" w:color="auto"/>
            </w:tcBorders>
            <w:shd w:val="clear" w:color="auto" w:fill="auto"/>
            <w:vAlign w:val="center"/>
            <w:hideMark/>
          </w:tcPr>
          <w:p w14:paraId="037749E0"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09" w:type="pct"/>
            <w:tcBorders>
              <w:top w:val="nil"/>
              <w:left w:val="nil"/>
              <w:bottom w:val="single" w:sz="4" w:space="0" w:color="auto"/>
              <w:right w:val="single" w:sz="4" w:space="0" w:color="auto"/>
            </w:tcBorders>
            <w:shd w:val="clear" w:color="auto" w:fill="auto"/>
            <w:vAlign w:val="center"/>
            <w:hideMark/>
          </w:tcPr>
          <w:p w14:paraId="1259CD9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58" w:type="pct"/>
            <w:tcBorders>
              <w:top w:val="nil"/>
              <w:left w:val="nil"/>
              <w:bottom w:val="single" w:sz="4" w:space="0" w:color="auto"/>
              <w:right w:val="single" w:sz="4" w:space="0" w:color="auto"/>
            </w:tcBorders>
            <w:shd w:val="clear" w:color="auto" w:fill="auto"/>
            <w:vAlign w:val="center"/>
            <w:hideMark/>
          </w:tcPr>
          <w:p w14:paraId="1A313B6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56" w:type="pct"/>
            <w:tcBorders>
              <w:top w:val="nil"/>
              <w:left w:val="nil"/>
              <w:bottom w:val="single" w:sz="4" w:space="0" w:color="auto"/>
              <w:right w:val="single" w:sz="4" w:space="0" w:color="auto"/>
            </w:tcBorders>
            <w:shd w:val="clear" w:color="auto" w:fill="auto"/>
            <w:vAlign w:val="center"/>
            <w:hideMark/>
          </w:tcPr>
          <w:p w14:paraId="6DC0A99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r>
      <w:tr w:rsidR="000F5CDE" w:rsidRPr="000F5CDE" w14:paraId="6EFE3611"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1F82E04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Is Listable</w:t>
            </w:r>
          </w:p>
        </w:tc>
        <w:tc>
          <w:tcPr>
            <w:tcW w:w="927" w:type="pct"/>
            <w:tcBorders>
              <w:top w:val="nil"/>
              <w:left w:val="nil"/>
              <w:bottom w:val="single" w:sz="4" w:space="0" w:color="auto"/>
              <w:right w:val="single" w:sz="4" w:space="0" w:color="auto"/>
            </w:tcBorders>
            <w:shd w:val="clear" w:color="auto" w:fill="auto"/>
            <w:vAlign w:val="center"/>
            <w:hideMark/>
          </w:tcPr>
          <w:p w14:paraId="7AE2BCE3"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38" w:type="pct"/>
            <w:tcBorders>
              <w:top w:val="nil"/>
              <w:left w:val="nil"/>
              <w:bottom w:val="single" w:sz="4" w:space="0" w:color="auto"/>
              <w:right w:val="single" w:sz="4" w:space="0" w:color="auto"/>
            </w:tcBorders>
            <w:shd w:val="clear" w:color="auto" w:fill="auto"/>
            <w:vAlign w:val="center"/>
            <w:hideMark/>
          </w:tcPr>
          <w:p w14:paraId="67753A09"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09" w:type="pct"/>
            <w:tcBorders>
              <w:top w:val="nil"/>
              <w:left w:val="nil"/>
              <w:bottom w:val="single" w:sz="4" w:space="0" w:color="auto"/>
              <w:right w:val="single" w:sz="4" w:space="0" w:color="auto"/>
            </w:tcBorders>
            <w:shd w:val="clear" w:color="auto" w:fill="auto"/>
            <w:vAlign w:val="center"/>
            <w:hideMark/>
          </w:tcPr>
          <w:p w14:paraId="174068E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58" w:type="pct"/>
            <w:tcBorders>
              <w:top w:val="nil"/>
              <w:left w:val="nil"/>
              <w:bottom w:val="single" w:sz="4" w:space="0" w:color="auto"/>
              <w:right w:val="single" w:sz="4" w:space="0" w:color="auto"/>
            </w:tcBorders>
            <w:shd w:val="clear" w:color="auto" w:fill="auto"/>
            <w:vAlign w:val="center"/>
            <w:hideMark/>
          </w:tcPr>
          <w:p w14:paraId="1D06170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56" w:type="pct"/>
            <w:tcBorders>
              <w:top w:val="nil"/>
              <w:left w:val="nil"/>
              <w:bottom w:val="single" w:sz="4" w:space="0" w:color="auto"/>
              <w:right w:val="single" w:sz="4" w:space="0" w:color="auto"/>
            </w:tcBorders>
            <w:shd w:val="clear" w:color="auto" w:fill="auto"/>
            <w:vAlign w:val="center"/>
            <w:hideMark/>
          </w:tcPr>
          <w:p w14:paraId="0DAE3399"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r>
      <w:tr w:rsidR="000F5CDE" w:rsidRPr="000F5CDE" w14:paraId="6E7FAB29"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296D20F0"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Is Required</w:t>
            </w:r>
          </w:p>
        </w:tc>
        <w:tc>
          <w:tcPr>
            <w:tcW w:w="927" w:type="pct"/>
            <w:tcBorders>
              <w:top w:val="nil"/>
              <w:left w:val="nil"/>
              <w:bottom w:val="single" w:sz="4" w:space="0" w:color="auto"/>
              <w:right w:val="single" w:sz="4" w:space="0" w:color="auto"/>
            </w:tcBorders>
            <w:shd w:val="clear" w:color="auto" w:fill="auto"/>
            <w:vAlign w:val="center"/>
            <w:hideMark/>
          </w:tcPr>
          <w:p w14:paraId="5A956D4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38" w:type="pct"/>
            <w:tcBorders>
              <w:top w:val="nil"/>
              <w:left w:val="nil"/>
              <w:bottom w:val="single" w:sz="4" w:space="0" w:color="auto"/>
              <w:right w:val="single" w:sz="4" w:space="0" w:color="auto"/>
            </w:tcBorders>
            <w:shd w:val="clear" w:color="auto" w:fill="auto"/>
            <w:vAlign w:val="center"/>
            <w:hideMark/>
          </w:tcPr>
          <w:p w14:paraId="318E31AF" w14:textId="4DB1CE8D" w:rsidR="000F5CDE" w:rsidRPr="000F5CDE" w:rsidRDefault="00CD23DD" w:rsidP="000F5C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FALSE</w:t>
            </w:r>
          </w:p>
        </w:tc>
        <w:tc>
          <w:tcPr>
            <w:tcW w:w="809" w:type="pct"/>
            <w:tcBorders>
              <w:top w:val="nil"/>
              <w:left w:val="nil"/>
              <w:bottom w:val="single" w:sz="4" w:space="0" w:color="auto"/>
              <w:right w:val="single" w:sz="4" w:space="0" w:color="auto"/>
            </w:tcBorders>
            <w:shd w:val="clear" w:color="auto" w:fill="auto"/>
            <w:vAlign w:val="center"/>
            <w:hideMark/>
          </w:tcPr>
          <w:p w14:paraId="3714C7D6"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58" w:type="pct"/>
            <w:tcBorders>
              <w:top w:val="nil"/>
              <w:left w:val="nil"/>
              <w:bottom w:val="single" w:sz="4" w:space="0" w:color="auto"/>
              <w:right w:val="single" w:sz="4" w:space="0" w:color="auto"/>
            </w:tcBorders>
            <w:shd w:val="clear" w:color="auto" w:fill="auto"/>
            <w:vAlign w:val="center"/>
            <w:hideMark/>
          </w:tcPr>
          <w:p w14:paraId="33433E9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TRUE</w:t>
            </w:r>
          </w:p>
        </w:tc>
        <w:tc>
          <w:tcPr>
            <w:tcW w:w="856" w:type="pct"/>
            <w:tcBorders>
              <w:top w:val="nil"/>
              <w:left w:val="nil"/>
              <w:bottom w:val="single" w:sz="4" w:space="0" w:color="auto"/>
              <w:right w:val="single" w:sz="4" w:space="0" w:color="auto"/>
            </w:tcBorders>
            <w:shd w:val="clear" w:color="auto" w:fill="auto"/>
            <w:vAlign w:val="center"/>
            <w:hideMark/>
          </w:tcPr>
          <w:p w14:paraId="35C555F7" w14:textId="394DE7B1" w:rsidR="000F5CDE" w:rsidRPr="000F5CDE" w:rsidRDefault="00CD23DD" w:rsidP="000F5C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FALSE</w:t>
            </w:r>
          </w:p>
        </w:tc>
      </w:tr>
      <w:tr w:rsidR="000F5CDE" w:rsidRPr="000F5CDE" w14:paraId="58C42D34"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32D63A35"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lastRenderedPageBreak/>
              <w:t>Part of Key</w:t>
            </w:r>
          </w:p>
        </w:tc>
        <w:tc>
          <w:tcPr>
            <w:tcW w:w="927" w:type="pct"/>
            <w:tcBorders>
              <w:top w:val="nil"/>
              <w:left w:val="nil"/>
              <w:bottom w:val="single" w:sz="4" w:space="0" w:color="auto"/>
              <w:right w:val="single" w:sz="4" w:space="0" w:color="auto"/>
            </w:tcBorders>
            <w:shd w:val="clear" w:color="auto" w:fill="auto"/>
            <w:vAlign w:val="center"/>
            <w:hideMark/>
          </w:tcPr>
          <w:p w14:paraId="5F83D5E6"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38" w:type="pct"/>
            <w:tcBorders>
              <w:top w:val="nil"/>
              <w:left w:val="nil"/>
              <w:bottom w:val="single" w:sz="4" w:space="0" w:color="auto"/>
              <w:right w:val="single" w:sz="4" w:space="0" w:color="auto"/>
            </w:tcBorders>
            <w:shd w:val="clear" w:color="auto" w:fill="auto"/>
            <w:vAlign w:val="center"/>
            <w:hideMark/>
          </w:tcPr>
          <w:p w14:paraId="5FB1BFCE"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09" w:type="pct"/>
            <w:tcBorders>
              <w:top w:val="nil"/>
              <w:left w:val="nil"/>
              <w:bottom w:val="single" w:sz="4" w:space="0" w:color="auto"/>
              <w:right w:val="single" w:sz="4" w:space="0" w:color="auto"/>
            </w:tcBorders>
            <w:shd w:val="clear" w:color="auto" w:fill="auto"/>
            <w:vAlign w:val="center"/>
            <w:hideMark/>
          </w:tcPr>
          <w:p w14:paraId="4118273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58" w:type="pct"/>
            <w:tcBorders>
              <w:top w:val="nil"/>
              <w:left w:val="nil"/>
              <w:bottom w:val="single" w:sz="4" w:space="0" w:color="auto"/>
              <w:right w:val="single" w:sz="4" w:space="0" w:color="auto"/>
            </w:tcBorders>
            <w:shd w:val="clear" w:color="auto" w:fill="auto"/>
            <w:vAlign w:val="center"/>
            <w:hideMark/>
          </w:tcPr>
          <w:p w14:paraId="56A5399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56" w:type="pct"/>
            <w:tcBorders>
              <w:top w:val="nil"/>
              <w:left w:val="nil"/>
              <w:bottom w:val="single" w:sz="4" w:space="0" w:color="auto"/>
              <w:right w:val="single" w:sz="4" w:space="0" w:color="auto"/>
            </w:tcBorders>
            <w:shd w:val="clear" w:color="auto" w:fill="auto"/>
            <w:vAlign w:val="center"/>
            <w:hideMark/>
          </w:tcPr>
          <w:p w14:paraId="1B9FB3DF"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r>
      <w:tr w:rsidR="000F5CDE" w:rsidRPr="000F5CDE" w14:paraId="206766BE"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790710C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Show As Top Level Filter</w:t>
            </w:r>
          </w:p>
        </w:tc>
        <w:tc>
          <w:tcPr>
            <w:tcW w:w="927" w:type="pct"/>
            <w:tcBorders>
              <w:top w:val="nil"/>
              <w:left w:val="nil"/>
              <w:bottom w:val="single" w:sz="4" w:space="0" w:color="auto"/>
              <w:right w:val="single" w:sz="4" w:space="0" w:color="auto"/>
            </w:tcBorders>
            <w:shd w:val="clear" w:color="auto" w:fill="auto"/>
            <w:vAlign w:val="center"/>
            <w:hideMark/>
          </w:tcPr>
          <w:p w14:paraId="1F1ADFC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6506E3E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5462DBC1"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8" w:type="pct"/>
            <w:tcBorders>
              <w:top w:val="nil"/>
              <w:left w:val="nil"/>
              <w:bottom w:val="single" w:sz="4" w:space="0" w:color="auto"/>
              <w:right w:val="single" w:sz="4" w:space="0" w:color="auto"/>
            </w:tcBorders>
            <w:shd w:val="clear" w:color="auto" w:fill="auto"/>
            <w:vAlign w:val="center"/>
            <w:hideMark/>
          </w:tcPr>
          <w:p w14:paraId="6F95611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6" w:type="pct"/>
            <w:tcBorders>
              <w:top w:val="nil"/>
              <w:left w:val="nil"/>
              <w:bottom w:val="single" w:sz="4" w:space="0" w:color="auto"/>
              <w:right w:val="single" w:sz="4" w:space="0" w:color="auto"/>
            </w:tcBorders>
            <w:shd w:val="clear" w:color="auto" w:fill="auto"/>
            <w:vAlign w:val="center"/>
            <w:hideMark/>
          </w:tcPr>
          <w:p w14:paraId="50BA915C"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370D14D5"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39DD453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Allow Multiple Items</w:t>
            </w:r>
          </w:p>
        </w:tc>
        <w:tc>
          <w:tcPr>
            <w:tcW w:w="927" w:type="pct"/>
            <w:tcBorders>
              <w:top w:val="nil"/>
              <w:left w:val="nil"/>
              <w:bottom w:val="single" w:sz="4" w:space="0" w:color="auto"/>
              <w:right w:val="single" w:sz="4" w:space="0" w:color="auto"/>
            </w:tcBorders>
            <w:shd w:val="clear" w:color="auto" w:fill="auto"/>
            <w:vAlign w:val="center"/>
            <w:hideMark/>
          </w:tcPr>
          <w:p w14:paraId="78B51FA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578D21BD"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5C542D1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58" w:type="pct"/>
            <w:tcBorders>
              <w:top w:val="nil"/>
              <w:left w:val="nil"/>
              <w:bottom w:val="single" w:sz="4" w:space="0" w:color="auto"/>
              <w:right w:val="single" w:sz="4" w:space="0" w:color="auto"/>
            </w:tcBorders>
            <w:shd w:val="clear" w:color="auto" w:fill="auto"/>
            <w:vAlign w:val="center"/>
            <w:hideMark/>
          </w:tcPr>
          <w:p w14:paraId="2452DEF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56" w:type="pct"/>
            <w:tcBorders>
              <w:top w:val="nil"/>
              <w:left w:val="nil"/>
              <w:bottom w:val="single" w:sz="4" w:space="0" w:color="auto"/>
              <w:right w:val="single" w:sz="4" w:space="0" w:color="auto"/>
            </w:tcBorders>
            <w:shd w:val="clear" w:color="auto" w:fill="auto"/>
            <w:vAlign w:val="center"/>
            <w:hideMark/>
          </w:tcPr>
          <w:p w14:paraId="1A407D21"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1F79D0D6"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0BE511E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Show if Empty</w:t>
            </w:r>
          </w:p>
        </w:tc>
        <w:tc>
          <w:tcPr>
            <w:tcW w:w="927" w:type="pct"/>
            <w:tcBorders>
              <w:top w:val="nil"/>
              <w:left w:val="nil"/>
              <w:bottom w:val="single" w:sz="4" w:space="0" w:color="auto"/>
              <w:right w:val="single" w:sz="4" w:space="0" w:color="auto"/>
            </w:tcBorders>
            <w:shd w:val="clear" w:color="auto" w:fill="auto"/>
            <w:vAlign w:val="center"/>
            <w:hideMark/>
          </w:tcPr>
          <w:p w14:paraId="6DECEC03"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38" w:type="pct"/>
            <w:tcBorders>
              <w:top w:val="nil"/>
              <w:left w:val="nil"/>
              <w:bottom w:val="single" w:sz="4" w:space="0" w:color="auto"/>
              <w:right w:val="single" w:sz="4" w:space="0" w:color="auto"/>
            </w:tcBorders>
            <w:shd w:val="clear" w:color="auto" w:fill="auto"/>
            <w:vAlign w:val="center"/>
            <w:hideMark/>
          </w:tcPr>
          <w:p w14:paraId="35271D29"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09" w:type="pct"/>
            <w:tcBorders>
              <w:top w:val="nil"/>
              <w:left w:val="nil"/>
              <w:bottom w:val="single" w:sz="4" w:space="0" w:color="auto"/>
              <w:right w:val="single" w:sz="4" w:space="0" w:color="auto"/>
            </w:tcBorders>
            <w:shd w:val="clear" w:color="auto" w:fill="auto"/>
            <w:vAlign w:val="center"/>
            <w:hideMark/>
          </w:tcPr>
          <w:p w14:paraId="3896814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58" w:type="pct"/>
            <w:tcBorders>
              <w:top w:val="nil"/>
              <w:left w:val="nil"/>
              <w:bottom w:val="single" w:sz="4" w:space="0" w:color="auto"/>
              <w:right w:val="single" w:sz="4" w:space="0" w:color="auto"/>
            </w:tcBorders>
            <w:shd w:val="clear" w:color="auto" w:fill="auto"/>
            <w:vAlign w:val="center"/>
            <w:hideMark/>
          </w:tcPr>
          <w:p w14:paraId="00EAD41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c>
          <w:tcPr>
            <w:tcW w:w="856" w:type="pct"/>
            <w:tcBorders>
              <w:top w:val="nil"/>
              <w:left w:val="nil"/>
              <w:bottom w:val="single" w:sz="4" w:space="0" w:color="auto"/>
              <w:right w:val="single" w:sz="4" w:space="0" w:color="auto"/>
            </w:tcBorders>
            <w:shd w:val="clear" w:color="auto" w:fill="auto"/>
            <w:vAlign w:val="center"/>
            <w:hideMark/>
          </w:tcPr>
          <w:p w14:paraId="4BD758E3"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FALSE</w:t>
            </w:r>
          </w:p>
        </w:tc>
      </w:tr>
      <w:tr w:rsidR="000F5CDE" w:rsidRPr="000F5CDE" w14:paraId="54FF5C0C"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1F4D74EA"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Lookup Type</w:t>
            </w:r>
          </w:p>
        </w:tc>
        <w:tc>
          <w:tcPr>
            <w:tcW w:w="927" w:type="pct"/>
            <w:tcBorders>
              <w:top w:val="nil"/>
              <w:left w:val="nil"/>
              <w:bottom w:val="single" w:sz="4" w:space="0" w:color="auto"/>
              <w:right w:val="single" w:sz="4" w:space="0" w:color="auto"/>
            </w:tcBorders>
            <w:shd w:val="clear" w:color="auto" w:fill="auto"/>
            <w:vAlign w:val="center"/>
            <w:hideMark/>
          </w:tcPr>
          <w:p w14:paraId="798B004F"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6497C59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2D842B77"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8" w:type="pct"/>
            <w:tcBorders>
              <w:top w:val="nil"/>
              <w:left w:val="nil"/>
              <w:bottom w:val="single" w:sz="4" w:space="0" w:color="auto"/>
              <w:right w:val="single" w:sz="4" w:space="0" w:color="auto"/>
            </w:tcBorders>
            <w:shd w:val="clear" w:color="auto" w:fill="auto"/>
            <w:vAlign w:val="center"/>
            <w:hideMark/>
          </w:tcPr>
          <w:p w14:paraId="42844680"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6" w:type="pct"/>
            <w:tcBorders>
              <w:top w:val="nil"/>
              <w:left w:val="nil"/>
              <w:bottom w:val="single" w:sz="4" w:space="0" w:color="auto"/>
              <w:right w:val="single" w:sz="4" w:space="0" w:color="auto"/>
            </w:tcBorders>
            <w:shd w:val="clear" w:color="auto" w:fill="auto"/>
            <w:vAlign w:val="center"/>
            <w:hideMark/>
          </w:tcPr>
          <w:p w14:paraId="67918745"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7BA18E86"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637B2D7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Relationship Type</w:t>
            </w:r>
          </w:p>
        </w:tc>
        <w:tc>
          <w:tcPr>
            <w:tcW w:w="927" w:type="pct"/>
            <w:tcBorders>
              <w:top w:val="nil"/>
              <w:left w:val="nil"/>
              <w:bottom w:val="single" w:sz="4" w:space="0" w:color="auto"/>
              <w:right w:val="single" w:sz="4" w:space="0" w:color="auto"/>
            </w:tcBorders>
            <w:shd w:val="clear" w:color="auto" w:fill="auto"/>
            <w:vAlign w:val="center"/>
            <w:hideMark/>
          </w:tcPr>
          <w:p w14:paraId="078C5121"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2D110E1F"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0257786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8" w:type="pct"/>
            <w:tcBorders>
              <w:top w:val="nil"/>
              <w:left w:val="nil"/>
              <w:bottom w:val="single" w:sz="4" w:space="0" w:color="auto"/>
              <w:right w:val="single" w:sz="4" w:space="0" w:color="auto"/>
            </w:tcBorders>
            <w:shd w:val="clear" w:color="auto" w:fill="auto"/>
            <w:vAlign w:val="center"/>
            <w:hideMark/>
          </w:tcPr>
          <w:p w14:paraId="70B2E9A5"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6" w:type="pct"/>
            <w:tcBorders>
              <w:top w:val="nil"/>
              <w:left w:val="nil"/>
              <w:bottom w:val="single" w:sz="4" w:space="0" w:color="auto"/>
              <w:right w:val="single" w:sz="4" w:space="0" w:color="auto"/>
            </w:tcBorders>
            <w:shd w:val="clear" w:color="auto" w:fill="auto"/>
            <w:vAlign w:val="center"/>
            <w:hideMark/>
          </w:tcPr>
          <w:p w14:paraId="1ABA642B"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r w:rsidR="000F5CDE" w:rsidRPr="000F5CDE" w14:paraId="4234BAB4" w14:textId="77777777" w:rsidTr="00AD66D2">
        <w:trPr>
          <w:trHeight w:val="20"/>
        </w:trPr>
        <w:tc>
          <w:tcPr>
            <w:tcW w:w="712" w:type="pct"/>
            <w:tcBorders>
              <w:top w:val="nil"/>
              <w:left w:val="single" w:sz="4" w:space="0" w:color="auto"/>
              <w:bottom w:val="single" w:sz="4" w:space="0" w:color="auto"/>
              <w:right w:val="single" w:sz="4" w:space="0" w:color="auto"/>
            </w:tcBorders>
            <w:shd w:val="clear" w:color="000000" w:fill="D9D9D9"/>
            <w:vAlign w:val="center"/>
            <w:hideMark/>
          </w:tcPr>
          <w:p w14:paraId="7FE5A0C3"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Table Settings</w:t>
            </w:r>
          </w:p>
        </w:tc>
        <w:tc>
          <w:tcPr>
            <w:tcW w:w="927" w:type="pct"/>
            <w:tcBorders>
              <w:top w:val="nil"/>
              <w:left w:val="nil"/>
              <w:bottom w:val="single" w:sz="4" w:space="0" w:color="auto"/>
              <w:right w:val="single" w:sz="4" w:space="0" w:color="auto"/>
            </w:tcBorders>
            <w:shd w:val="clear" w:color="auto" w:fill="auto"/>
            <w:vAlign w:val="center"/>
            <w:hideMark/>
          </w:tcPr>
          <w:p w14:paraId="2755633C"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38" w:type="pct"/>
            <w:tcBorders>
              <w:top w:val="nil"/>
              <w:left w:val="nil"/>
              <w:bottom w:val="single" w:sz="4" w:space="0" w:color="auto"/>
              <w:right w:val="single" w:sz="4" w:space="0" w:color="auto"/>
            </w:tcBorders>
            <w:shd w:val="clear" w:color="auto" w:fill="auto"/>
            <w:vAlign w:val="center"/>
            <w:hideMark/>
          </w:tcPr>
          <w:p w14:paraId="11CCBB2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09" w:type="pct"/>
            <w:tcBorders>
              <w:top w:val="nil"/>
              <w:left w:val="nil"/>
              <w:bottom w:val="single" w:sz="4" w:space="0" w:color="auto"/>
              <w:right w:val="single" w:sz="4" w:space="0" w:color="auto"/>
            </w:tcBorders>
            <w:shd w:val="clear" w:color="auto" w:fill="auto"/>
            <w:vAlign w:val="center"/>
            <w:hideMark/>
          </w:tcPr>
          <w:p w14:paraId="7634B682"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8" w:type="pct"/>
            <w:tcBorders>
              <w:top w:val="nil"/>
              <w:left w:val="nil"/>
              <w:bottom w:val="single" w:sz="4" w:space="0" w:color="auto"/>
              <w:right w:val="single" w:sz="4" w:space="0" w:color="auto"/>
            </w:tcBorders>
            <w:shd w:val="clear" w:color="auto" w:fill="auto"/>
            <w:vAlign w:val="center"/>
            <w:hideMark/>
          </w:tcPr>
          <w:p w14:paraId="5F4A9648"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c>
          <w:tcPr>
            <w:tcW w:w="856" w:type="pct"/>
            <w:tcBorders>
              <w:top w:val="nil"/>
              <w:left w:val="nil"/>
              <w:bottom w:val="single" w:sz="4" w:space="0" w:color="auto"/>
              <w:right w:val="single" w:sz="4" w:space="0" w:color="auto"/>
            </w:tcBorders>
            <w:shd w:val="clear" w:color="auto" w:fill="auto"/>
            <w:vAlign w:val="center"/>
            <w:hideMark/>
          </w:tcPr>
          <w:p w14:paraId="4B742824" w14:textId="77777777" w:rsidR="000F5CDE" w:rsidRPr="000F5CDE" w:rsidRDefault="000F5CDE" w:rsidP="000F5CDE">
            <w:pPr>
              <w:rPr>
                <w:rFonts w:ascii="Calibri" w:eastAsia="Times New Roman" w:hAnsi="Calibri" w:cs="Calibri"/>
                <w:color w:val="000000"/>
                <w:sz w:val="20"/>
                <w:szCs w:val="20"/>
                <w:lang w:val="en-US"/>
              </w:rPr>
            </w:pPr>
            <w:r w:rsidRPr="000F5CDE">
              <w:rPr>
                <w:rFonts w:ascii="Calibri" w:eastAsia="Times New Roman" w:hAnsi="Calibri" w:cs="Calibri"/>
                <w:color w:val="000000"/>
                <w:sz w:val="20"/>
                <w:szCs w:val="20"/>
                <w:lang w:val="en-US"/>
              </w:rPr>
              <w:t>N/A</w:t>
            </w:r>
          </w:p>
        </w:tc>
      </w:tr>
    </w:tbl>
    <w:p w14:paraId="56155FCF" w14:textId="7E1E9474" w:rsidR="00764912" w:rsidRDefault="00764912">
      <w:pPr>
        <w:rPr>
          <w:rFonts w:eastAsia="Times New Roman" w:cs="Times New Roman"/>
          <w:sz w:val="22"/>
          <w:szCs w:val="20"/>
          <w:lang w:val="en-US"/>
        </w:rPr>
      </w:pPr>
    </w:p>
    <w:p w14:paraId="0A83C2AB" w14:textId="442BA44C" w:rsidR="00DB03D7" w:rsidRPr="00DB03D7" w:rsidRDefault="00DB03D7" w:rsidP="00DB03D7">
      <w:pPr>
        <w:pStyle w:val="Heading1"/>
        <w:numPr>
          <w:ilvl w:val="0"/>
          <w:numId w:val="3"/>
        </w:numPr>
        <w:spacing w:after="120" w:line="288" w:lineRule="auto"/>
        <w:ind w:right="270"/>
        <w:jc w:val="both"/>
        <w:rPr>
          <w:rFonts w:asciiTheme="minorHAnsi" w:hAnsiTheme="minorHAnsi" w:cstheme="majorHAnsi"/>
        </w:rPr>
      </w:pPr>
      <w:bookmarkStart w:id="271" w:name="_Toc23404896"/>
      <w:bookmarkStart w:id="272" w:name="_Toc29900779"/>
      <w:r>
        <w:rPr>
          <w:rFonts w:asciiTheme="minorHAnsi" w:hAnsiTheme="minorHAnsi" w:cstheme="majorHAnsi"/>
        </w:rPr>
        <w:t xml:space="preserve">System </w:t>
      </w:r>
      <w:r w:rsidRPr="00DB03D7">
        <w:rPr>
          <w:rFonts w:asciiTheme="minorHAnsi" w:hAnsiTheme="minorHAnsi" w:cstheme="majorHAnsi"/>
        </w:rPr>
        <w:t>Reference Lists</w:t>
      </w:r>
      <w:bookmarkEnd w:id="271"/>
      <w:bookmarkEnd w:id="272"/>
    </w:p>
    <w:p w14:paraId="7BCFD1DD" w14:textId="268617B5" w:rsidR="00DB03D7" w:rsidRPr="00EA73FF" w:rsidRDefault="00DB03D7" w:rsidP="00DB03D7">
      <w:pPr>
        <w:ind w:left="900"/>
        <w:rPr>
          <w:rFonts w:cstheme="majorHAnsi"/>
        </w:rPr>
      </w:pPr>
      <w:r w:rsidRPr="00EA73FF">
        <w:rPr>
          <w:rFonts w:cstheme="majorHAnsi"/>
        </w:rPr>
        <w:t>Create below reference lists in Data Govern</w:t>
      </w:r>
      <w:r w:rsidR="00F7019F" w:rsidRPr="00EA73FF">
        <w:rPr>
          <w:rFonts w:cstheme="majorHAnsi"/>
        </w:rPr>
        <w:t>ance</w:t>
      </w:r>
      <w:r w:rsidR="00D1546A" w:rsidRPr="00EA73FF">
        <w:rPr>
          <w:rFonts w:cstheme="majorHAnsi"/>
        </w:rPr>
        <w:t xml:space="preserve"> with the given names</w:t>
      </w:r>
      <w:r w:rsidRPr="00EA73FF">
        <w:rPr>
          <w:rFonts w:cstheme="majorHAnsi"/>
        </w:rPr>
        <w:t>. These reference lists are used by various rules and scoring configuration</w:t>
      </w:r>
      <w:r w:rsidR="00F7019F" w:rsidRPr="00EA73FF">
        <w:rPr>
          <w:rFonts w:cstheme="majorHAnsi"/>
        </w:rPr>
        <w:t>s</w:t>
      </w:r>
      <w:r w:rsidRPr="00EA73FF">
        <w:rPr>
          <w:rFonts w:cstheme="majorHAnsi"/>
        </w:rPr>
        <w:t xml:space="preserve">. </w:t>
      </w:r>
    </w:p>
    <w:p w14:paraId="6EB310E1" w14:textId="77777777" w:rsidR="00DB03D7" w:rsidRDefault="00DB03D7" w:rsidP="00DB03D7">
      <w:pPr>
        <w:ind w:left="900"/>
        <w:rPr>
          <w:rFonts w:asciiTheme="majorHAnsi" w:hAnsiTheme="majorHAnsi" w:cstheme="majorHAnsi"/>
        </w:rPr>
      </w:pPr>
    </w:p>
    <w:p w14:paraId="0C9E906D" w14:textId="77777777" w:rsidR="00DB03D7" w:rsidRPr="00DB03D7" w:rsidRDefault="00DB03D7" w:rsidP="007540DD">
      <w:pPr>
        <w:pStyle w:val="Heading2"/>
        <w:numPr>
          <w:ilvl w:val="1"/>
          <w:numId w:val="3"/>
        </w:numPr>
        <w:spacing w:after="120"/>
        <w:ind w:right="270"/>
        <w:jc w:val="both"/>
        <w:rPr>
          <w:rFonts w:cstheme="majorHAnsi"/>
          <w:b w:val="0"/>
          <w:bCs w:val="0"/>
          <w:color w:val="auto"/>
          <w:sz w:val="24"/>
          <w:szCs w:val="24"/>
        </w:rPr>
      </w:pPr>
      <w:bookmarkStart w:id="273" w:name="_Toc23404899"/>
      <w:bookmarkStart w:id="274" w:name="_Toc29900780"/>
      <w:r w:rsidRPr="00DB03D7">
        <w:rPr>
          <w:rFonts w:cstheme="majorHAnsi"/>
          <w:bCs w:val="0"/>
          <w:color w:val="auto"/>
          <w:sz w:val="24"/>
          <w:szCs w:val="24"/>
        </w:rPr>
        <w:t>IGX Data Element Group</w:t>
      </w:r>
      <w:bookmarkEnd w:id="273"/>
      <w:bookmarkEnd w:id="274"/>
    </w:p>
    <w:p w14:paraId="36FC34DB" w14:textId="15841651" w:rsidR="00C3416A" w:rsidRPr="00EA73FF" w:rsidRDefault="00C3416A" w:rsidP="00EA73FF">
      <w:pPr>
        <w:ind w:left="900"/>
        <w:rPr>
          <w:rFonts w:cstheme="majorHAnsi"/>
        </w:rPr>
      </w:pPr>
      <w:r w:rsidRPr="00EA73FF">
        <w:rPr>
          <w:rFonts w:cstheme="majorHAnsi"/>
        </w:rPr>
        <w:t xml:space="preserve">Sometimes </w:t>
      </w:r>
      <w:r w:rsidR="00621174" w:rsidRPr="00EA73FF">
        <w:rPr>
          <w:rFonts w:cstheme="majorHAnsi"/>
        </w:rPr>
        <w:t>data</w:t>
      </w:r>
      <w:r w:rsidRPr="00EA73FF">
        <w:rPr>
          <w:rFonts w:cstheme="majorHAnsi"/>
        </w:rPr>
        <w:t xml:space="preserve"> information is divided among multiple source attributes e.g. address may b</w:t>
      </w:r>
      <w:r w:rsidR="003E03F2" w:rsidRPr="00EA73FF">
        <w:rPr>
          <w:rFonts w:cstheme="majorHAnsi"/>
        </w:rPr>
        <w:t>e represented as address line-1</w:t>
      </w:r>
      <w:r w:rsidRPr="00EA73FF">
        <w:rPr>
          <w:rFonts w:cstheme="majorHAnsi"/>
        </w:rPr>
        <w:t xml:space="preserve">, address line-2, </w:t>
      </w:r>
      <w:r w:rsidR="001F55CB" w:rsidRPr="00EA73FF">
        <w:rPr>
          <w:rFonts w:cstheme="majorHAnsi"/>
        </w:rPr>
        <w:t>city,</w:t>
      </w:r>
      <w:r w:rsidRPr="00EA73FF">
        <w:rPr>
          <w:rFonts w:cstheme="majorHAnsi"/>
        </w:rPr>
        <w:t xml:space="preserve"> state and zip. An address is considered valid only if all these fields are valid. Such type of validation checks can be achieved by defining a group for such attributes and the type of validation required on the group.</w:t>
      </w:r>
    </w:p>
    <w:p w14:paraId="04849013" w14:textId="77777777" w:rsidR="00C3416A" w:rsidRPr="00EA73FF" w:rsidRDefault="00C3416A" w:rsidP="00EA73FF">
      <w:pPr>
        <w:ind w:left="900"/>
        <w:rPr>
          <w:rFonts w:cstheme="majorHAnsi"/>
        </w:rPr>
      </w:pPr>
    </w:p>
    <w:p w14:paraId="59FDEE17" w14:textId="42CD895F" w:rsidR="007433D0" w:rsidRPr="00EA73FF" w:rsidRDefault="007433D0" w:rsidP="00EA73FF">
      <w:pPr>
        <w:ind w:left="900"/>
        <w:rPr>
          <w:rFonts w:cstheme="majorHAnsi"/>
        </w:rPr>
      </w:pPr>
      <w:r w:rsidRPr="00EA73FF">
        <w:rPr>
          <w:rFonts w:cstheme="majorHAnsi"/>
        </w:rPr>
        <w:t>Following two type of group checks are supported</w:t>
      </w:r>
      <w:r w:rsidR="001F55CB" w:rsidRPr="00EA73FF">
        <w:rPr>
          <w:rFonts w:cstheme="majorHAnsi"/>
        </w:rPr>
        <w:t>:</w:t>
      </w:r>
    </w:p>
    <w:p w14:paraId="7DA3CBC8" w14:textId="77777777" w:rsidR="007433D0" w:rsidRPr="00EA73FF" w:rsidRDefault="007433D0" w:rsidP="00DB03D7">
      <w:pPr>
        <w:ind w:left="720"/>
        <w:rPr>
          <w:rFonts w:cstheme="majorHAnsi"/>
        </w:rPr>
      </w:pPr>
    </w:p>
    <w:p w14:paraId="477AF046" w14:textId="79D7FB0F" w:rsidR="007433D0" w:rsidRPr="00EA73FF" w:rsidRDefault="007433D0" w:rsidP="007433D0">
      <w:pPr>
        <w:pStyle w:val="ListParagraph"/>
        <w:numPr>
          <w:ilvl w:val="0"/>
          <w:numId w:val="23"/>
        </w:numPr>
        <w:rPr>
          <w:rFonts w:cstheme="majorHAnsi"/>
        </w:rPr>
      </w:pPr>
      <w:r w:rsidRPr="00EA73FF">
        <w:rPr>
          <w:rFonts w:cstheme="majorHAnsi"/>
        </w:rPr>
        <w:t xml:space="preserve">AtLeastOneMustPass – Any one of source attribute </w:t>
      </w:r>
      <w:r w:rsidR="00430B3A" w:rsidRPr="00EA73FF">
        <w:rPr>
          <w:rFonts w:cstheme="majorHAnsi"/>
        </w:rPr>
        <w:t xml:space="preserve">in the group </w:t>
      </w:r>
      <w:r w:rsidRPr="00EA73FF">
        <w:rPr>
          <w:rFonts w:cstheme="majorHAnsi"/>
        </w:rPr>
        <w:t>has valid value</w:t>
      </w:r>
      <w:r w:rsidR="00E82005" w:rsidRPr="00EA73FF">
        <w:rPr>
          <w:rFonts w:cstheme="majorHAnsi"/>
        </w:rPr>
        <w:t>s as per rules defined on them</w:t>
      </w:r>
      <w:r w:rsidRPr="00EA73FF">
        <w:rPr>
          <w:rFonts w:cstheme="majorHAnsi"/>
        </w:rPr>
        <w:t xml:space="preserve"> then consider entire group as valid.</w:t>
      </w:r>
      <w:r w:rsidR="00E82005" w:rsidRPr="00EA73FF">
        <w:rPr>
          <w:rFonts w:cstheme="majorHAnsi"/>
        </w:rPr>
        <w:t xml:space="preserve"> </w:t>
      </w:r>
      <w:r w:rsidR="00DF2225" w:rsidRPr="00EA73FF">
        <w:rPr>
          <w:rFonts w:cstheme="majorHAnsi"/>
        </w:rPr>
        <w:t xml:space="preserve">This scenario </w:t>
      </w:r>
      <w:r w:rsidR="00840DD3" w:rsidRPr="00EA73FF">
        <w:rPr>
          <w:rFonts w:cstheme="majorHAnsi"/>
        </w:rPr>
        <w:t xml:space="preserve">is </w:t>
      </w:r>
      <w:r w:rsidR="00DF2225" w:rsidRPr="00EA73FF">
        <w:rPr>
          <w:rFonts w:cstheme="majorHAnsi"/>
        </w:rPr>
        <w:t>relevant for Phone, Email</w:t>
      </w:r>
      <w:r w:rsidR="00E76AF1" w:rsidRPr="00EA73FF">
        <w:rPr>
          <w:rFonts w:cstheme="majorHAnsi"/>
        </w:rPr>
        <w:t>, IdProof</w:t>
      </w:r>
      <w:r w:rsidR="00DF2225" w:rsidRPr="00EA73FF">
        <w:rPr>
          <w:rFonts w:cstheme="majorHAnsi"/>
        </w:rPr>
        <w:t xml:space="preserve"> etc.</w:t>
      </w:r>
    </w:p>
    <w:p w14:paraId="53E07C4D" w14:textId="59A33381" w:rsidR="007433D0" w:rsidRPr="00EA73FF" w:rsidRDefault="007433D0" w:rsidP="007433D0">
      <w:pPr>
        <w:pStyle w:val="ListParagraph"/>
        <w:numPr>
          <w:ilvl w:val="0"/>
          <w:numId w:val="23"/>
        </w:numPr>
        <w:rPr>
          <w:rFonts w:cstheme="majorHAnsi"/>
        </w:rPr>
      </w:pPr>
      <w:r w:rsidRPr="00EA73FF">
        <w:rPr>
          <w:rFonts w:cstheme="majorHAnsi"/>
        </w:rPr>
        <w:t>AllMustPass</w:t>
      </w:r>
      <w:r w:rsidR="00430B3A" w:rsidRPr="00EA73FF">
        <w:rPr>
          <w:rFonts w:cstheme="majorHAnsi"/>
        </w:rPr>
        <w:t xml:space="preserve"> - Every source attributes of the group should have valid value</w:t>
      </w:r>
      <w:r w:rsidR="00E82005" w:rsidRPr="00EA73FF">
        <w:rPr>
          <w:rFonts w:cstheme="majorHAnsi"/>
        </w:rPr>
        <w:t>s as per defined rules on them</w:t>
      </w:r>
      <w:r w:rsidR="00430B3A" w:rsidRPr="00EA73FF">
        <w:rPr>
          <w:rFonts w:cstheme="majorHAnsi"/>
        </w:rPr>
        <w:t xml:space="preserve"> then only consider entire group as valid else</w:t>
      </w:r>
      <w:r w:rsidR="00E76AF1" w:rsidRPr="00EA73FF">
        <w:rPr>
          <w:rFonts w:cstheme="majorHAnsi"/>
        </w:rPr>
        <w:t xml:space="preserve"> consider</w:t>
      </w:r>
      <w:r w:rsidR="00430B3A" w:rsidRPr="00EA73FF">
        <w:rPr>
          <w:rFonts w:cstheme="majorHAnsi"/>
        </w:rPr>
        <w:t xml:space="preserve"> </w:t>
      </w:r>
      <w:r w:rsidR="00EB42A7" w:rsidRPr="00EA73FF">
        <w:rPr>
          <w:rFonts w:cstheme="majorHAnsi"/>
        </w:rPr>
        <w:t xml:space="preserve">all the attributes of the </w:t>
      </w:r>
      <w:r w:rsidR="00430B3A" w:rsidRPr="00EA73FF">
        <w:rPr>
          <w:rFonts w:cstheme="majorHAnsi"/>
        </w:rPr>
        <w:t xml:space="preserve">group </w:t>
      </w:r>
      <w:r w:rsidR="00E76AF1" w:rsidRPr="00EA73FF">
        <w:rPr>
          <w:rFonts w:cstheme="majorHAnsi"/>
        </w:rPr>
        <w:t xml:space="preserve">as </w:t>
      </w:r>
      <w:r w:rsidR="00430B3A" w:rsidRPr="00EA73FF">
        <w:rPr>
          <w:rFonts w:cstheme="majorHAnsi"/>
        </w:rPr>
        <w:t>invalid.</w:t>
      </w:r>
      <w:r w:rsidR="00840DD3" w:rsidRPr="00EA73FF">
        <w:rPr>
          <w:rFonts w:cstheme="majorHAnsi"/>
        </w:rPr>
        <w:t xml:space="preserve"> This scenario is relevant for Address etc.</w:t>
      </w:r>
    </w:p>
    <w:p w14:paraId="64FBAF8E" w14:textId="7B7A4F5A" w:rsidR="00055321" w:rsidRPr="00EA73FF" w:rsidRDefault="00055321" w:rsidP="00055321">
      <w:pPr>
        <w:rPr>
          <w:rFonts w:cstheme="majorHAnsi"/>
        </w:rPr>
      </w:pPr>
    </w:p>
    <w:p w14:paraId="1E432E67" w14:textId="3B14D4A1" w:rsidR="00055321" w:rsidRPr="00EA73FF" w:rsidRDefault="00055321" w:rsidP="00055321">
      <w:pPr>
        <w:rPr>
          <w:rFonts w:cstheme="majorHAnsi"/>
        </w:rPr>
      </w:pPr>
      <w:r w:rsidRPr="00EA73FF">
        <w:rPr>
          <w:rFonts w:cstheme="majorHAnsi"/>
        </w:rPr>
        <w:t>Below fields need to be configured for IGX Data Element Group</w:t>
      </w:r>
      <w:r w:rsidR="00EA73FF">
        <w:rPr>
          <w:rFonts w:cstheme="majorHAnsi"/>
        </w:rPr>
        <w:t>:</w:t>
      </w:r>
    </w:p>
    <w:p w14:paraId="0141C1F7" w14:textId="77777777" w:rsidR="00055321" w:rsidRPr="00EA73FF" w:rsidRDefault="00055321" w:rsidP="00055321">
      <w:pPr>
        <w:rPr>
          <w:rFonts w:cstheme="majorHAnsi"/>
        </w:rPr>
      </w:pPr>
    </w:p>
    <w:tbl>
      <w:tblPr>
        <w:tblW w:w="7765" w:type="dxa"/>
        <w:tblInd w:w="113" w:type="dxa"/>
        <w:tblLook w:val="04A0" w:firstRow="1" w:lastRow="0" w:firstColumn="1" w:lastColumn="0" w:noHBand="0" w:noVBand="1"/>
      </w:tblPr>
      <w:tblGrid>
        <w:gridCol w:w="2605"/>
        <w:gridCol w:w="1720"/>
        <w:gridCol w:w="1720"/>
        <w:gridCol w:w="1720"/>
      </w:tblGrid>
      <w:tr w:rsidR="00055321" w:rsidRPr="00055321" w14:paraId="59E90635" w14:textId="77777777" w:rsidTr="00055321">
        <w:trPr>
          <w:trHeight w:val="20"/>
        </w:trPr>
        <w:tc>
          <w:tcPr>
            <w:tcW w:w="260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C5E4B42" w14:textId="76321209" w:rsidR="00055321" w:rsidRPr="00055321" w:rsidRDefault="00055321" w:rsidP="00055321">
            <w:pPr>
              <w:jc w:val="center"/>
              <w:rPr>
                <w:rFonts w:ascii="Calibri" w:eastAsia="Times New Roman" w:hAnsi="Calibri" w:cs="Calibri"/>
                <w:b/>
                <w:bCs/>
                <w:color w:val="000000"/>
                <w:sz w:val="20"/>
                <w:szCs w:val="20"/>
                <w:lang w:val="en-US"/>
              </w:rPr>
            </w:pPr>
            <w:r w:rsidRPr="00055321">
              <w:rPr>
                <w:rFonts w:ascii="Calibri" w:eastAsia="Times New Roman" w:hAnsi="Calibri" w:cs="Calibri"/>
                <w:b/>
                <w:bCs/>
                <w:color w:val="000000"/>
                <w:sz w:val="20"/>
                <w:szCs w:val="20"/>
                <w:lang w:val="en-US"/>
              </w:rPr>
              <w:t>Field Attribute</w:t>
            </w:r>
          </w:p>
        </w:tc>
        <w:tc>
          <w:tcPr>
            <w:tcW w:w="1720" w:type="dxa"/>
            <w:tcBorders>
              <w:top w:val="single" w:sz="4" w:space="0" w:color="auto"/>
              <w:left w:val="nil"/>
              <w:bottom w:val="single" w:sz="4" w:space="0" w:color="auto"/>
              <w:right w:val="single" w:sz="4" w:space="0" w:color="auto"/>
            </w:tcBorders>
            <w:shd w:val="clear" w:color="000000" w:fill="BFBFBF"/>
            <w:noWrap/>
            <w:vAlign w:val="center"/>
            <w:hideMark/>
          </w:tcPr>
          <w:p w14:paraId="1879DA47" w14:textId="77777777" w:rsidR="00055321" w:rsidRPr="00055321" w:rsidRDefault="00055321" w:rsidP="00055321">
            <w:pPr>
              <w:rPr>
                <w:rFonts w:ascii="Calibri" w:eastAsia="Times New Roman" w:hAnsi="Calibri" w:cs="Calibri"/>
                <w:b/>
                <w:bCs/>
                <w:color w:val="000000"/>
                <w:sz w:val="20"/>
                <w:szCs w:val="20"/>
                <w:lang w:val="en-US"/>
              </w:rPr>
            </w:pPr>
            <w:r w:rsidRPr="00055321">
              <w:rPr>
                <w:rFonts w:ascii="Calibri" w:eastAsia="Times New Roman" w:hAnsi="Calibri" w:cs="Calibri"/>
                <w:b/>
                <w:bCs/>
                <w:color w:val="000000"/>
                <w:sz w:val="20"/>
                <w:szCs w:val="20"/>
                <w:lang w:val="en-US"/>
              </w:rPr>
              <w:t>Field-1</w:t>
            </w:r>
          </w:p>
        </w:tc>
        <w:tc>
          <w:tcPr>
            <w:tcW w:w="1720" w:type="dxa"/>
            <w:tcBorders>
              <w:top w:val="single" w:sz="4" w:space="0" w:color="auto"/>
              <w:left w:val="nil"/>
              <w:bottom w:val="single" w:sz="4" w:space="0" w:color="auto"/>
              <w:right w:val="single" w:sz="4" w:space="0" w:color="auto"/>
            </w:tcBorders>
            <w:shd w:val="clear" w:color="000000" w:fill="BFBFBF"/>
            <w:noWrap/>
            <w:vAlign w:val="center"/>
            <w:hideMark/>
          </w:tcPr>
          <w:p w14:paraId="15B78B38" w14:textId="77777777" w:rsidR="00055321" w:rsidRPr="00055321" w:rsidRDefault="00055321" w:rsidP="00055321">
            <w:pPr>
              <w:rPr>
                <w:rFonts w:ascii="Calibri" w:eastAsia="Times New Roman" w:hAnsi="Calibri" w:cs="Calibri"/>
                <w:b/>
                <w:bCs/>
                <w:color w:val="000000"/>
                <w:sz w:val="20"/>
                <w:szCs w:val="20"/>
                <w:lang w:val="en-US"/>
              </w:rPr>
            </w:pPr>
            <w:r w:rsidRPr="00055321">
              <w:rPr>
                <w:rFonts w:ascii="Calibri" w:eastAsia="Times New Roman" w:hAnsi="Calibri" w:cs="Calibri"/>
                <w:b/>
                <w:bCs/>
                <w:color w:val="000000"/>
                <w:sz w:val="20"/>
                <w:szCs w:val="20"/>
                <w:lang w:val="en-US"/>
              </w:rPr>
              <w:t>Field-2</w:t>
            </w:r>
          </w:p>
        </w:tc>
        <w:tc>
          <w:tcPr>
            <w:tcW w:w="1720" w:type="dxa"/>
            <w:tcBorders>
              <w:top w:val="single" w:sz="4" w:space="0" w:color="auto"/>
              <w:left w:val="nil"/>
              <w:bottom w:val="single" w:sz="4" w:space="0" w:color="auto"/>
              <w:right w:val="single" w:sz="4" w:space="0" w:color="auto"/>
            </w:tcBorders>
            <w:shd w:val="clear" w:color="000000" w:fill="BFBFBF"/>
            <w:noWrap/>
            <w:vAlign w:val="center"/>
            <w:hideMark/>
          </w:tcPr>
          <w:p w14:paraId="3D64AA60" w14:textId="77777777" w:rsidR="00055321" w:rsidRPr="00055321" w:rsidRDefault="00055321" w:rsidP="00055321">
            <w:pPr>
              <w:rPr>
                <w:rFonts w:ascii="Calibri" w:eastAsia="Times New Roman" w:hAnsi="Calibri" w:cs="Calibri"/>
                <w:b/>
                <w:bCs/>
                <w:color w:val="000000"/>
                <w:sz w:val="20"/>
                <w:szCs w:val="20"/>
                <w:lang w:val="en-US"/>
              </w:rPr>
            </w:pPr>
            <w:r w:rsidRPr="00055321">
              <w:rPr>
                <w:rFonts w:ascii="Calibri" w:eastAsia="Times New Roman" w:hAnsi="Calibri" w:cs="Calibri"/>
                <w:b/>
                <w:bCs/>
                <w:color w:val="000000"/>
                <w:sz w:val="20"/>
                <w:szCs w:val="20"/>
                <w:lang w:val="en-US"/>
              </w:rPr>
              <w:t>Field-3</w:t>
            </w:r>
          </w:p>
        </w:tc>
      </w:tr>
      <w:tr w:rsidR="00055321" w:rsidRPr="00055321" w14:paraId="14724B25"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9FF738"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Name</w:t>
            </w:r>
          </w:p>
        </w:tc>
        <w:tc>
          <w:tcPr>
            <w:tcW w:w="1720" w:type="dxa"/>
            <w:tcBorders>
              <w:top w:val="nil"/>
              <w:left w:val="nil"/>
              <w:bottom w:val="single" w:sz="4" w:space="0" w:color="auto"/>
              <w:right w:val="single" w:sz="4" w:space="0" w:color="auto"/>
            </w:tcBorders>
            <w:shd w:val="clear" w:color="auto" w:fill="auto"/>
            <w:vAlign w:val="center"/>
            <w:hideMark/>
          </w:tcPr>
          <w:p w14:paraId="22DC02A0"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Group</w:t>
            </w:r>
          </w:p>
        </w:tc>
        <w:tc>
          <w:tcPr>
            <w:tcW w:w="1720" w:type="dxa"/>
            <w:tcBorders>
              <w:top w:val="nil"/>
              <w:left w:val="nil"/>
              <w:bottom w:val="single" w:sz="4" w:space="0" w:color="auto"/>
              <w:right w:val="single" w:sz="4" w:space="0" w:color="auto"/>
            </w:tcBorders>
            <w:shd w:val="clear" w:color="auto" w:fill="auto"/>
            <w:vAlign w:val="center"/>
            <w:hideMark/>
          </w:tcPr>
          <w:p w14:paraId="6D5D8173"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Type of Check</w:t>
            </w:r>
          </w:p>
        </w:tc>
        <w:tc>
          <w:tcPr>
            <w:tcW w:w="1720" w:type="dxa"/>
            <w:tcBorders>
              <w:top w:val="nil"/>
              <w:left w:val="nil"/>
              <w:bottom w:val="single" w:sz="4" w:space="0" w:color="auto"/>
              <w:right w:val="single" w:sz="4" w:space="0" w:color="auto"/>
            </w:tcBorders>
            <w:shd w:val="clear" w:color="auto" w:fill="auto"/>
            <w:vAlign w:val="center"/>
            <w:hideMark/>
          </w:tcPr>
          <w:p w14:paraId="373C0400"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Parent</w:t>
            </w:r>
          </w:p>
        </w:tc>
      </w:tr>
      <w:tr w:rsidR="00055321" w:rsidRPr="00055321" w14:paraId="7B5EEA4E"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FB9876E"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API Name</w:t>
            </w:r>
          </w:p>
        </w:tc>
        <w:tc>
          <w:tcPr>
            <w:tcW w:w="1720" w:type="dxa"/>
            <w:tcBorders>
              <w:top w:val="nil"/>
              <w:left w:val="nil"/>
              <w:bottom w:val="single" w:sz="4" w:space="0" w:color="auto"/>
              <w:right w:val="single" w:sz="4" w:space="0" w:color="auto"/>
            </w:tcBorders>
            <w:shd w:val="clear" w:color="auto" w:fill="auto"/>
            <w:vAlign w:val="center"/>
            <w:hideMark/>
          </w:tcPr>
          <w:p w14:paraId="0B8D819F"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Group</w:t>
            </w:r>
          </w:p>
        </w:tc>
        <w:tc>
          <w:tcPr>
            <w:tcW w:w="1720" w:type="dxa"/>
            <w:tcBorders>
              <w:top w:val="nil"/>
              <w:left w:val="nil"/>
              <w:bottom w:val="single" w:sz="4" w:space="0" w:color="auto"/>
              <w:right w:val="single" w:sz="4" w:space="0" w:color="auto"/>
            </w:tcBorders>
            <w:shd w:val="clear" w:color="auto" w:fill="auto"/>
            <w:vAlign w:val="center"/>
            <w:hideMark/>
          </w:tcPr>
          <w:p w14:paraId="4EB27193"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TypeofCheck</w:t>
            </w:r>
          </w:p>
        </w:tc>
        <w:tc>
          <w:tcPr>
            <w:tcW w:w="1720" w:type="dxa"/>
            <w:tcBorders>
              <w:top w:val="nil"/>
              <w:left w:val="nil"/>
              <w:bottom w:val="single" w:sz="4" w:space="0" w:color="auto"/>
              <w:right w:val="single" w:sz="4" w:space="0" w:color="auto"/>
            </w:tcBorders>
            <w:shd w:val="clear" w:color="auto" w:fill="auto"/>
            <w:vAlign w:val="center"/>
            <w:hideMark/>
          </w:tcPr>
          <w:p w14:paraId="2EBBF2D0"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Parent</w:t>
            </w:r>
          </w:p>
        </w:tc>
      </w:tr>
      <w:tr w:rsidR="00055321" w:rsidRPr="00055321" w14:paraId="79F28E6C"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34F9CE3"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Input Type</w:t>
            </w:r>
          </w:p>
        </w:tc>
        <w:tc>
          <w:tcPr>
            <w:tcW w:w="1720" w:type="dxa"/>
            <w:tcBorders>
              <w:top w:val="nil"/>
              <w:left w:val="nil"/>
              <w:bottom w:val="single" w:sz="4" w:space="0" w:color="auto"/>
              <w:right w:val="single" w:sz="4" w:space="0" w:color="auto"/>
            </w:tcBorders>
            <w:shd w:val="clear" w:color="auto" w:fill="auto"/>
            <w:vAlign w:val="center"/>
            <w:hideMark/>
          </w:tcPr>
          <w:p w14:paraId="20426F55"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Simple Text</w:t>
            </w:r>
          </w:p>
        </w:tc>
        <w:tc>
          <w:tcPr>
            <w:tcW w:w="1720" w:type="dxa"/>
            <w:tcBorders>
              <w:top w:val="nil"/>
              <w:left w:val="nil"/>
              <w:bottom w:val="single" w:sz="4" w:space="0" w:color="auto"/>
              <w:right w:val="single" w:sz="4" w:space="0" w:color="auto"/>
            </w:tcBorders>
            <w:shd w:val="clear" w:color="auto" w:fill="auto"/>
            <w:vAlign w:val="center"/>
            <w:hideMark/>
          </w:tcPr>
          <w:p w14:paraId="2FB5D292"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Simple Text</w:t>
            </w:r>
          </w:p>
        </w:tc>
        <w:tc>
          <w:tcPr>
            <w:tcW w:w="1720" w:type="dxa"/>
            <w:tcBorders>
              <w:top w:val="nil"/>
              <w:left w:val="nil"/>
              <w:bottom w:val="single" w:sz="4" w:space="0" w:color="auto"/>
              <w:right w:val="single" w:sz="4" w:space="0" w:color="auto"/>
            </w:tcBorders>
            <w:shd w:val="clear" w:color="auto" w:fill="auto"/>
            <w:vAlign w:val="center"/>
            <w:hideMark/>
          </w:tcPr>
          <w:p w14:paraId="6D5BE87A"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Simple Text</w:t>
            </w:r>
          </w:p>
        </w:tc>
      </w:tr>
      <w:tr w:rsidR="00055321" w:rsidRPr="00055321" w14:paraId="44DFFF40"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94EBA0C"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Category</w:t>
            </w:r>
          </w:p>
        </w:tc>
        <w:tc>
          <w:tcPr>
            <w:tcW w:w="1720" w:type="dxa"/>
            <w:tcBorders>
              <w:top w:val="nil"/>
              <w:left w:val="nil"/>
              <w:bottom w:val="single" w:sz="4" w:space="0" w:color="auto"/>
              <w:right w:val="single" w:sz="4" w:space="0" w:color="auto"/>
            </w:tcBorders>
            <w:shd w:val="clear" w:color="auto" w:fill="auto"/>
            <w:vAlign w:val="center"/>
            <w:hideMark/>
          </w:tcPr>
          <w:p w14:paraId="0C443F18"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3135424D"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633D61DB"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2C7D99C5"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0501B48"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Minimum Value</w:t>
            </w:r>
          </w:p>
        </w:tc>
        <w:tc>
          <w:tcPr>
            <w:tcW w:w="1720" w:type="dxa"/>
            <w:tcBorders>
              <w:top w:val="nil"/>
              <w:left w:val="nil"/>
              <w:bottom w:val="single" w:sz="4" w:space="0" w:color="auto"/>
              <w:right w:val="single" w:sz="4" w:space="0" w:color="auto"/>
            </w:tcBorders>
            <w:shd w:val="clear" w:color="auto" w:fill="auto"/>
            <w:vAlign w:val="center"/>
            <w:hideMark/>
          </w:tcPr>
          <w:p w14:paraId="7C337B9C"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5E1A036F"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2702AB97"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3BE439B3"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980F334"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Maximum Value</w:t>
            </w:r>
          </w:p>
        </w:tc>
        <w:tc>
          <w:tcPr>
            <w:tcW w:w="1720" w:type="dxa"/>
            <w:tcBorders>
              <w:top w:val="nil"/>
              <w:left w:val="nil"/>
              <w:bottom w:val="single" w:sz="4" w:space="0" w:color="auto"/>
              <w:right w:val="single" w:sz="4" w:space="0" w:color="auto"/>
            </w:tcBorders>
            <w:shd w:val="clear" w:color="auto" w:fill="auto"/>
            <w:vAlign w:val="center"/>
            <w:hideMark/>
          </w:tcPr>
          <w:p w14:paraId="12FF0D86"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5DB69C47"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41963E63"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7BEEA3EC"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D866AC9"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Type of List</w:t>
            </w:r>
          </w:p>
        </w:tc>
        <w:tc>
          <w:tcPr>
            <w:tcW w:w="1720" w:type="dxa"/>
            <w:tcBorders>
              <w:top w:val="nil"/>
              <w:left w:val="nil"/>
              <w:bottom w:val="single" w:sz="4" w:space="0" w:color="auto"/>
              <w:right w:val="single" w:sz="4" w:space="0" w:color="auto"/>
            </w:tcBorders>
            <w:shd w:val="clear" w:color="auto" w:fill="auto"/>
            <w:vAlign w:val="center"/>
            <w:hideMark/>
          </w:tcPr>
          <w:p w14:paraId="68BB63EE"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77F5832A"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20B5DD11"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060CDDF7"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D139145"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List Display Format</w:t>
            </w:r>
          </w:p>
        </w:tc>
        <w:tc>
          <w:tcPr>
            <w:tcW w:w="1720" w:type="dxa"/>
            <w:tcBorders>
              <w:top w:val="nil"/>
              <w:left w:val="nil"/>
              <w:bottom w:val="single" w:sz="4" w:space="0" w:color="auto"/>
              <w:right w:val="single" w:sz="4" w:space="0" w:color="auto"/>
            </w:tcBorders>
            <w:shd w:val="clear" w:color="auto" w:fill="auto"/>
            <w:vAlign w:val="center"/>
            <w:hideMark/>
          </w:tcPr>
          <w:p w14:paraId="42B8B359"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42C52869"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20AC1E23"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0F17161D"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6ABF784"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lastRenderedPageBreak/>
              <w:t>Show In Detail Tile</w:t>
            </w:r>
          </w:p>
        </w:tc>
        <w:tc>
          <w:tcPr>
            <w:tcW w:w="1720" w:type="dxa"/>
            <w:tcBorders>
              <w:top w:val="nil"/>
              <w:left w:val="nil"/>
              <w:bottom w:val="single" w:sz="4" w:space="0" w:color="auto"/>
              <w:right w:val="single" w:sz="4" w:space="0" w:color="auto"/>
            </w:tcBorders>
            <w:shd w:val="clear" w:color="auto" w:fill="auto"/>
            <w:vAlign w:val="center"/>
            <w:hideMark/>
          </w:tcPr>
          <w:p w14:paraId="7E4351ED"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TRUE</w:t>
            </w:r>
          </w:p>
        </w:tc>
        <w:tc>
          <w:tcPr>
            <w:tcW w:w="1720" w:type="dxa"/>
            <w:tcBorders>
              <w:top w:val="nil"/>
              <w:left w:val="nil"/>
              <w:bottom w:val="single" w:sz="4" w:space="0" w:color="auto"/>
              <w:right w:val="single" w:sz="4" w:space="0" w:color="auto"/>
            </w:tcBorders>
            <w:shd w:val="clear" w:color="auto" w:fill="auto"/>
            <w:vAlign w:val="center"/>
            <w:hideMark/>
          </w:tcPr>
          <w:p w14:paraId="77AADC2B"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TRUE</w:t>
            </w:r>
          </w:p>
        </w:tc>
        <w:tc>
          <w:tcPr>
            <w:tcW w:w="1720" w:type="dxa"/>
            <w:tcBorders>
              <w:top w:val="nil"/>
              <w:left w:val="nil"/>
              <w:bottom w:val="single" w:sz="4" w:space="0" w:color="auto"/>
              <w:right w:val="single" w:sz="4" w:space="0" w:color="auto"/>
            </w:tcBorders>
            <w:shd w:val="clear" w:color="auto" w:fill="auto"/>
            <w:vAlign w:val="center"/>
            <w:hideMark/>
          </w:tcPr>
          <w:p w14:paraId="70CD4D30"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TRUE</w:t>
            </w:r>
          </w:p>
        </w:tc>
      </w:tr>
      <w:tr w:rsidR="00055321" w:rsidRPr="00055321" w14:paraId="01C419FE"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3B80AC4"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Is Editable</w:t>
            </w:r>
          </w:p>
        </w:tc>
        <w:tc>
          <w:tcPr>
            <w:tcW w:w="1720" w:type="dxa"/>
            <w:tcBorders>
              <w:top w:val="nil"/>
              <w:left w:val="nil"/>
              <w:bottom w:val="single" w:sz="4" w:space="0" w:color="auto"/>
              <w:right w:val="single" w:sz="4" w:space="0" w:color="auto"/>
            </w:tcBorders>
            <w:shd w:val="clear" w:color="auto" w:fill="auto"/>
            <w:vAlign w:val="center"/>
            <w:hideMark/>
          </w:tcPr>
          <w:p w14:paraId="4681A578"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TRUE</w:t>
            </w:r>
          </w:p>
        </w:tc>
        <w:tc>
          <w:tcPr>
            <w:tcW w:w="1720" w:type="dxa"/>
            <w:tcBorders>
              <w:top w:val="nil"/>
              <w:left w:val="nil"/>
              <w:bottom w:val="single" w:sz="4" w:space="0" w:color="auto"/>
              <w:right w:val="single" w:sz="4" w:space="0" w:color="auto"/>
            </w:tcBorders>
            <w:shd w:val="clear" w:color="auto" w:fill="auto"/>
            <w:vAlign w:val="center"/>
            <w:hideMark/>
          </w:tcPr>
          <w:p w14:paraId="76B5C322"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TRUE</w:t>
            </w:r>
          </w:p>
        </w:tc>
        <w:tc>
          <w:tcPr>
            <w:tcW w:w="1720" w:type="dxa"/>
            <w:tcBorders>
              <w:top w:val="nil"/>
              <w:left w:val="nil"/>
              <w:bottom w:val="single" w:sz="4" w:space="0" w:color="auto"/>
              <w:right w:val="single" w:sz="4" w:space="0" w:color="auto"/>
            </w:tcBorders>
            <w:shd w:val="clear" w:color="auto" w:fill="auto"/>
            <w:vAlign w:val="center"/>
            <w:hideMark/>
          </w:tcPr>
          <w:p w14:paraId="360BE7B0"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TRUE</w:t>
            </w:r>
          </w:p>
        </w:tc>
      </w:tr>
      <w:tr w:rsidR="00055321" w:rsidRPr="00055321" w14:paraId="16217F25"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25CA96"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Is Listable</w:t>
            </w:r>
          </w:p>
        </w:tc>
        <w:tc>
          <w:tcPr>
            <w:tcW w:w="1720" w:type="dxa"/>
            <w:tcBorders>
              <w:top w:val="nil"/>
              <w:left w:val="nil"/>
              <w:bottom w:val="single" w:sz="4" w:space="0" w:color="auto"/>
              <w:right w:val="single" w:sz="4" w:space="0" w:color="auto"/>
            </w:tcBorders>
            <w:shd w:val="clear" w:color="auto" w:fill="auto"/>
            <w:vAlign w:val="center"/>
            <w:hideMark/>
          </w:tcPr>
          <w:p w14:paraId="53D9C7DE"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TRUE</w:t>
            </w:r>
          </w:p>
        </w:tc>
        <w:tc>
          <w:tcPr>
            <w:tcW w:w="1720" w:type="dxa"/>
            <w:tcBorders>
              <w:top w:val="nil"/>
              <w:left w:val="nil"/>
              <w:bottom w:val="single" w:sz="4" w:space="0" w:color="auto"/>
              <w:right w:val="single" w:sz="4" w:space="0" w:color="auto"/>
            </w:tcBorders>
            <w:shd w:val="clear" w:color="auto" w:fill="auto"/>
            <w:vAlign w:val="center"/>
            <w:hideMark/>
          </w:tcPr>
          <w:p w14:paraId="64D5654A"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TRUE</w:t>
            </w:r>
          </w:p>
        </w:tc>
        <w:tc>
          <w:tcPr>
            <w:tcW w:w="1720" w:type="dxa"/>
            <w:tcBorders>
              <w:top w:val="nil"/>
              <w:left w:val="nil"/>
              <w:bottom w:val="single" w:sz="4" w:space="0" w:color="auto"/>
              <w:right w:val="single" w:sz="4" w:space="0" w:color="auto"/>
            </w:tcBorders>
            <w:shd w:val="clear" w:color="auto" w:fill="auto"/>
            <w:vAlign w:val="center"/>
            <w:hideMark/>
          </w:tcPr>
          <w:p w14:paraId="699BB952"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FALSE</w:t>
            </w:r>
          </w:p>
        </w:tc>
      </w:tr>
      <w:tr w:rsidR="00055321" w:rsidRPr="00055321" w14:paraId="5311AAF5"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E1767B0"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Is Required</w:t>
            </w:r>
          </w:p>
        </w:tc>
        <w:tc>
          <w:tcPr>
            <w:tcW w:w="1720" w:type="dxa"/>
            <w:tcBorders>
              <w:top w:val="nil"/>
              <w:left w:val="nil"/>
              <w:bottom w:val="single" w:sz="4" w:space="0" w:color="auto"/>
              <w:right w:val="single" w:sz="4" w:space="0" w:color="auto"/>
            </w:tcBorders>
            <w:shd w:val="clear" w:color="auto" w:fill="auto"/>
            <w:vAlign w:val="center"/>
            <w:hideMark/>
          </w:tcPr>
          <w:p w14:paraId="02F19C17" w14:textId="7CBE3D6D" w:rsidR="00055321" w:rsidRPr="00055321" w:rsidRDefault="00925600" w:rsidP="0005532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720" w:type="dxa"/>
            <w:tcBorders>
              <w:top w:val="nil"/>
              <w:left w:val="nil"/>
              <w:bottom w:val="single" w:sz="4" w:space="0" w:color="auto"/>
              <w:right w:val="single" w:sz="4" w:space="0" w:color="auto"/>
            </w:tcBorders>
            <w:shd w:val="clear" w:color="auto" w:fill="auto"/>
            <w:vAlign w:val="center"/>
            <w:hideMark/>
          </w:tcPr>
          <w:p w14:paraId="09FDC6F8" w14:textId="29476D6B" w:rsidR="00055321" w:rsidRPr="00055321" w:rsidRDefault="00925600" w:rsidP="0005532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720" w:type="dxa"/>
            <w:tcBorders>
              <w:top w:val="nil"/>
              <w:left w:val="nil"/>
              <w:bottom w:val="single" w:sz="4" w:space="0" w:color="auto"/>
              <w:right w:val="single" w:sz="4" w:space="0" w:color="auto"/>
            </w:tcBorders>
            <w:shd w:val="clear" w:color="auto" w:fill="auto"/>
            <w:vAlign w:val="center"/>
            <w:hideMark/>
          </w:tcPr>
          <w:p w14:paraId="67C6DCCE"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FALSE</w:t>
            </w:r>
          </w:p>
        </w:tc>
      </w:tr>
      <w:tr w:rsidR="00055321" w:rsidRPr="00055321" w14:paraId="0A3B502F"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7D86BA4"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Part of Key</w:t>
            </w:r>
          </w:p>
        </w:tc>
        <w:tc>
          <w:tcPr>
            <w:tcW w:w="1720" w:type="dxa"/>
            <w:tcBorders>
              <w:top w:val="nil"/>
              <w:left w:val="nil"/>
              <w:bottom w:val="single" w:sz="4" w:space="0" w:color="auto"/>
              <w:right w:val="single" w:sz="4" w:space="0" w:color="auto"/>
            </w:tcBorders>
            <w:shd w:val="clear" w:color="auto" w:fill="auto"/>
            <w:vAlign w:val="center"/>
            <w:hideMark/>
          </w:tcPr>
          <w:p w14:paraId="74A66F55"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3009FA47"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09D34CF0"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7A686981"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07FC902"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Show As Top Level Filter</w:t>
            </w:r>
          </w:p>
        </w:tc>
        <w:tc>
          <w:tcPr>
            <w:tcW w:w="1720" w:type="dxa"/>
            <w:tcBorders>
              <w:top w:val="nil"/>
              <w:left w:val="nil"/>
              <w:bottom w:val="single" w:sz="4" w:space="0" w:color="auto"/>
              <w:right w:val="single" w:sz="4" w:space="0" w:color="auto"/>
            </w:tcBorders>
            <w:shd w:val="clear" w:color="auto" w:fill="auto"/>
            <w:vAlign w:val="center"/>
            <w:hideMark/>
          </w:tcPr>
          <w:p w14:paraId="614F1277"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318436AC"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38323D5A"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406FCC58"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2A46277"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Allow Multiple Items</w:t>
            </w:r>
          </w:p>
        </w:tc>
        <w:tc>
          <w:tcPr>
            <w:tcW w:w="1720" w:type="dxa"/>
            <w:tcBorders>
              <w:top w:val="nil"/>
              <w:left w:val="nil"/>
              <w:bottom w:val="single" w:sz="4" w:space="0" w:color="auto"/>
              <w:right w:val="single" w:sz="4" w:space="0" w:color="auto"/>
            </w:tcBorders>
            <w:shd w:val="clear" w:color="auto" w:fill="auto"/>
            <w:vAlign w:val="center"/>
            <w:hideMark/>
          </w:tcPr>
          <w:p w14:paraId="47623896"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1E21A5AA"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0BDD3610"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65EE6D38"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BFF1F37"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Show if Empty</w:t>
            </w:r>
          </w:p>
        </w:tc>
        <w:tc>
          <w:tcPr>
            <w:tcW w:w="1720" w:type="dxa"/>
            <w:tcBorders>
              <w:top w:val="nil"/>
              <w:left w:val="nil"/>
              <w:bottom w:val="single" w:sz="4" w:space="0" w:color="auto"/>
              <w:right w:val="single" w:sz="4" w:space="0" w:color="auto"/>
            </w:tcBorders>
            <w:shd w:val="clear" w:color="auto" w:fill="auto"/>
            <w:vAlign w:val="center"/>
            <w:hideMark/>
          </w:tcPr>
          <w:p w14:paraId="255D5341"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FALSE</w:t>
            </w:r>
          </w:p>
        </w:tc>
        <w:tc>
          <w:tcPr>
            <w:tcW w:w="1720" w:type="dxa"/>
            <w:tcBorders>
              <w:top w:val="nil"/>
              <w:left w:val="nil"/>
              <w:bottom w:val="single" w:sz="4" w:space="0" w:color="auto"/>
              <w:right w:val="single" w:sz="4" w:space="0" w:color="auto"/>
            </w:tcBorders>
            <w:shd w:val="clear" w:color="auto" w:fill="auto"/>
            <w:vAlign w:val="center"/>
            <w:hideMark/>
          </w:tcPr>
          <w:p w14:paraId="084FA907"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FALSE</w:t>
            </w:r>
          </w:p>
        </w:tc>
        <w:tc>
          <w:tcPr>
            <w:tcW w:w="1720" w:type="dxa"/>
            <w:tcBorders>
              <w:top w:val="nil"/>
              <w:left w:val="nil"/>
              <w:bottom w:val="single" w:sz="4" w:space="0" w:color="auto"/>
              <w:right w:val="single" w:sz="4" w:space="0" w:color="auto"/>
            </w:tcBorders>
            <w:shd w:val="clear" w:color="auto" w:fill="auto"/>
            <w:vAlign w:val="center"/>
            <w:hideMark/>
          </w:tcPr>
          <w:p w14:paraId="73141ECC"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FALSE</w:t>
            </w:r>
          </w:p>
        </w:tc>
      </w:tr>
      <w:tr w:rsidR="00055321" w:rsidRPr="00055321" w14:paraId="1D612028"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6E0F9F4"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Lookup Type</w:t>
            </w:r>
          </w:p>
        </w:tc>
        <w:tc>
          <w:tcPr>
            <w:tcW w:w="1720" w:type="dxa"/>
            <w:tcBorders>
              <w:top w:val="nil"/>
              <w:left w:val="nil"/>
              <w:bottom w:val="single" w:sz="4" w:space="0" w:color="auto"/>
              <w:right w:val="single" w:sz="4" w:space="0" w:color="auto"/>
            </w:tcBorders>
            <w:shd w:val="clear" w:color="auto" w:fill="auto"/>
            <w:vAlign w:val="center"/>
            <w:hideMark/>
          </w:tcPr>
          <w:p w14:paraId="7FE1BBBC"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11EC210C"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2ABC85AE"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1C67AB5F"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21B5DFF"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Relationship Type</w:t>
            </w:r>
          </w:p>
        </w:tc>
        <w:tc>
          <w:tcPr>
            <w:tcW w:w="1720" w:type="dxa"/>
            <w:tcBorders>
              <w:top w:val="nil"/>
              <w:left w:val="nil"/>
              <w:bottom w:val="single" w:sz="4" w:space="0" w:color="auto"/>
              <w:right w:val="single" w:sz="4" w:space="0" w:color="auto"/>
            </w:tcBorders>
            <w:shd w:val="clear" w:color="auto" w:fill="auto"/>
            <w:vAlign w:val="center"/>
            <w:hideMark/>
          </w:tcPr>
          <w:p w14:paraId="5EF1D3B4"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7E5398F2"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681F8614"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r w:rsidR="00055321" w:rsidRPr="00055321" w14:paraId="411C5BB8" w14:textId="77777777" w:rsidTr="00764912">
        <w:trPr>
          <w:trHeight w:val="20"/>
        </w:trPr>
        <w:tc>
          <w:tcPr>
            <w:tcW w:w="2605"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02629E3"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Table Settings</w:t>
            </w:r>
          </w:p>
        </w:tc>
        <w:tc>
          <w:tcPr>
            <w:tcW w:w="1720" w:type="dxa"/>
            <w:tcBorders>
              <w:top w:val="nil"/>
              <w:left w:val="nil"/>
              <w:bottom w:val="single" w:sz="4" w:space="0" w:color="auto"/>
              <w:right w:val="single" w:sz="4" w:space="0" w:color="auto"/>
            </w:tcBorders>
            <w:shd w:val="clear" w:color="auto" w:fill="auto"/>
            <w:vAlign w:val="center"/>
            <w:hideMark/>
          </w:tcPr>
          <w:p w14:paraId="6321C327"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21489945"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c>
          <w:tcPr>
            <w:tcW w:w="1720" w:type="dxa"/>
            <w:tcBorders>
              <w:top w:val="nil"/>
              <w:left w:val="nil"/>
              <w:bottom w:val="single" w:sz="4" w:space="0" w:color="auto"/>
              <w:right w:val="single" w:sz="4" w:space="0" w:color="auto"/>
            </w:tcBorders>
            <w:shd w:val="clear" w:color="auto" w:fill="auto"/>
            <w:vAlign w:val="center"/>
            <w:hideMark/>
          </w:tcPr>
          <w:p w14:paraId="792CA755" w14:textId="77777777" w:rsidR="00055321" w:rsidRPr="00055321" w:rsidRDefault="00055321" w:rsidP="00055321">
            <w:pPr>
              <w:rPr>
                <w:rFonts w:ascii="Calibri" w:eastAsia="Times New Roman" w:hAnsi="Calibri" w:cs="Calibri"/>
                <w:color w:val="000000"/>
                <w:sz w:val="20"/>
                <w:szCs w:val="20"/>
                <w:lang w:val="en-US"/>
              </w:rPr>
            </w:pPr>
            <w:r w:rsidRPr="00055321">
              <w:rPr>
                <w:rFonts w:ascii="Calibri" w:eastAsia="Times New Roman" w:hAnsi="Calibri" w:cs="Calibri"/>
                <w:color w:val="000000"/>
                <w:sz w:val="20"/>
                <w:szCs w:val="20"/>
                <w:lang w:val="en-US"/>
              </w:rPr>
              <w:t>N/A</w:t>
            </w:r>
          </w:p>
        </w:tc>
      </w:tr>
    </w:tbl>
    <w:p w14:paraId="546D67DB" w14:textId="6C98B9F1" w:rsidR="00055321" w:rsidRPr="00EA73FF" w:rsidRDefault="00055321" w:rsidP="00055321">
      <w:pPr>
        <w:rPr>
          <w:rFonts w:cstheme="majorHAnsi"/>
          <w:szCs w:val="22"/>
        </w:rPr>
      </w:pPr>
    </w:p>
    <w:p w14:paraId="47372F62" w14:textId="1759DAD6" w:rsidR="00055321" w:rsidRDefault="00055321" w:rsidP="00055321">
      <w:pPr>
        <w:rPr>
          <w:rFonts w:asciiTheme="majorHAnsi" w:hAnsiTheme="majorHAnsi" w:cstheme="majorHAnsi"/>
          <w:sz w:val="22"/>
          <w:szCs w:val="22"/>
        </w:rPr>
      </w:pPr>
      <w:r w:rsidRPr="00EA73FF">
        <w:rPr>
          <w:rFonts w:cstheme="majorHAnsi"/>
          <w:szCs w:val="22"/>
        </w:rPr>
        <w:t xml:space="preserve">Below is </w:t>
      </w:r>
      <w:r w:rsidR="00F7019F" w:rsidRPr="00EA73FF">
        <w:rPr>
          <w:rFonts w:cstheme="majorHAnsi"/>
          <w:szCs w:val="22"/>
        </w:rPr>
        <w:t>s</w:t>
      </w:r>
      <w:r w:rsidRPr="00EA73FF">
        <w:rPr>
          <w:rFonts w:cstheme="majorHAnsi"/>
          <w:szCs w:val="22"/>
        </w:rPr>
        <w:t>creen</w:t>
      </w:r>
      <w:r w:rsidR="00F7019F" w:rsidRPr="00EA73FF">
        <w:rPr>
          <w:rFonts w:cstheme="majorHAnsi"/>
          <w:szCs w:val="22"/>
        </w:rPr>
        <w:t>s</w:t>
      </w:r>
      <w:r w:rsidRPr="00EA73FF">
        <w:rPr>
          <w:rFonts w:cstheme="majorHAnsi"/>
          <w:szCs w:val="22"/>
        </w:rPr>
        <w:t xml:space="preserve">hot from </w:t>
      </w:r>
      <w:r w:rsidR="001F55CB" w:rsidRPr="00EA73FF">
        <w:rPr>
          <w:rFonts w:eastAsia="Times New Roman" w:cs="Times New Roman"/>
          <w:szCs w:val="20"/>
          <w:lang w:val="en-US"/>
        </w:rPr>
        <w:t>Data Governance</w:t>
      </w:r>
    </w:p>
    <w:p w14:paraId="430E31A3" w14:textId="77777777" w:rsidR="00055321" w:rsidRPr="00055321" w:rsidRDefault="00055321" w:rsidP="00055321">
      <w:pPr>
        <w:rPr>
          <w:rFonts w:asciiTheme="majorHAnsi" w:hAnsiTheme="majorHAnsi" w:cstheme="majorHAnsi"/>
          <w:sz w:val="22"/>
          <w:szCs w:val="22"/>
        </w:rPr>
      </w:pPr>
    </w:p>
    <w:p w14:paraId="5A4989B9" w14:textId="1E0A0A8B" w:rsidR="007433D0" w:rsidRDefault="002A625B" w:rsidP="007C2133">
      <w:pPr>
        <w:ind w:left="90"/>
        <w:rPr>
          <w:rFonts w:asciiTheme="majorHAnsi" w:hAnsiTheme="majorHAnsi" w:cstheme="majorHAnsi"/>
        </w:rPr>
      </w:pPr>
      <w:r>
        <w:rPr>
          <w:noProof/>
          <w:lang w:val="en-US"/>
        </w:rPr>
        <w:drawing>
          <wp:inline distT="0" distB="0" distL="0" distR="0" wp14:anchorId="02434121" wp14:editId="61F2556A">
            <wp:extent cx="5908666" cy="1535430"/>
            <wp:effectExtent l="19050" t="19050" r="16510" b="266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5921261" cy="153870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F6C8A60" w14:textId="6488293B" w:rsidR="00DB03D7" w:rsidRDefault="00DB03D7" w:rsidP="00DB03D7">
      <w:pPr>
        <w:ind w:left="720"/>
        <w:rPr>
          <w:rFonts w:asciiTheme="majorHAnsi" w:hAnsiTheme="majorHAnsi" w:cstheme="majorHAnsi"/>
        </w:rPr>
      </w:pPr>
    </w:p>
    <w:p w14:paraId="5205385A" w14:textId="77777777" w:rsidR="00DB03D7" w:rsidRPr="00DB03D7" w:rsidRDefault="00DB03D7" w:rsidP="007540DD">
      <w:pPr>
        <w:pStyle w:val="Heading2"/>
        <w:numPr>
          <w:ilvl w:val="1"/>
          <w:numId w:val="3"/>
        </w:numPr>
        <w:spacing w:after="120"/>
        <w:ind w:right="270"/>
        <w:jc w:val="both"/>
        <w:rPr>
          <w:rFonts w:cstheme="majorHAnsi"/>
          <w:b w:val="0"/>
          <w:bCs w:val="0"/>
          <w:color w:val="auto"/>
          <w:sz w:val="24"/>
          <w:szCs w:val="24"/>
        </w:rPr>
      </w:pPr>
      <w:bookmarkStart w:id="275" w:name="_Toc23404900"/>
      <w:bookmarkStart w:id="276" w:name="IGXScoringConfig"/>
      <w:bookmarkStart w:id="277" w:name="_Toc29900781"/>
      <w:r w:rsidRPr="00DB03D7">
        <w:rPr>
          <w:rFonts w:cstheme="majorHAnsi"/>
          <w:bCs w:val="0"/>
          <w:color w:val="auto"/>
          <w:sz w:val="24"/>
          <w:szCs w:val="24"/>
        </w:rPr>
        <w:t>IGX Scoring Config</w:t>
      </w:r>
      <w:bookmarkEnd w:id="275"/>
      <w:bookmarkEnd w:id="277"/>
    </w:p>
    <w:bookmarkEnd w:id="276"/>
    <w:p w14:paraId="60D27895" w14:textId="2B74B22E" w:rsidR="005A1421" w:rsidRPr="00EA73FF" w:rsidRDefault="005A1421" w:rsidP="00DB03D7">
      <w:pPr>
        <w:ind w:left="720"/>
        <w:jc w:val="both"/>
        <w:rPr>
          <w:rFonts w:cstheme="majorHAnsi"/>
        </w:rPr>
      </w:pPr>
      <w:r w:rsidRPr="00EA73FF">
        <w:rPr>
          <w:rFonts w:cstheme="majorHAnsi"/>
        </w:rPr>
        <w:t>This reference list contains system configuration parameters for the solution.</w:t>
      </w:r>
    </w:p>
    <w:p w14:paraId="628FAC31" w14:textId="3E1915EF" w:rsidR="00627D42" w:rsidRPr="00EA73FF" w:rsidRDefault="007266B2" w:rsidP="00DB03D7">
      <w:pPr>
        <w:ind w:left="720"/>
        <w:jc w:val="both"/>
        <w:rPr>
          <w:rFonts w:cstheme="majorHAnsi"/>
        </w:rPr>
      </w:pPr>
      <w:r w:rsidRPr="00EA73FF">
        <w:rPr>
          <w:rFonts w:cstheme="majorHAnsi"/>
        </w:rPr>
        <w:t>Configure the below field in g</w:t>
      </w:r>
      <w:r w:rsidR="001F55CB" w:rsidRPr="00EA73FF">
        <w:rPr>
          <w:rFonts w:cstheme="majorHAnsi"/>
        </w:rPr>
        <w:t>overn as per the template below:</w:t>
      </w:r>
    </w:p>
    <w:p w14:paraId="06016365" w14:textId="77777777" w:rsidR="009808FF" w:rsidRDefault="009808FF" w:rsidP="00DB03D7">
      <w:pPr>
        <w:ind w:left="720"/>
        <w:jc w:val="both"/>
        <w:rPr>
          <w:rFonts w:asciiTheme="majorHAnsi" w:hAnsiTheme="majorHAnsi" w:cstheme="majorHAnsi"/>
        </w:rPr>
      </w:pPr>
    </w:p>
    <w:tbl>
      <w:tblPr>
        <w:tblW w:w="6083" w:type="dxa"/>
        <w:tblInd w:w="1308" w:type="dxa"/>
        <w:tblLook w:val="04A0" w:firstRow="1" w:lastRow="0" w:firstColumn="1" w:lastColumn="0" w:noHBand="0" w:noVBand="1"/>
      </w:tblPr>
      <w:tblGrid>
        <w:gridCol w:w="2607"/>
        <w:gridCol w:w="3476"/>
      </w:tblGrid>
      <w:tr w:rsidR="007266B2" w:rsidRPr="007266B2" w14:paraId="20522177" w14:textId="77777777" w:rsidTr="007266B2">
        <w:trPr>
          <w:trHeight w:val="20"/>
        </w:trPr>
        <w:tc>
          <w:tcPr>
            <w:tcW w:w="260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F9F2E90" w14:textId="6DB8514D" w:rsidR="007266B2" w:rsidRPr="007266B2" w:rsidRDefault="007266B2" w:rsidP="007266B2">
            <w:pPr>
              <w:jc w:val="center"/>
              <w:rPr>
                <w:rFonts w:ascii="Calibri" w:eastAsia="Times New Roman" w:hAnsi="Calibri" w:cs="Calibri"/>
                <w:b/>
                <w:bCs/>
                <w:color w:val="000000"/>
                <w:sz w:val="20"/>
                <w:szCs w:val="20"/>
                <w:lang w:val="en-US"/>
              </w:rPr>
            </w:pPr>
            <w:r w:rsidRPr="007266B2">
              <w:rPr>
                <w:rFonts w:ascii="Calibri" w:eastAsia="Times New Roman" w:hAnsi="Calibri" w:cs="Calibri"/>
                <w:b/>
                <w:bCs/>
                <w:color w:val="000000"/>
                <w:sz w:val="20"/>
                <w:szCs w:val="20"/>
                <w:lang w:val="en-US"/>
              </w:rPr>
              <w:t>Field Attribute</w:t>
            </w:r>
          </w:p>
        </w:tc>
        <w:tc>
          <w:tcPr>
            <w:tcW w:w="3476" w:type="dxa"/>
            <w:tcBorders>
              <w:top w:val="single" w:sz="4" w:space="0" w:color="auto"/>
              <w:left w:val="nil"/>
              <w:bottom w:val="single" w:sz="4" w:space="0" w:color="auto"/>
              <w:right w:val="single" w:sz="4" w:space="0" w:color="auto"/>
            </w:tcBorders>
            <w:shd w:val="clear" w:color="000000" w:fill="BFBFBF"/>
            <w:noWrap/>
            <w:vAlign w:val="center"/>
            <w:hideMark/>
          </w:tcPr>
          <w:p w14:paraId="18CA34A3" w14:textId="77777777" w:rsidR="007266B2" w:rsidRPr="007266B2" w:rsidRDefault="007266B2" w:rsidP="007266B2">
            <w:pPr>
              <w:rPr>
                <w:rFonts w:ascii="Calibri" w:eastAsia="Times New Roman" w:hAnsi="Calibri" w:cs="Calibri"/>
                <w:b/>
                <w:bCs/>
                <w:color w:val="000000"/>
                <w:sz w:val="20"/>
                <w:szCs w:val="20"/>
                <w:lang w:val="en-US"/>
              </w:rPr>
            </w:pPr>
            <w:r w:rsidRPr="007266B2">
              <w:rPr>
                <w:rFonts w:ascii="Calibri" w:eastAsia="Times New Roman" w:hAnsi="Calibri" w:cs="Calibri"/>
                <w:b/>
                <w:bCs/>
                <w:color w:val="000000"/>
                <w:sz w:val="20"/>
                <w:szCs w:val="20"/>
                <w:lang w:val="en-US"/>
              </w:rPr>
              <w:t>Field-1</w:t>
            </w:r>
          </w:p>
        </w:tc>
      </w:tr>
      <w:tr w:rsidR="007266B2" w:rsidRPr="007266B2" w14:paraId="27CCE8EC"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09DA9A51"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Name</w:t>
            </w:r>
          </w:p>
        </w:tc>
        <w:tc>
          <w:tcPr>
            <w:tcW w:w="3476" w:type="dxa"/>
            <w:tcBorders>
              <w:top w:val="nil"/>
              <w:left w:val="nil"/>
              <w:bottom w:val="single" w:sz="4" w:space="0" w:color="auto"/>
              <w:right w:val="single" w:sz="4" w:space="0" w:color="auto"/>
            </w:tcBorders>
            <w:shd w:val="clear" w:color="auto" w:fill="auto"/>
            <w:vAlign w:val="center"/>
            <w:hideMark/>
          </w:tcPr>
          <w:p w14:paraId="225EBEDD"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Description</w:t>
            </w:r>
          </w:p>
        </w:tc>
      </w:tr>
      <w:tr w:rsidR="007266B2" w:rsidRPr="007266B2" w14:paraId="12BA88FF"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7B1067E5"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API Name</w:t>
            </w:r>
          </w:p>
        </w:tc>
        <w:tc>
          <w:tcPr>
            <w:tcW w:w="3476" w:type="dxa"/>
            <w:tcBorders>
              <w:top w:val="nil"/>
              <w:left w:val="nil"/>
              <w:bottom w:val="single" w:sz="4" w:space="0" w:color="auto"/>
              <w:right w:val="single" w:sz="4" w:space="0" w:color="auto"/>
            </w:tcBorders>
            <w:shd w:val="clear" w:color="auto" w:fill="auto"/>
            <w:vAlign w:val="center"/>
            <w:hideMark/>
          </w:tcPr>
          <w:p w14:paraId="3F6EA4F1"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Description</w:t>
            </w:r>
          </w:p>
        </w:tc>
      </w:tr>
      <w:tr w:rsidR="007266B2" w:rsidRPr="007266B2" w14:paraId="1A9A0E11"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19265124"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Input Type</w:t>
            </w:r>
          </w:p>
        </w:tc>
        <w:tc>
          <w:tcPr>
            <w:tcW w:w="3476" w:type="dxa"/>
            <w:tcBorders>
              <w:top w:val="nil"/>
              <w:left w:val="nil"/>
              <w:bottom w:val="single" w:sz="4" w:space="0" w:color="auto"/>
              <w:right w:val="single" w:sz="4" w:space="0" w:color="auto"/>
            </w:tcBorders>
            <w:shd w:val="clear" w:color="auto" w:fill="auto"/>
            <w:vAlign w:val="center"/>
            <w:hideMark/>
          </w:tcPr>
          <w:p w14:paraId="6E0395E3"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Simple Text</w:t>
            </w:r>
          </w:p>
        </w:tc>
      </w:tr>
      <w:tr w:rsidR="007266B2" w:rsidRPr="007266B2" w14:paraId="49A7E011"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231A6B88"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Category</w:t>
            </w:r>
          </w:p>
        </w:tc>
        <w:tc>
          <w:tcPr>
            <w:tcW w:w="3476" w:type="dxa"/>
            <w:tcBorders>
              <w:top w:val="nil"/>
              <w:left w:val="nil"/>
              <w:bottom w:val="single" w:sz="4" w:space="0" w:color="auto"/>
              <w:right w:val="single" w:sz="4" w:space="0" w:color="auto"/>
            </w:tcBorders>
            <w:shd w:val="clear" w:color="auto" w:fill="auto"/>
            <w:vAlign w:val="center"/>
            <w:hideMark/>
          </w:tcPr>
          <w:p w14:paraId="479C1394"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66CA354A"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484BDB12"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Minimum Value</w:t>
            </w:r>
          </w:p>
        </w:tc>
        <w:tc>
          <w:tcPr>
            <w:tcW w:w="3476" w:type="dxa"/>
            <w:tcBorders>
              <w:top w:val="nil"/>
              <w:left w:val="nil"/>
              <w:bottom w:val="single" w:sz="4" w:space="0" w:color="auto"/>
              <w:right w:val="single" w:sz="4" w:space="0" w:color="auto"/>
            </w:tcBorders>
            <w:shd w:val="clear" w:color="auto" w:fill="auto"/>
            <w:vAlign w:val="center"/>
            <w:hideMark/>
          </w:tcPr>
          <w:p w14:paraId="212014C9"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03E4A76C"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766B42A7"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Maximum Value</w:t>
            </w:r>
          </w:p>
        </w:tc>
        <w:tc>
          <w:tcPr>
            <w:tcW w:w="3476" w:type="dxa"/>
            <w:tcBorders>
              <w:top w:val="nil"/>
              <w:left w:val="nil"/>
              <w:bottom w:val="single" w:sz="4" w:space="0" w:color="auto"/>
              <w:right w:val="single" w:sz="4" w:space="0" w:color="auto"/>
            </w:tcBorders>
            <w:shd w:val="clear" w:color="auto" w:fill="auto"/>
            <w:vAlign w:val="center"/>
            <w:hideMark/>
          </w:tcPr>
          <w:p w14:paraId="0BE8FAA8"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6621EA34"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6DCE4"/>
            <w:vAlign w:val="center"/>
            <w:hideMark/>
          </w:tcPr>
          <w:p w14:paraId="75F78A09"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Type of List</w:t>
            </w:r>
          </w:p>
        </w:tc>
        <w:tc>
          <w:tcPr>
            <w:tcW w:w="3476" w:type="dxa"/>
            <w:tcBorders>
              <w:top w:val="nil"/>
              <w:left w:val="nil"/>
              <w:bottom w:val="single" w:sz="4" w:space="0" w:color="auto"/>
              <w:right w:val="single" w:sz="4" w:space="0" w:color="auto"/>
            </w:tcBorders>
            <w:shd w:val="clear" w:color="000000" w:fill="D6DCE4"/>
            <w:vAlign w:val="center"/>
            <w:hideMark/>
          </w:tcPr>
          <w:p w14:paraId="34777721"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0F09504A"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6DCE4"/>
            <w:vAlign w:val="center"/>
            <w:hideMark/>
          </w:tcPr>
          <w:p w14:paraId="3E22B617"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List Display Format</w:t>
            </w:r>
          </w:p>
        </w:tc>
        <w:tc>
          <w:tcPr>
            <w:tcW w:w="3476" w:type="dxa"/>
            <w:tcBorders>
              <w:top w:val="nil"/>
              <w:left w:val="nil"/>
              <w:bottom w:val="single" w:sz="4" w:space="0" w:color="auto"/>
              <w:right w:val="single" w:sz="4" w:space="0" w:color="auto"/>
            </w:tcBorders>
            <w:shd w:val="clear" w:color="000000" w:fill="D6DCE4"/>
            <w:vAlign w:val="center"/>
            <w:hideMark/>
          </w:tcPr>
          <w:p w14:paraId="54B06B18"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1DDF37F3"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9D9D9"/>
            <w:vAlign w:val="center"/>
            <w:hideMark/>
          </w:tcPr>
          <w:p w14:paraId="7359CED1"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Show In Detail Tile</w:t>
            </w:r>
          </w:p>
        </w:tc>
        <w:tc>
          <w:tcPr>
            <w:tcW w:w="3476" w:type="dxa"/>
            <w:tcBorders>
              <w:top w:val="nil"/>
              <w:left w:val="nil"/>
              <w:bottom w:val="single" w:sz="4" w:space="0" w:color="auto"/>
              <w:right w:val="single" w:sz="4" w:space="0" w:color="auto"/>
            </w:tcBorders>
            <w:shd w:val="clear" w:color="000000" w:fill="D9D9D9"/>
            <w:vAlign w:val="center"/>
            <w:hideMark/>
          </w:tcPr>
          <w:p w14:paraId="57602102"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TRUE</w:t>
            </w:r>
          </w:p>
        </w:tc>
      </w:tr>
      <w:tr w:rsidR="007266B2" w:rsidRPr="007266B2" w14:paraId="5CEA6C95"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9D9D9"/>
            <w:vAlign w:val="center"/>
            <w:hideMark/>
          </w:tcPr>
          <w:p w14:paraId="1772202C"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Is Editable</w:t>
            </w:r>
          </w:p>
        </w:tc>
        <w:tc>
          <w:tcPr>
            <w:tcW w:w="3476" w:type="dxa"/>
            <w:tcBorders>
              <w:top w:val="nil"/>
              <w:left w:val="nil"/>
              <w:bottom w:val="single" w:sz="4" w:space="0" w:color="auto"/>
              <w:right w:val="single" w:sz="4" w:space="0" w:color="auto"/>
            </w:tcBorders>
            <w:shd w:val="clear" w:color="000000" w:fill="D9D9D9"/>
            <w:vAlign w:val="center"/>
            <w:hideMark/>
          </w:tcPr>
          <w:p w14:paraId="104908FC"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TRUE</w:t>
            </w:r>
          </w:p>
        </w:tc>
      </w:tr>
      <w:tr w:rsidR="007266B2" w:rsidRPr="007266B2" w14:paraId="2FE47B6B"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9D9D9"/>
            <w:vAlign w:val="center"/>
            <w:hideMark/>
          </w:tcPr>
          <w:p w14:paraId="28548372"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Is Listable</w:t>
            </w:r>
          </w:p>
        </w:tc>
        <w:tc>
          <w:tcPr>
            <w:tcW w:w="3476" w:type="dxa"/>
            <w:tcBorders>
              <w:top w:val="nil"/>
              <w:left w:val="nil"/>
              <w:bottom w:val="single" w:sz="4" w:space="0" w:color="auto"/>
              <w:right w:val="single" w:sz="4" w:space="0" w:color="auto"/>
            </w:tcBorders>
            <w:shd w:val="clear" w:color="000000" w:fill="D9D9D9"/>
            <w:vAlign w:val="center"/>
            <w:hideMark/>
          </w:tcPr>
          <w:p w14:paraId="4D4374CB"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TRUE</w:t>
            </w:r>
          </w:p>
        </w:tc>
      </w:tr>
      <w:tr w:rsidR="007266B2" w:rsidRPr="007266B2" w14:paraId="57B50BDD"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9D9D9"/>
            <w:vAlign w:val="center"/>
            <w:hideMark/>
          </w:tcPr>
          <w:p w14:paraId="6B5F9262"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Is Required</w:t>
            </w:r>
          </w:p>
        </w:tc>
        <w:tc>
          <w:tcPr>
            <w:tcW w:w="3476" w:type="dxa"/>
            <w:tcBorders>
              <w:top w:val="nil"/>
              <w:left w:val="nil"/>
              <w:bottom w:val="single" w:sz="4" w:space="0" w:color="auto"/>
              <w:right w:val="single" w:sz="4" w:space="0" w:color="auto"/>
            </w:tcBorders>
            <w:shd w:val="clear" w:color="000000" w:fill="D9D9D9"/>
            <w:vAlign w:val="center"/>
            <w:hideMark/>
          </w:tcPr>
          <w:p w14:paraId="4C7FA3A0" w14:textId="343D6E39" w:rsidR="007266B2" w:rsidRPr="007266B2" w:rsidRDefault="00385C5B" w:rsidP="007266B2">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r>
      <w:tr w:rsidR="007266B2" w:rsidRPr="007266B2" w14:paraId="42702CDC"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9D9D9"/>
            <w:vAlign w:val="center"/>
            <w:hideMark/>
          </w:tcPr>
          <w:p w14:paraId="5794F5D9"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Part of Key</w:t>
            </w:r>
          </w:p>
        </w:tc>
        <w:tc>
          <w:tcPr>
            <w:tcW w:w="3476" w:type="dxa"/>
            <w:tcBorders>
              <w:top w:val="nil"/>
              <w:left w:val="nil"/>
              <w:bottom w:val="single" w:sz="4" w:space="0" w:color="auto"/>
              <w:right w:val="single" w:sz="4" w:space="0" w:color="auto"/>
            </w:tcBorders>
            <w:shd w:val="clear" w:color="000000" w:fill="D9D9D9"/>
            <w:vAlign w:val="center"/>
            <w:hideMark/>
          </w:tcPr>
          <w:p w14:paraId="08A87A80"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20B5CC39"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9D9D9"/>
            <w:vAlign w:val="center"/>
            <w:hideMark/>
          </w:tcPr>
          <w:p w14:paraId="6475BBC7"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Show As Top Level Filter</w:t>
            </w:r>
          </w:p>
        </w:tc>
        <w:tc>
          <w:tcPr>
            <w:tcW w:w="3476" w:type="dxa"/>
            <w:tcBorders>
              <w:top w:val="nil"/>
              <w:left w:val="nil"/>
              <w:bottom w:val="single" w:sz="4" w:space="0" w:color="auto"/>
              <w:right w:val="single" w:sz="4" w:space="0" w:color="auto"/>
            </w:tcBorders>
            <w:shd w:val="clear" w:color="000000" w:fill="D9D9D9"/>
            <w:vAlign w:val="center"/>
            <w:hideMark/>
          </w:tcPr>
          <w:p w14:paraId="13B1A28E"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5F31ED0F"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9D9D9"/>
            <w:vAlign w:val="center"/>
            <w:hideMark/>
          </w:tcPr>
          <w:p w14:paraId="796867BE"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Allow Multiple Items</w:t>
            </w:r>
          </w:p>
        </w:tc>
        <w:tc>
          <w:tcPr>
            <w:tcW w:w="3476" w:type="dxa"/>
            <w:tcBorders>
              <w:top w:val="nil"/>
              <w:left w:val="nil"/>
              <w:bottom w:val="single" w:sz="4" w:space="0" w:color="auto"/>
              <w:right w:val="single" w:sz="4" w:space="0" w:color="auto"/>
            </w:tcBorders>
            <w:shd w:val="clear" w:color="000000" w:fill="D9D9D9"/>
            <w:vAlign w:val="center"/>
            <w:hideMark/>
          </w:tcPr>
          <w:p w14:paraId="3560D757"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53BD94C9"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D9D9D9"/>
            <w:vAlign w:val="center"/>
            <w:hideMark/>
          </w:tcPr>
          <w:p w14:paraId="19604B18"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Show if Empty</w:t>
            </w:r>
          </w:p>
        </w:tc>
        <w:tc>
          <w:tcPr>
            <w:tcW w:w="3476" w:type="dxa"/>
            <w:tcBorders>
              <w:top w:val="nil"/>
              <w:left w:val="nil"/>
              <w:bottom w:val="single" w:sz="4" w:space="0" w:color="auto"/>
              <w:right w:val="single" w:sz="4" w:space="0" w:color="auto"/>
            </w:tcBorders>
            <w:shd w:val="clear" w:color="000000" w:fill="D9D9D9"/>
            <w:vAlign w:val="center"/>
            <w:hideMark/>
          </w:tcPr>
          <w:p w14:paraId="1E2D87C0"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FALSE</w:t>
            </w:r>
          </w:p>
        </w:tc>
      </w:tr>
      <w:tr w:rsidR="007266B2" w:rsidRPr="007266B2" w14:paraId="14DD5D8C"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2B01BA2A"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Lookup Type</w:t>
            </w:r>
          </w:p>
        </w:tc>
        <w:tc>
          <w:tcPr>
            <w:tcW w:w="3476" w:type="dxa"/>
            <w:tcBorders>
              <w:top w:val="nil"/>
              <w:left w:val="nil"/>
              <w:bottom w:val="single" w:sz="4" w:space="0" w:color="auto"/>
              <w:right w:val="single" w:sz="4" w:space="0" w:color="auto"/>
            </w:tcBorders>
            <w:shd w:val="clear" w:color="auto" w:fill="auto"/>
            <w:vAlign w:val="center"/>
            <w:hideMark/>
          </w:tcPr>
          <w:p w14:paraId="7C4F9A3F"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6E165DEF"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0B5A84AD"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Relationship Type</w:t>
            </w:r>
          </w:p>
        </w:tc>
        <w:tc>
          <w:tcPr>
            <w:tcW w:w="3476" w:type="dxa"/>
            <w:tcBorders>
              <w:top w:val="nil"/>
              <w:left w:val="nil"/>
              <w:bottom w:val="single" w:sz="4" w:space="0" w:color="auto"/>
              <w:right w:val="single" w:sz="4" w:space="0" w:color="auto"/>
            </w:tcBorders>
            <w:shd w:val="clear" w:color="auto" w:fill="auto"/>
            <w:vAlign w:val="center"/>
            <w:hideMark/>
          </w:tcPr>
          <w:p w14:paraId="2AA098E5"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r w:rsidR="007266B2" w:rsidRPr="007266B2" w14:paraId="1953DCCA" w14:textId="77777777" w:rsidTr="007266B2">
        <w:trPr>
          <w:trHeight w:val="20"/>
        </w:trPr>
        <w:tc>
          <w:tcPr>
            <w:tcW w:w="2607" w:type="dxa"/>
            <w:tcBorders>
              <w:top w:val="nil"/>
              <w:left w:val="single" w:sz="4" w:space="0" w:color="auto"/>
              <w:bottom w:val="single" w:sz="4" w:space="0" w:color="auto"/>
              <w:right w:val="single" w:sz="4" w:space="0" w:color="auto"/>
            </w:tcBorders>
            <w:shd w:val="clear" w:color="000000" w:fill="BFBFBF"/>
            <w:vAlign w:val="center"/>
            <w:hideMark/>
          </w:tcPr>
          <w:p w14:paraId="6B1E845F"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Table Settings</w:t>
            </w:r>
          </w:p>
        </w:tc>
        <w:tc>
          <w:tcPr>
            <w:tcW w:w="3476" w:type="dxa"/>
            <w:tcBorders>
              <w:top w:val="nil"/>
              <w:left w:val="nil"/>
              <w:bottom w:val="single" w:sz="4" w:space="0" w:color="auto"/>
              <w:right w:val="single" w:sz="4" w:space="0" w:color="auto"/>
            </w:tcBorders>
            <w:shd w:val="clear" w:color="auto" w:fill="auto"/>
            <w:vAlign w:val="center"/>
            <w:hideMark/>
          </w:tcPr>
          <w:p w14:paraId="0CC915BE" w14:textId="77777777" w:rsidR="007266B2" w:rsidRPr="007266B2" w:rsidRDefault="007266B2" w:rsidP="007266B2">
            <w:pPr>
              <w:rPr>
                <w:rFonts w:ascii="Calibri" w:eastAsia="Times New Roman" w:hAnsi="Calibri" w:cs="Calibri"/>
                <w:color w:val="000000"/>
                <w:sz w:val="20"/>
                <w:szCs w:val="20"/>
                <w:lang w:val="en-US"/>
              </w:rPr>
            </w:pPr>
            <w:r w:rsidRPr="007266B2">
              <w:rPr>
                <w:rFonts w:ascii="Calibri" w:eastAsia="Times New Roman" w:hAnsi="Calibri" w:cs="Calibri"/>
                <w:color w:val="000000"/>
                <w:sz w:val="20"/>
                <w:szCs w:val="20"/>
                <w:lang w:val="en-US"/>
              </w:rPr>
              <w:t>N/A</w:t>
            </w:r>
          </w:p>
        </w:tc>
      </w:tr>
    </w:tbl>
    <w:p w14:paraId="24A2287E" w14:textId="77777777" w:rsidR="007266B2" w:rsidRDefault="007266B2" w:rsidP="00DB03D7">
      <w:pPr>
        <w:ind w:left="720"/>
        <w:jc w:val="both"/>
        <w:rPr>
          <w:rFonts w:asciiTheme="majorHAnsi" w:hAnsiTheme="majorHAnsi" w:cstheme="majorHAnsi"/>
        </w:rPr>
      </w:pPr>
    </w:p>
    <w:p w14:paraId="571685C5" w14:textId="5313FAEC" w:rsidR="00D5228D" w:rsidRPr="00EA73FF" w:rsidRDefault="00D5228D" w:rsidP="00DB03D7">
      <w:pPr>
        <w:ind w:left="720"/>
        <w:jc w:val="both"/>
        <w:rPr>
          <w:rFonts w:cstheme="majorHAnsi"/>
        </w:rPr>
      </w:pPr>
      <w:r w:rsidRPr="00EA73FF">
        <w:rPr>
          <w:rFonts w:cstheme="majorHAnsi"/>
        </w:rPr>
        <w:t xml:space="preserve">Following entries need to be created in the reference list. For the value in </w:t>
      </w:r>
      <w:r w:rsidR="00CF34EB" w:rsidRPr="00EA73FF">
        <w:rPr>
          <w:rFonts w:cstheme="majorHAnsi"/>
        </w:rPr>
        <w:t>d</w:t>
      </w:r>
      <w:r w:rsidRPr="00EA73FF">
        <w:rPr>
          <w:rFonts w:cstheme="majorHAnsi"/>
        </w:rPr>
        <w:t>escription column refer remarks.</w:t>
      </w:r>
    </w:p>
    <w:p w14:paraId="2E7BA55C" w14:textId="3A91674A" w:rsidR="00DB03D7" w:rsidRDefault="00E03A2E" w:rsidP="00DB03D7">
      <w:pPr>
        <w:spacing w:line="259" w:lineRule="auto"/>
        <w:ind w:left="360"/>
        <w:rPr>
          <w:rFonts w:ascii="Avenir LT Pro 45 Book" w:eastAsia="Verdana" w:hAnsi="Avenir LT Pro 45 Book" w:cs="Verdana"/>
          <w:color w:val="000000"/>
          <w:sz w:val="22"/>
          <w:szCs w:val="22"/>
          <w:lang w:val="en-IN" w:eastAsia="en-IN"/>
        </w:rPr>
      </w:pPr>
      <w:r>
        <w:rPr>
          <w:rFonts w:ascii="Avenir LT Pro 45 Book" w:eastAsia="Verdana" w:hAnsi="Avenir LT Pro 45 Book" w:cs="Verdana"/>
          <w:color w:val="000000"/>
          <w:sz w:val="22"/>
          <w:szCs w:val="22"/>
          <w:lang w:val="en-IN" w:eastAsia="en-IN"/>
        </w:rPr>
        <w:tab/>
      </w:r>
    </w:p>
    <w:tbl>
      <w:tblPr>
        <w:tblStyle w:val="TableGrid"/>
        <w:tblW w:w="9018" w:type="dxa"/>
        <w:tblInd w:w="360" w:type="dxa"/>
        <w:tblLayout w:type="fixed"/>
        <w:tblLook w:val="04A0" w:firstRow="1" w:lastRow="0" w:firstColumn="1" w:lastColumn="0" w:noHBand="0" w:noVBand="1"/>
      </w:tblPr>
      <w:tblGrid>
        <w:gridCol w:w="2988"/>
        <w:gridCol w:w="2700"/>
        <w:gridCol w:w="3330"/>
      </w:tblGrid>
      <w:tr w:rsidR="007324F8" w:rsidRPr="009808FF" w14:paraId="6AE0A908" w14:textId="111AF7CC" w:rsidTr="009808FF">
        <w:trPr>
          <w:trHeight w:val="262"/>
        </w:trPr>
        <w:tc>
          <w:tcPr>
            <w:tcW w:w="2988" w:type="dxa"/>
            <w:shd w:val="clear" w:color="auto" w:fill="D9D9D9" w:themeFill="background1" w:themeFillShade="D9"/>
          </w:tcPr>
          <w:p w14:paraId="5883862C" w14:textId="77777777" w:rsidR="007266B2" w:rsidRPr="009808FF" w:rsidRDefault="007266B2" w:rsidP="009808FF">
            <w:pPr>
              <w:jc w:val="center"/>
              <w:rPr>
                <w:b/>
                <w:color w:val="000000"/>
                <w:sz w:val="22"/>
                <w:szCs w:val="22"/>
              </w:rPr>
            </w:pPr>
            <w:r w:rsidRPr="009808FF">
              <w:rPr>
                <w:b/>
                <w:color w:val="000000"/>
                <w:sz w:val="22"/>
                <w:szCs w:val="22"/>
              </w:rPr>
              <w:t>Code</w:t>
            </w:r>
          </w:p>
        </w:tc>
        <w:tc>
          <w:tcPr>
            <w:tcW w:w="2700" w:type="dxa"/>
            <w:shd w:val="clear" w:color="auto" w:fill="D9D9D9" w:themeFill="background1" w:themeFillShade="D9"/>
          </w:tcPr>
          <w:p w14:paraId="48BF3853" w14:textId="77777777" w:rsidR="007266B2" w:rsidRPr="009808FF" w:rsidRDefault="007266B2" w:rsidP="009808FF">
            <w:pPr>
              <w:jc w:val="center"/>
              <w:rPr>
                <w:b/>
                <w:color w:val="000000"/>
                <w:sz w:val="22"/>
                <w:szCs w:val="22"/>
              </w:rPr>
            </w:pPr>
            <w:r w:rsidRPr="009808FF">
              <w:rPr>
                <w:b/>
                <w:color w:val="000000"/>
                <w:sz w:val="22"/>
                <w:szCs w:val="22"/>
              </w:rPr>
              <w:t>Description</w:t>
            </w:r>
          </w:p>
        </w:tc>
        <w:tc>
          <w:tcPr>
            <w:tcW w:w="3330" w:type="dxa"/>
            <w:shd w:val="clear" w:color="auto" w:fill="D9D9D9" w:themeFill="background1" w:themeFillShade="D9"/>
          </w:tcPr>
          <w:p w14:paraId="52A0FE30" w14:textId="61694D3B" w:rsidR="007266B2" w:rsidRPr="009808FF" w:rsidRDefault="007324F8" w:rsidP="009808FF">
            <w:pPr>
              <w:jc w:val="center"/>
              <w:rPr>
                <w:b/>
                <w:color w:val="000000"/>
                <w:sz w:val="22"/>
                <w:szCs w:val="22"/>
              </w:rPr>
            </w:pPr>
            <w:r w:rsidRPr="009808FF">
              <w:rPr>
                <w:b/>
                <w:color w:val="000000"/>
                <w:sz w:val="22"/>
                <w:szCs w:val="22"/>
              </w:rPr>
              <w:t>Remark</w:t>
            </w:r>
          </w:p>
        </w:tc>
      </w:tr>
      <w:tr w:rsidR="00764912" w14:paraId="0D7E48A0" w14:textId="0544504E" w:rsidTr="009808FF">
        <w:trPr>
          <w:trHeight w:val="262"/>
        </w:trPr>
        <w:tc>
          <w:tcPr>
            <w:tcW w:w="2988" w:type="dxa"/>
          </w:tcPr>
          <w:p w14:paraId="47C192CA" w14:textId="77777777" w:rsidR="00764912" w:rsidRPr="00923F48" w:rsidRDefault="00764912" w:rsidP="009E5B07">
            <w:pPr>
              <w:rPr>
                <w:color w:val="000000"/>
              </w:rPr>
            </w:pPr>
            <w:r w:rsidRPr="00923F48">
              <w:rPr>
                <w:color w:val="000000"/>
              </w:rPr>
              <w:t>RE_</w:t>
            </w:r>
            <w:r>
              <w:rPr>
                <w:color w:val="000000"/>
              </w:rPr>
              <w:t>RULE_</w:t>
            </w:r>
            <w:r w:rsidRPr="00923F48">
              <w:rPr>
                <w:color w:val="000000"/>
              </w:rPr>
              <w:t>NOT_BLANK</w:t>
            </w:r>
          </w:p>
        </w:tc>
        <w:tc>
          <w:tcPr>
            <w:tcW w:w="2700" w:type="dxa"/>
          </w:tcPr>
          <w:p w14:paraId="68292506" w14:textId="77777777" w:rsidR="00764912" w:rsidRPr="00923F48" w:rsidRDefault="00764912" w:rsidP="009E5B07">
            <w:pPr>
              <w:rPr>
                <w:color w:val="000000"/>
              </w:rPr>
            </w:pPr>
            <w:r>
              <w:rPr>
                <w:color w:val="000000"/>
              </w:rPr>
              <w:t>IGX Not Blank</w:t>
            </w:r>
          </w:p>
        </w:tc>
        <w:tc>
          <w:tcPr>
            <w:tcW w:w="3330" w:type="dxa"/>
            <w:vMerge w:val="restart"/>
            <w:vAlign w:val="center"/>
          </w:tcPr>
          <w:p w14:paraId="28C98426" w14:textId="5E9879AD" w:rsidR="00764912" w:rsidRDefault="00764912" w:rsidP="00B171A7">
            <w:pPr>
              <w:rPr>
                <w:color w:val="000000"/>
              </w:rPr>
            </w:pPr>
            <w:r>
              <w:rPr>
                <w:color w:val="000000"/>
              </w:rPr>
              <w:t xml:space="preserve">Put the Description value as defined here in the description column. </w:t>
            </w:r>
          </w:p>
        </w:tc>
      </w:tr>
      <w:tr w:rsidR="00764912" w14:paraId="61F5C891" w14:textId="55DF680A" w:rsidTr="009808FF">
        <w:trPr>
          <w:trHeight w:val="275"/>
        </w:trPr>
        <w:tc>
          <w:tcPr>
            <w:tcW w:w="2988" w:type="dxa"/>
          </w:tcPr>
          <w:p w14:paraId="40B4D5C0" w14:textId="77777777" w:rsidR="00764912" w:rsidRPr="00923F48" w:rsidRDefault="00764912" w:rsidP="009E5B07">
            <w:pPr>
              <w:rPr>
                <w:color w:val="000000"/>
              </w:rPr>
            </w:pPr>
            <w:r w:rsidRPr="00923F48">
              <w:rPr>
                <w:color w:val="000000"/>
              </w:rPr>
              <w:t>RE_</w:t>
            </w:r>
            <w:r>
              <w:rPr>
                <w:color w:val="000000"/>
              </w:rPr>
              <w:t>RULE_</w:t>
            </w:r>
            <w:r w:rsidRPr="00923F48">
              <w:rPr>
                <w:color w:val="000000"/>
              </w:rPr>
              <w:t>REGEX</w:t>
            </w:r>
          </w:p>
        </w:tc>
        <w:tc>
          <w:tcPr>
            <w:tcW w:w="2700" w:type="dxa"/>
          </w:tcPr>
          <w:p w14:paraId="7479065B" w14:textId="77777777" w:rsidR="00764912" w:rsidRPr="00923F48" w:rsidRDefault="00764912" w:rsidP="009E5B07">
            <w:pPr>
              <w:rPr>
                <w:color w:val="000000"/>
              </w:rPr>
            </w:pPr>
            <w:r>
              <w:rPr>
                <w:color w:val="000000"/>
              </w:rPr>
              <w:t>IGX Regex</w:t>
            </w:r>
          </w:p>
        </w:tc>
        <w:tc>
          <w:tcPr>
            <w:tcW w:w="3330" w:type="dxa"/>
            <w:vMerge/>
          </w:tcPr>
          <w:p w14:paraId="76A73759" w14:textId="77777777" w:rsidR="00764912" w:rsidRDefault="00764912" w:rsidP="009E5B07">
            <w:pPr>
              <w:rPr>
                <w:color w:val="000000"/>
              </w:rPr>
            </w:pPr>
          </w:p>
        </w:tc>
      </w:tr>
      <w:tr w:rsidR="00764912" w14:paraId="5961BC47" w14:textId="08034ADF" w:rsidTr="009808FF">
        <w:trPr>
          <w:trHeight w:val="262"/>
        </w:trPr>
        <w:tc>
          <w:tcPr>
            <w:tcW w:w="2988" w:type="dxa"/>
          </w:tcPr>
          <w:p w14:paraId="2D1C5817" w14:textId="77777777" w:rsidR="00764912" w:rsidRPr="00923F48" w:rsidRDefault="00764912" w:rsidP="009E5B07">
            <w:pPr>
              <w:rPr>
                <w:color w:val="000000"/>
              </w:rPr>
            </w:pPr>
            <w:r w:rsidRPr="00923F48">
              <w:rPr>
                <w:color w:val="000000"/>
              </w:rPr>
              <w:t>RE_</w:t>
            </w:r>
            <w:r>
              <w:rPr>
                <w:color w:val="000000"/>
              </w:rPr>
              <w:t>RULE_</w:t>
            </w:r>
            <w:r w:rsidRPr="00923F48">
              <w:rPr>
                <w:color w:val="000000"/>
              </w:rPr>
              <w:t>NUMERIC_RANGE</w:t>
            </w:r>
          </w:p>
        </w:tc>
        <w:tc>
          <w:tcPr>
            <w:tcW w:w="2700" w:type="dxa"/>
          </w:tcPr>
          <w:p w14:paraId="336C3609" w14:textId="77777777" w:rsidR="00764912" w:rsidRPr="00923F48" w:rsidRDefault="00764912" w:rsidP="009E5B07">
            <w:pPr>
              <w:rPr>
                <w:color w:val="000000"/>
              </w:rPr>
            </w:pPr>
            <w:r>
              <w:rPr>
                <w:color w:val="000000"/>
              </w:rPr>
              <w:t xml:space="preserve">IGX </w:t>
            </w:r>
            <w:r w:rsidRPr="00923F48">
              <w:rPr>
                <w:color w:val="000000"/>
              </w:rPr>
              <w:t xml:space="preserve">Numeric </w:t>
            </w:r>
            <w:r>
              <w:rPr>
                <w:color w:val="000000"/>
              </w:rPr>
              <w:t>Range</w:t>
            </w:r>
          </w:p>
        </w:tc>
        <w:tc>
          <w:tcPr>
            <w:tcW w:w="3330" w:type="dxa"/>
            <w:vMerge/>
          </w:tcPr>
          <w:p w14:paraId="015BF21B" w14:textId="77777777" w:rsidR="00764912" w:rsidRDefault="00764912" w:rsidP="009E5B07">
            <w:pPr>
              <w:rPr>
                <w:color w:val="000000"/>
              </w:rPr>
            </w:pPr>
          </w:p>
        </w:tc>
      </w:tr>
      <w:tr w:rsidR="00764912" w14:paraId="15A918C8" w14:textId="3F63A5EA" w:rsidTr="009808FF">
        <w:trPr>
          <w:trHeight w:val="262"/>
        </w:trPr>
        <w:tc>
          <w:tcPr>
            <w:tcW w:w="2988" w:type="dxa"/>
          </w:tcPr>
          <w:p w14:paraId="1580D4CD" w14:textId="77777777" w:rsidR="00764912" w:rsidRPr="00923F48" w:rsidRDefault="00764912" w:rsidP="009E5B07">
            <w:pPr>
              <w:rPr>
                <w:color w:val="000000"/>
              </w:rPr>
            </w:pPr>
            <w:r w:rsidRPr="00923F48">
              <w:rPr>
                <w:color w:val="000000"/>
              </w:rPr>
              <w:t>RE_</w:t>
            </w:r>
            <w:r>
              <w:rPr>
                <w:color w:val="000000"/>
              </w:rPr>
              <w:t>RULE_</w:t>
            </w:r>
            <w:r w:rsidRPr="00923F48">
              <w:rPr>
                <w:color w:val="000000"/>
              </w:rPr>
              <w:t>DUPLICATE_CHECK</w:t>
            </w:r>
          </w:p>
        </w:tc>
        <w:tc>
          <w:tcPr>
            <w:tcW w:w="2700" w:type="dxa"/>
          </w:tcPr>
          <w:p w14:paraId="0A706A42" w14:textId="77777777" w:rsidR="00764912" w:rsidRPr="00923F48" w:rsidRDefault="00764912" w:rsidP="009E5B07">
            <w:pPr>
              <w:rPr>
                <w:color w:val="000000"/>
              </w:rPr>
            </w:pPr>
            <w:r>
              <w:rPr>
                <w:color w:val="000000"/>
              </w:rPr>
              <w:t>IGX Duplicate Check</w:t>
            </w:r>
          </w:p>
        </w:tc>
        <w:tc>
          <w:tcPr>
            <w:tcW w:w="3330" w:type="dxa"/>
            <w:vMerge/>
          </w:tcPr>
          <w:p w14:paraId="6CE0CD03" w14:textId="77777777" w:rsidR="00764912" w:rsidRDefault="00764912" w:rsidP="009E5B07">
            <w:pPr>
              <w:rPr>
                <w:color w:val="000000"/>
              </w:rPr>
            </w:pPr>
          </w:p>
        </w:tc>
      </w:tr>
      <w:tr w:rsidR="00764912" w14:paraId="2B4A890B" w14:textId="0725CA94" w:rsidTr="009808FF">
        <w:trPr>
          <w:trHeight w:val="262"/>
        </w:trPr>
        <w:tc>
          <w:tcPr>
            <w:tcW w:w="2988" w:type="dxa"/>
          </w:tcPr>
          <w:p w14:paraId="132869FB" w14:textId="77777777" w:rsidR="00764912" w:rsidRPr="00923F48" w:rsidRDefault="00764912" w:rsidP="009E5B07">
            <w:pPr>
              <w:rPr>
                <w:color w:val="000000"/>
              </w:rPr>
            </w:pPr>
            <w:r w:rsidRPr="00923F48">
              <w:rPr>
                <w:color w:val="000000"/>
              </w:rPr>
              <w:t>RE_</w:t>
            </w:r>
            <w:r>
              <w:rPr>
                <w:color w:val="000000"/>
              </w:rPr>
              <w:t>RULE_</w:t>
            </w:r>
            <w:r w:rsidRPr="00923F48">
              <w:rPr>
                <w:color w:val="000000"/>
              </w:rPr>
              <w:t>REFERENCE_LOOKUP</w:t>
            </w:r>
          </w:p>
        </w:tc>
        <w:tc>
          <w:tcPr>
            <w:tcW w:w="2700" w:type="dxa"/>
          </w:tcPr>
          <w:p w14:paraId="107673F0" w14:textId="77777777" w:rsidR="00764912" w:rsidRPr="00923F48" w:rsidRDefault="00764912" w:rsidP="009E5B07">
            <w:pPr>
              <w:rPr>
                <w:color w:val="000000"/>
              </w:rPr>
            </w:pPr>
            <w:r>
              <w:rPr>
                <w:color w:val="000000"/>
              </w:rPr>
              <w:t>IGX Reference Lookup</w:t>
            </w:r>
          </w:p>
        </w:tc>
        <w:tc>
          <w:tcPr>
            <w:tcW w:w="3330" w:type="dxa"/>
            <w:vMerge/>
          </w:tcPr>
          <w:p w14:paraId="4FD94530" w14:textId="77777777" w:rsidR="00764912" w:rsidRDefault="00764912" w:rsidP="009E5B07">
            <w:pPr>
              <w:rPr>
                <w:color w:val="000000"/>
              </w:rPr>
            </w:pPr>
          </w:p>
        </w:tc>
      </w:tr>
      <w:tr w:rsidR="00764912" w14:paraId="038E0330" w14:textId="5D402FD5" w:rsidTr="009808FF">
        <w:trPr>
          <w:trHeight w:val="262"/>
        </w:trPr>
        <w:tc>
          <w:tcPr>
            <w:tcW w:w="2988" w:type="dxa"/>
          </w:tcPr>
          <w:p w14:paraId="65783014" w14:textId="77777777" w:rsidR="00764912" w:rsidRPr="00923F48" w:rsidRDefault="00764912" w:rsidP="009E5B07">
            <w:pPr>
              <w:rPr>
                <w:color w:val="000000"/>
              </w:rPr>
            </w:pPr>
            <w:r w:rsidRPr="00923F48">
              <w:rPr>
                <w:color w:val="000000"/>
              </w:rPr>
              <w:t>RE_</w:t>
            </w:r>
            <w:r>
              <w:rPr>
                <w:color w:val="000000"/>
              </w:rPr>
              <w:t>RULE_</w:t>
            </w:r>
            <w:r w:rsidRPr="00923F48">
              <w:rPr>
                <w:color w:val="000000"/>
              </w:rPr>
              <w:t>CONSISTENCY</w:t>
            </w:r>
          </w:p>
        </w:tc>
        <w:tc>
          <w:tcPr>
            <w:tcW w:w="2700" w:type="dxa"/>
          </w:tcPr>
          <w:p w14:paraId="4ED95B3D" w14:textId="77777777" w:rsidR="00764912" w:rsidRPr="00923F48" w:rsidRDefault="00764912" w:rsidP="009E5B07">
            <w:pPr>
              <w:rPr>
                <w:color w:val="000000"/>
              </w:rPr>
            </w:pPr>
            <w:r>
              <w:rPr>
                <w:color w:val="000000"/>
              </w:rPr>
              <w:t>IGX Consistency Check</w:t>
            </w:r>
          </w:p>
        </w:tc>
        <w:tc>
          <w:tcPr>
            <w:tcW w:w="3330" w:type="dxa"/>
            <w:vMerge/>
          </w:tcPr>
          <w:p w14:paraId="0277DFB7" w14:textId="77777777" w:rsidR="00764912" w:rsidRDefault="00764912" w:rsidP="009E5B07">
            <w:pPr>
              <w:rPr>
                <w:color w:val="000000"/>
              </w:rPr>
            </w:pPr>
          </w:p>
        </w:tc>
      </w:tr>
      <w:tr w:rsidR="00764912" w14:paraId="506558DE" w14:textId="77777777" w:rsidTr="003C02F8">
        <w:trPr>
          <w:trHeight w:val="262"/>
        </w:trPr>
        <w:tc>
          <w:tcPr>
            <w:tcW w:w="2988" w:type="dxa"/>
          </w:tcPr>
          <w:p w14:paraId="21144F85" w14:textId="77777777" w:rsidR="00764912" w:rsidRDefault="00764912" w:rsidP="003C02F8">
            <w:pPr>
              <w:rPr>
                <w:color w:val="000000"/>
              </w:rPr>
            </w:pPr>
            <w:r>
              <w:rPr>
                <w:color w:val="000000"/>
              </w:rPr>
              <w:t>RE_RULE_JSEXP</w:t>
            </w:r>
          </w:p>
        </w:tc>
        <w:tc>
          <w:tcPr>
            <w:tcW w:w="2700" w:type="dxa"/>
          </w:tcPr>
          <w:p w14:paraId="233B5252" w14:textId="77777777" w:rsidR="00764912" w:rsidRPr="00105E55" w:rsidRDefault="00764912" w:rsidP="003C02F8">
            <w:pPr>
              <w:rPr>
                <w:color w:val="000000"/>
              </w:rPr>
            </w:pPr>
            <w:r>
              <w:rPr>
                <w:color w:val="000000"/>
              </w:rPr>
              <w:t>IGX JS Expression</w:t>
            </w:r>
          </w:p>
        </w:tc>
        <w:tc>
          <w:tcPr>
            <w:tcW w:w="3330" w:type="dxa"/>
            <w:vMerge/>
          </w:tcPr>
          <w:p w14:paraId="35D1E5B0" w14:textId="77777777" w:rsidR="00764912" w:rsidRDefault="00764912" w:rsidP="003C02F8">
            <w:pPr>
              <w:rPr>
                <w:color w:val="000000"/>
              </w:rPr>
            </w:pPr>
          </w:p>
        </w:tc>
      </w:tr>
      <w:tr w:rsidR="00764912" w14:paraId="690E722F" w14:textId="4BCE2115" w:rsidTr="009808FF">
        <w:trPr>
          <w:trHeight w:val="262"/>
        </w:trPr>
        <w:tc>
          <w:tcPr>
            <w:tcW w:w="2988" w:type="dxa"/>
          </w:tcPr>
          <w:p w14:paraId="7A1CFB9C" w14:textId="77777777" w:rsidR="00764912" w:rsidRPr="00923F48" w:rsidRDefault="00764912" w:rsidP="009E5B07">
            <w:pPr>
              <w:rPr>
                <w:color w:val="000000"/>
              </w:rPr>
            </w:pPr>
            <w:r>
              <w:rPr>
                <w:color w:val="000000"/>
              </w:rPr>
              <w:t>RE_ATTRIBUTE_COMPARISON</w:t>
            </w:r>
          </w:p>
        </w:tc>
        <w:tc>
          <w:tcPr>
            <w:tcW w:w="2700" w:type="dxa"/>
          </w:tcPr>
          <w:p w14:paraId="44ED9232" w14:textId="77777777" w:rsidR="00764912" w:rsidRDefault="00764912" w:rsidP="009E5B07">
            <w:pPr>
              <w:rPr>
                <w:color w:val="000000"/>
              </w:rPr>
            </w:pPr>
            <w:r>
              <w:rPr>
                <w:color w:val="000000"/>
              </w:rPr>
              <w:t>IGX Attribute Comparison</w:t>
            </w:r>
          </w:p>
        </w:tc>
        <w:tc>
          <w:tcPr>
            <w:tcW w:w="3330" w:type="dxa"/>
            <w:vMerge/>
          </w:tcPr>
          <w:p w14:paraId="3DD805E9" w14:textId="77777777" w:rsidR="00764912" w:rsidRDefault="00764912" w:rsidP="009E5B07">
            <w:pPr>
              <w:rPr>
                <w:color w:val="000000"/>
              </w:rPr>
            </w:pPr>
          </w:p>
        </w:tc>
      </w:tr>
      <w:tr w:rsidR="00764912" w14:paraId="3B3C996B" w14:textId="23679FFA" w:rsidTr="009808FF">
        <w:trPr>
          <w:trHeight w:val="262"/>
        </w:trPr>
        <w:tc>
          <w:tcPr>
            <w:tcW w:w="2988" w:type="dxa"/>
          </w:tcPr>
          <w:p w14:paraId="6A3F7619" w14:textId="77777777" w:rsidR="00764912" w:rsidRPr="00923F48" w:rsidRDefault="00764912" w:rsidP="009E5B07">
            <w:pPr>
              <w:rPr>
                <w:color w:val="000000"/>
              </w:rPr>
            </w:pPr>
            <w:r>
              <w:rPr>
                <w:color w:val="000000"/>
              </w:rPr>
              <w:t>RE_CONFORMITY_CHECKS</w:t>
            </w:r>
          </w:p>
        </w:tc>
        <w:tc>
          <w:tcPr>
            <w:tcW w:w="2700" w:type="dxa"/>
          </w:tcPr>
          <w:p w14:paraId="1FA2950B" w14:textId="77777777" w:rsidR="00764912" w:rsidRDefault="00764912" w:rsidP="009E5B07">
            <w:pPr>
              <w:rPr>
                <w:color w:val="000000"/>
              </w:rPr>
            </w:pPr>
            <w:r>
              <w:rPr>
                <w:color w:val="000000"/>
              </w:rPr>
              <w:t>IGX Conformity Check</w:t>
            </w:r>
          </w:p>
        </w:tc>
        <w:tc>
          <w:tcPr>
            <w:tcW w:w="3330" w:type="dxa"/>
            <w:vMerge/>
          </w:tcPr>
          <w:p w14:paraId="5970F59D" w14:textId="77777777" w:rsidR="00764912" w:rsidRDefault="00764912" w:rsidP="009E5B07">
            <w:pPr>
              <w:rPr>
                <w:color w:val="000000"/>
              </w:rPr>
            </w:pPr>
          </w:p>
        </w:tc>
      </w:tr>
      <w:tr w:rsidR="007324F8" w14:paraId="2DE28BB5" w14:textId="5D8B5FED" w:rsidTr="009808FF">
        <w:trPr>
          <w:trHeight w:val="275"/>
        </w:trPr>
        <w:tc>
          <w:tcPr>
            <w:tcW w:w="2988" w:type="dxa"/>
          </w:tcPr>
          <w:p w14:paraId="1ED67038" w14:textId="77777777" w:rsidR="007266B2" w:rsidRPr="00F07B41" w:rsidRDefault="007266B2" w:rsidP="009E5B07">
            <w:pPr>
              <w:rPr>
                <w:color w:val="000000"/>
              </w:rPr>
            </w:pPr>
            <w:r w:rsidRPr="00F07B41">
              <w:rPr>
                <w:color w:val="000000"/>
              </w:rPr>
              <w:t>AT_DATA_ENTITY</w:t>
            </w:r>
          </w:p>
        </w:tc>
        <w:tc>
          <w:tcPr>
            <w:tcW w:w="2700" w:type="dxa"/>
          </w:tcPr>
          <w:p w14:paraId="239BDFB9" w14:textId="77777777" w:rsidR="007266B2" w:rsidRPr="00F07B41" w:rsidRDefault="007266B2" w:rsidP="009E5B07">
            <w:pPr>
              <w:rPr>
                <w:color w:val="000000"/>
              </w:rPr>
            </w:pPr>
            <w:r w:rsidRPr="00F07B41">
              <w:rPr>
                <w:color w:val="000000"/>
              </w:rPr>
              <w:t>IGX Data Entity</w:t>
            </w:r>
          </w:p>
        </w:tc>
        <w:tc>
          <w:tcPr>
            <w:tcW w:w="3330" w:type="dxa"/>
          </w:tcPr>
          <w:p w14:paraId="46EBE369" w14:textId="6876D770" w:rsidR="007266B2" w:rsidRPr="00F07B41" w:rsidRDefault="009808FF" w:rsidP="009E5B07">
            <w:pPr>
              <w:rPr>
                <w:color w:val="000000"/>
              </w:rPr>
            </w:pPr>
            <w:r>
              <w:rPr>
                <w:color w:val="000000"/>
              </w:rPr>
              <w:t>Put the value of description as</w:t>
            </w:r>
            <w:r w:rsidR="00B171A7">
              <w:rPr>
                <w:color w:val="000000"/>
              </w:rPr>
              <w:t xml:space="preserve"> name of business asset type, </w:t>
            </w:r>
            <w:r>
              <w:rPr>
                <w:color w:val="000000"/>
              </w:rPr>
              <w:t xml:space="preserve">configured in </w:t>
            </w:r>
            <w:hyperlink w:anchor="DataSources" w:history="1">
              <w:r w:rsidRPr="009808FF">
                <w:rPr>
                  <w:rStyle w:val="Hyperlink"/>
                </w:rPr>
                <w:t>Data Sources Section.</w:t>
              </w:r>
            </w:hyperlink>
          </w:p>
        </w:tc>
      </w:tr>
      <w:tr w:rsidR="007324F8" w14:paraId="35944DDB" w14:textId="62800497" w:rsidTr="009808FF">
        <w:trPr>
          <w:trHeight w:val="262"/>
        </w:trPr>
        <w:tc>
          <w:tcPr>
            <w:tcW w:w="2988" w:type="dxa"/>
          </w:tcPr>
          <w:p w14:paraId="67166DE0" w14:textId="77777777" w:rsidR="007266B2" w:rsidRPr="00F07B41" w:rsidRDefault="007266B2" w:rsidP="009E5B07">
            <w:pPr>
              <w:rPr>
                <w:color w:val="000000"/>
              </w:rPr>
            </w:pPr>
            <w:r w:rsidRPr="00F07B41">
              <w:rPr>
                <w:color w:val="000000"/>
              </w:rPr>
              <w:t>AT_DATA_ELEMENT</w:t>
            </w:r>
          </w:p>
        </w:tc>
        <w:tc>
          <w:tcPr>
            <w:tcW w:w="2700" w:type="dxa"/>
          </w:tcPr>
          <w:p w14:paraId="62822362" w14:textId="77777777" w:rsidR="007266B2" w:rsidRPr="00F07B41" w:rsidRDefault="007266B2" w:rsidP="009E5B07">
            <w:pPr>
              <w:rPr>
                <w:color w:val="000000"/>
              </w:rPr>
            </w:pPr>
            <w:r w:rsidRPr="00F07B41">
              <w:rPr>
                <w:color w:val="000000"/>
              </w:rPr>
              <w:t>IGX Data Element</w:t>
            </w:r>
          </w:p>
        </w:tc>
        <w:tc>
          <w:tcPr>
            <w:tcW w:w="3330" w:type="dxa"/>
          </w:tcPr>
          <w:p w14:paraId="643CFFB4" w14:textId="527297F9" w:rsidR="007266B2" w:rsidRPr="00F07B41" w:rsidRDefault="009808FF" w:rsidP="009E5B07">
            <w:pPr>
              <w:rPr>
                <w:color w:val="000000"/>
              </w:rPr>
            </w:pPr>
            <w:r>
              <w:rPr>
                <w:color w:val="000000"/>
              </w:rPr>
              <w:t>Put the value of description</w:t>
            </w:r>
            <w:r w:rsidR="00B171A7">
              <w:rPr>
                <w:color w:val="000000"/>
              </w:rPr>
              <w:t xml:space="preserve"> as name of business asset type,</w:t>
            </w:r>
            <w:r>
              <w:rPr>
                <w:color w:val="000000"/>
              </w:rPr>
              <w:t xml:space="preserve"> configured in </w:t>
            </w:r>
            <w:hyperlink w:anchor="SourceAttributes" w:history="1">
              <w:r w:rsidRPr="009808FF">
                <w:rPr>
                  <w:rStyle w:val="Hyperlink"/>
                </w:rPr>
                <w:t>Source Attributes Section</w:t>
              </w:r>
            </w:hyperlink>
            <w:r>
              <w:rPr>
                <w:color w:val="000000"/>
              </w:rPr>
              <w:t>.</w:t>
            </w:r>
          </w:p>
        </w:tc>
      </w:tr>
      <w:tr w:rsidR="00155452" w:rsidRPr="00105E55" w14:paraId="60B1D32E" w14:textId="77777777" w:rsidTr="003C02F8">
        <w:trPr>
          <w:trHeight w:val="539"/>
        </w:trPr>
        <w:tc>
          <w:tcPr>
            <w:tcW w:w="2988" w:type="dxa"/>
          </w:tcPr>
          <w:p w14:paraId="629FE936" w14:textId="77777777" w:rsidR="00155452" w:rsidRDefault="00155452" w:rsidP="003C02F8">
            <w:pPr>
              <w:rPr>
                <w:rFonts w:asciiTheme="majorHAnsi" w:hAnsiTheme="majorHAnsi" w:cstheme="majorHAnsi"/>
              </w:rPr>
            </w:pPr>
            <w:r>
              <w:rPr>
                <w:rFonts w:asciiTheme="majorHAnsi" w:hAnsiTheme="majorHAnsi" w:cstheme="majorHAnsi"/>
              </w:rPr>
              <w:t>AT_BUSINESS_TERM</w:t>
            </w:r>
          </w:p>
        </w:tc>
        <w:tc>
          <w:tcPr>
            <w:tcW w:w="2700" w:type="dxa"/>
          </w:tcPr>
          <w:p w14:paraId="2BC2A48B" w14:textId="77777777" w:rsidR="00155452" w:rsidRDefault="00155452" w:rsidP="003C02F8">
            <w:pPr>
              <w:rPr>
                <w:color w:val="000000"/>
              </w:rPr>
            </w:pPr>
            <w:r w:rsidRPr="009054B7">
              <w:rPr>
                <w:color w:val="000000"/>
              </w:rPr>
              <w:t>Name of the Asset Type defined for Business Term e.g. IGX Business Term</w:t>
            </w:r>
          </w:p>
        </w:tc>
        <w:tc>
          <w:tcPr>
            <w:tcW w:w="3330" w:type="dxa"/>
          </w:tcPr>
          <w:p w14:paraId="652F3FDC" w14:textId="10DDD8CF" w:rsidR="00155452" w:rsidRPr="009054B7" w:rsidRDefault="00155452" w:rsidP="003C02F8">
            <w:pPr>
              <w:rPr>
                <w:color w:val="000000"/>
              </w:rPr>
            </w:pPr>
            <w:r>
              <w:rPr>
                <w:color w:val="000000"/>
              </w:rPr>
              <w:t xml:space="preserve">Put the value of description as name of business asset type, configured in section </w:t>
            </w:r>
            <w:hyperlink w:anchor="BusinessTerms" w:history="1">
              <w:r w:rsidRPr="00155452">
                <w:rPr>
                  <w:rStyle w:val="Hyperlink"/>
                </w:rPr>
                <w:t>business terms</w:t>
              </w:r>
            </w:hyperlink>
            <w:r>
              <w:rPr>
                <w:color w:val="000000"/>
              </w:rPr>
              <w:t>.</w:t>
            </w:r>
          </w:p>
        </w:tc>
      </w:tr>
      <w:tr w:rsidR="007324F8" w14:paraId="6BE9DA1A" w14:textId="132A76FB" w:rsidTr="009808FF">
        <w:trPr>
          <w:trHeight w:val="290"/>
        </w:trPr>
        <w:tc>
          <w:tcPr>
            <w:tcW w:w="2988" w:type="dxa"/>
          </w:tcPr>
          <w:p w14:paraId="157B8994" w14:textId="77777777" w:rsidR="007266B2" w:rsidRPr="00F07B41" w:rsidRDefault="007266B2" w:rsidP="009E5B07">
            <w:pPr>
              <w:rPr>
                <w:color w:val="000000"/>
              </w:rPr>
            </w:pPr>
            <w:r w:rsidRPr="00F07B41">
              <w:rPr>
                <w:color w:val="000000"/>
              </w:rPr>
              <w:t>PE_DATA_ENTITY_TO_DATA_ELEMENT_PREDICATE_UID</w:t>
            </w:r>
          </w:p>
        </w:tc>
        <w:tc>
          <w:tcPr>
            <w:tcW w:w="2700" w:type="dxa"/>
          </w:tcPr>
          <w:p w14:paraId="3F599D07" w14:textId="2BC39E4E" w:rsidR="007266B2" w:rsidRPr="00F07B41" w:rsidRDefault="007266B2" w:rsidP="009E5B07">
            <w:pPr>
              <w:rPr>
                <w:color w:val="000000"/>
              </w:rPr>
            </w:pPr>
          </w:p>
        </w:tc>
        <w:tc>
          <w:tcPr>
            <w:tcW w:w="3330" w:type="dxa"/>
          </w:tcPr>
          <w:p w14:paraId="5F2345D0" w14:textId="57EAE803" w:rsidR="007266B2" w:rsidRPr="00F07B41" w:rsidRDefault="00B171A7" w:rsidP="009E5B07">
            <w:pPr>
              <w:rPr>
                <w:color w:val="000000"/>
              </w:rPr>
            </w:pPr>
            <w:r>
              <w:rPr>
                <w:color w:val="000000"/>
              </w:rPr>
              <w:t>Put the UID value of predicate used to relate data sources with source attributes.</w:t>
            </w:r>
          </w:p>
        </w:tc>
      </w:tr>
      <w:tr w:rsidR="00B171A7" w14:paraId="71E63EAB" w14:textId="673A131A" w:rsidTr="009808FF">
        <w:trPr>
          <w:trHeight w:val="262"/>
        </w:trPr>
        <w:tc>
          <w:tcPr>
            <w:tcW w:w="2988" w:type="dxa"/>
          </w:tcPr>
          <w:p w14:paraId="0560F902" w14:textId="77777777" w:rsidR="00B171A7" w:rsidRPr="00F07B41" w:rsidRDefault="00B171A7" w:rsidP="00B171A7">
            <w:pPr>
              <w:rPr>
                <w:color w:val="000000"/>
              </w:rPr>
            </w:pPr>
            <w:r w:rsidRPr="00F07B41">
              <w:rPr>
                <w:color w:val="000000"/>
              </w:rPr>
              <w:t>PE_DATA_ELEMENT_TO_RULE_PREDICATE_UID</w:t>
            </w:r>
          </w:p>
        </w:tc>
        <w:tc>
          <w:tcPr>
            <w:tcW w:w="2700" w:type="dxa"/>
          </w:tcPr>
          <w:p w14:paraId="743D6205" w14:textId="69D39C92" w:rsidR="00B171A7" w:rsidRPr="00F07B41" w:rsidRDefault="00B171A7" w:rsidP="00B171A7">
            <w:pPr>
              <w:rPr>
                <w:color w:val="000000"/>
              </w:rPr>
            </w:pPr>
          </w:p>
        </w:tc>
        <w:tc>
          <w:tcPr>
            <w:tcW w:w="3330" w:type="dxa"/>
          </w:tcPr>
          <w:p w14:paraId="39FBC4C8" w14:textId="4E274960" w:rsidR="00B171A7" w:rsidRPr="00F07B41" w:rsidRDefault="00B171A7" w:rsidP="00B171A7">
            <w:pPr>
              <w:rPr>
                <w:color w:val="000000"/>
              </w:rPr>
            </w:pPr>
            <w:r>
              <w:rPr>
                <w:color w:val="000000"/>
              </w:rPr>
              <w:t>Put the UID value of predicate used to relate the source attribute with rule.</w:t>
            </w:r>
          </w:p>
        </w:tc>
      </w:tr>
      <w:tr w:rsidR="00B171A7" w14:paraId="4FE6478A" w14:textId="4A7F058D" w:rsidTr="009808FF">
        <w:trPr>
          <w:trHeight w:val="262"/>
        </w:trPr>
        <w:tc>
          <w:tcPr>
            <w:tcW w:w="2988" w:type="dxa"/>
          </w:tcPr>
          <w:p w14:paraId="0847C865" w14:textId="77777777" w:rsidR="00B171A7" w:rsidRDefault="00B171A7" w:rsidP="00B171A7">
            <w:pPr>
              <w:rPr>
                <w:color w:val="000000"/>
              </w:rPr>
            </w:pPr>
            <w:r w:rsidRPr="00764912">
              <w:t>PR_RULE_TO_LOWEST_LEVEL_PREDICATE</w:t>
            </w:r>
          </w:p>
        </w:tc>
        <w:tc>
          <w:tcPr>
            <w:tcW w:w="2700" w:type="dxa"/>
          </w:tcPr>
          <w:p w14:paraId="44DF91B9" w14:textId="6C958FF1" w:rsidR="00B171A7" w:rsidRPr="00880E6E" w:rsidRDefault="00B171A7" w:rsidP="00B171A7">
            <w:pPr>
              <w:rPr>
                <w:color w:val="000000"/>
              </w:rPr>
            </w:pPr>
          </w:p>
        </w:tc>
        <w:tc>
          <w:tcPr>
            <w:tcW w:w="3330" w:type="dxa"/>
          </w:tcPr>
          <w:p w14:paraId="0604D68E" w14:textId="5516F3D8" w:rsidR="00B171A7" w:rsidRPr="00880E6E" w:rsidRDefault="00155452" w:rsidP="00B171A7">
            <w:pPr>
              <w:rPr>
                <w:color w:val="000000"/>
              </w:rPr>
            </w:pPr>
            <w:r>
              <w:rPr>
                <w:color w:val="000000"/>
              </w:rPr>
              <w:t>Put the name of predicate used to relate the source attribute with rule.</w:t>
            </w:r>
          </w:p>
        </w:tc>
      </w:tr>
      <w:tr w:rsidR="00B171A7" w14:paraId="6B69301C" w14:textId="02A7C162" w:rsidTr="009808FF">
        <w:trPr>
          <w:trHeight w:val="275"/>
        </w:trPr>
        <w:tc>
          <w:tcPr>
            <w:tcW w:w="2988" w:type="dxa"/>
          </w:tcPr>
          <w:p w14:paraId="50535119" w14:textId="77777777" w:rsidR="00B171A7" w:rsidRPr="00923F48" w:rsidRDefault="00B171A7" w:rsidP="00B171A7">
            <w:pPr>
              <w:rPr>
                <w:color w:val="000000"/>
              </w:rPr>
            </w:pPr>
            <w:r>
              <w:rPr>
                <w:color w:val="000000"/>
              </w:rPr>
              <w:t>PR</w:t>
            </w:r>
            <w:r w:rsidRPr="00923F48">
              <w:rPr>
                <w:color w:val="000000"/>
              </w:rPr>
              <w:t>_</w:t>
            </w:r>
            <w:r>
              <w:t>HIERARCHY_</w:t>
            </w:r>
            <w:r>
              <w:rPr>
                <w:color w:val="000000"/>
              </w:rPr>
              <w:t>PARTICIPANT_PREDICATES</w:t>
            </w:r>
          </w:p>
        </w:tc>
        <w:tc>
          <w:tcPr>
            <w:tcW w:w="2700" w:type="dxa"/>
          </w:tcPr>
          <w:p w14:paraId="275B0F5D" w14:textId="40BFEEA9" w:rsidR="00B171A7" w:rsidRPr="00923F48" w:rsidRDefault="00B171A7" w:rsidP="00B171A7">
            <w:pPr>
              <w:rPr>
                <w:color w:val="000000"/>
              </w:rPr>
            </w:pPr>
          </w:p>
        </w:tc>
        <w:tc>
          <w:tcPr>
            <w:tcW w:w="3330" w:type="dxa"/>
          </w:tcPr>
          <w:p w14:paraId="78B27E20" w14:textId="06A75C2B" w:rsidR="00B171A7" w:rsidRPr="00880E6E" w:rsidRDefault="00155452" w:rsidP="00B171A7">
            <w:pPr>
              <w:rPr>
                <w:color w:val="000000"/>
              </w:rPr>
            </w:pPr>
            <w:r>
              <w:rPr>
                <w:color w:val="000000"/>
              </w:rPr>
              <w:t xml:space="preserve">Put the comma separated list of predicate names which needs to be used to build the hierarchy. </w:t>
            </w:r>
          </w:p>
        </w:tc>
      </w:tr>
      <w:tr w:rsidR="00B171A7" w:rsidRPr="00105E55" w14:paraId="77B2F8BB" w14:textId="729D944D" w:rsidTr="009808FF">
        <w:trPr>
          <w:trHeight w:val="526"/>
        </w:trPr>
        <w:tc>
          <w:tcPr>
            <w:tcW w:w="2988" w:type="dxa"/>
          </w:tcPr>
          <w:p w14:paraId="3D678D65" w14:textId="77777777" w:rsidR="00B171A7" w:rsidRDefault="00B171A7" w:rsidP="00B171A7">
            <w:pPr>
              <w:rPr>
                <w:color w:val="000000"/>
              </w:rPr>
            </w:pPr>
            <w:r>
              <w:rPr>
                <w:rFonts w:asciiTheme="majorHAnsi" w:hAnsiTheme="majorHAnsi" w:cstheme="majorHAnsi"/>
              </w:rPr>
              <w:t>SR_</w:t>
            </w:r>
            <w:r w:rsidRPr="008F438E">
              <w:rPr>
                <w:rFonts w:asciiTheme="majorHAnsi" w:hAnsiTheme="majorHAnsi" w:cstheme="majorHAnsi"/>
              </w:rPr>
              <w:t>SCORE_POST_DAYS</w:t>
            </w:r>
          </w:p>
        </w:tc>
        <w:tc>
          <w:tcPr>
            <w:tcW w:w="2700" w:type="dxa"/>
          </w:tcPr>
          <w:p w14:paraId="48A832D5" w14:textId="7AC3E1BB" w:rsidR="00B171A7" w:rsidRPr="00105E55" w:rsidRDefault="00B171A7" w:rsidP="00B171A7">
            <w:pPr>
              <w:rPr>
                <w:color w:val="000000"/>
              </w:rPr>
            </w:pPr>
          </w:p>
        </w:tc>
        <w:tc>
          <w:tcPr>
            <w:tcW w:w="3330" w:type="dxa"/>
          </w:tcPr>
          <w:p w14:paraId="224F3680" w14:textId="47B7B08E" w:rsidR="00B171A7" w:rsidRDefault="00155452" w:rsidP="00B171A7">
            <w:pPr>
              <w:rPr>
                <w:color w:val="000000"/>
              </w:rPr>
            </w:pPr>
            <w:r>
              <w:rPr>
                <w:color w:val="000000"/>
              </w:rPr>
              <w:t>No. of days/executions of scores to be posted to Govern</w:t>
            </w:r>
          </w:p>
        </w:tc>
      </w:tr>
    </w:tbl>
    <w:p w14:paraId="52BA652B" w14:textId="77777777" w:rsidR="00DB03D7" w:rsidRDefault="00DB03D7" w:rsidP="00DB03D7">
      <w:pPr>
        <w:spacing w:line="259" w:lineRule="auto"/>
        <w:ind w:left="360"/>
        <w:rPr>
          <w:rFonts w:ascii="Avenir LT Pro 45 Book" w:eastAsia="Verdana" w:hAnsi="Avenir LT Pro 45 Book" w:cs="Verdana"/>
          <w:color w:val="000000"/>
          <w:sz w:val="22"/>
          <w:szCs w:val="22"/>
          <w:lang w:val="en-IN" w:eastAsia="en-IN"/>
        </w:rPr>
      </w:pPr>
    </w:p>
    <w:p w14:paraId="53C80D2B" w14:textId="77777777" w:rsidR="00DB03D7" w:rsidRPr="007540DD" w:rsidRDefault="00DB03D7" w:rsidP="007540DD">
      <w:pPr>
        <w:pStyle w:val="Heading2"/>
        <w:numPr>
          <w:ilvl w:val="1"/>
          <w:numId w:val="3"/>
        </w:numPr>
        <w:spacing w:after="120"/>
        <w:ind w:right="270"/>
        <w:jc w:val="both"/>
        <w:rPr>
          <w:rFonts w:cstheme="majorHAnsi"/>
          <w:b w:val="0"/>
          <w:bCs w:val="0"/>
          <w:color w:val="auto"/>
          <w:sz w:val="24"/>
          <w:szCs w:val="24"/>
        </w:rPr>
      </w:pPr>
      <w:bookmarkStart w:id="278" w:name="_Toc23404901"/>
      <w:bookmarkStart w:id="279" w:name="_Toc29900782"/>
      <w:r w:rsidRPr="007540DD">
        <w:rPr>
          <w:rFonts w:cstheme="majorHAnsi"/>
          <w:bCs w:val="0"/>
          <w:color w:val="auto"/>
          <w:sz w:val="24"/>
          <w:szCs w:val="24"/>
        </w:rPr>
        <w:t>IGX Rule Operator List</w:t>
      </w:r>
      <w:bookmarkEnd w:id="278"/>
      <w:bookmarkEnd w:id="279"/>
    </w:p>
    <w:p w14:paraId="690CB091" w14:textId="18928E3A" w:rsidR="008F1A0B" w:rsidRPr="00EA73FF" w:rsidRDefault="008F1A0B" w:rsidP="008F1A0B">
      <w:pPr>
        <w:ind w:left="720"/>
        <w:jc w:val="both"/>
        <w:rPr>
          <w:rFonts w:cs="Calibri"/>
        </w:rPr>
      </w:pPr>
      <w:r w:rsidRPr="00EA73FF">
        <w:rPr>
          <w:rFonts w:cs="Calibri"/>
        </w:rPr>
        <w:t xml:space="preserve">This reference list contains </w:t>
      </w:r>
      <w:r w:rsidR="00356B44" w:rsidRPr="00EA73FF">
        <w:rPr>
          <w:rFonts w:cs="Calibri"/>
        </w:rPr>
        <w:t>list of comparison operator</w:t>
      </w:r>
      <w:r w:rsidR="00456796" w:rsidRPr="00EA73FF">
        <w:rPr>
          <w:rFonts w:cs="Calibri"/>
        </w:rPr>
        <w:t>s</w:t>
      </w:r>
      <w:r w:rsidR="00356B44" w:rsidRPr="00EA73FF">
        <w:rPr>
          <w:rFonts w:cs="Calibri"/>
        </w:rPr>
        <w:t xml:space="preserve"> to be used in rule </w:t>
      </w:r>
      <w:r w:rsidR="00196355" w:rsidRPr="00EA73FF">
        <w:rPr>
          <w:rFonts w:cs="Calibri"/>
        </w:rPr>
        <w:t>definition.</w:t>
      </w:r>
    </w:p>
    <w:p w14:paraId="10DCE50F" w14:textId="5EE62303" w:rsidR="00F965F1" w:rsidRPr="00EA73FF" w:rsidRDefault="00F965F1" w:rsidP="00F965F1">
      <w:pPr>
        <w:ind w:left="720"/>
        <w:jc w:val="both"/>
        <w:rPr>
          <w:rFonts w:cstheme="majorHAnsi"/>
        </w:rPr>
      </w:pPr>
      <w:r w:rsidRPr="00EA73FF">
        <w:rPr>
          <w:rFonts w:cstheme="majorHAnsi"/>
        </w:rPr>
        <w:t>Configure the below field in g</w:t>
      </w:r>
      <w:r w:rsidR="001F55CB" w:rsidRPr="00EA73FF">
        <w:rPr>
          <w:rFonts w:cstheme="majorHAnsi"/>
        </w:rPr>
        <w:t>overn as per the template below:</w:t>
      </w:r>
    </w:p>
    <w:p w14:paraId="51F8EE1A" w14:textId="77777777" w:rsidR="0077675F" w:rsidRDefault="0077675F" w:rsidP="00F965F1">
      <w:pPr>
        <w:ind w:left="720"/>
        <w:jc w:val="both"/>
        <w:rPr>
          <w:rFonts w:asciiTheme="majorHAnsi" w:hAnsiTheme="majorHAnsi" w:cstheme="majorHAnsi"/>
        </w:rPr>
      </w:pPr>
    </w:p>
    <w:tbl>
      <w:tblPr>
        <w:tblW w:w="4200" w:type="dxa"/>
        <w:tblInd w:w="1092" w:type="dxa"/>
        <w:tblLook w:val="04A0" w:firstRow="1" w:lastRow="0" w:firstColumn="1" w:lastColumn="0" w:noHBand="0" w:noVBand="1"/>
      </w:tblPr>
      <w:tblGrid>
        <w:gridCol w:w="2740"/>
        <w:gridCol w:w="1460"/>
      </w:tblGrid>
      <w:tr w:rsidR="00F965F1" w:rsidRPr="00F965F1" w14:paraId="2F9842B4" w14:textId="77777777" w:rsidTr="00F965F1">
        <w:trPr>
          <w:trHeight w:val="288"/>
        </w:trPr>
        <w:tc>
          <w:tcPr>
            <w:tcW w:w="274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5A86EE3" w14:textId="77777777" w:rsidR="00F965F1" w:rsidRPr="00F965F1" w:rsidRDefault="00F965F1" w:rsidP="00F965F1">
            <w:pPr>
              <w:jc w:val="center"/>
              <w:rPr>
                <w:rFonts w:ascii="Calibri" w:eastAsia="Times New Roman" w:hAnsi="Calibri" w:cs="Calibri"/>
                <w:b/>
                <w:bCs/>
                <w:color w:val="000000"/>
                <w:sz w:val="20"/>
                <w:szCs w:val="20"/>
                <w:lang w:val="en-US"/>
              </w:rPr>
            </w:pPr>
            <w:r w:rsidRPr="00F965F1">
              <w:rPr>
                <w:rFonts w:ascii="Calibri" w:eastAsia="Times New Roman" w:hAnsi="Calibri" w:cs="Calibri"/>
                <w:b/>
                <w:bCs/>
                <w:color w:val="000000"/>
                <w:sz w:val="20"/>
                <w:szCs w:val="20"/>
                <w:lang w:val="en-US"/>
              </w:rPr>
              <w:t>Field Attributes</w:t>
            </w:r>
          </w:p>
        </w:tc>
        <w:tc>
          <w:tcPr>
            <w:tcW w:w="1460" w:type="dxa"/>
            <w:tcBorders>
              <w:top w:val="single" w:sz="4" w:space="0" w:color="auto"/>
              <w:left w:val="nil"/>
              <w:bottom w:val="single" w:sz="4" w:space="0" w:color="auto"/>
              <w:right w:val="single" w:sz="4" w:space="0" w:color="auto"/>
            </w:tcBorders>
            <w:shd w:val="clear" w:color="000000" w:fill="BFBFBF"/>
            <w:noWrap/>
            <w:vAlign w:val="center"/>
            <w:hideMark/>
          </w:tcPr>
          <w:p w14:paraId="09B2E8C3" w14:textId="77777777" w:rsidR="00F965F1" w:rsidRPr="00F965F1" w:rsidRDefault="00F965F1" w:rsidP="00F965F1">
            <w:pPr>
              <w:rPr>
                <w:rFonts w:ascii="Calibri" w:eastAsia="Times New Roman" w:hAnsi="Calibri" w:cs="Calibri"/>
                <w:b/>
                <w:bCs/>
                <w:color w:val="000000"/>
                <w:sz w:val="20"/>
                <w:szCs w:val="20"/>
                <w:lang w:val="en-US"/>
              </w:rPr>
            </w:pPr>
            <w:r w:rsidRPr="00F965F1">
              <w:rPr>
                <w:rFonts w:ascii="Calibri" w:eastAsia="Times New Roman" w:hAnsi="Calibri" w:cs="Calibri"/>
                <w:b/>
                <w:bCs/>
                <w:color w:val="000000"/>
                <w:sz w:val="20"/>
                <w:szCs w:val="20"/>
                <w:lang w:val="en-US"/>
              </w:rPr>
              <w:t>Field-1</w:t>
            </w:r>
          </w:p>
        </w:tc>
      </w:tr>
      <w:tr w:rsidR="00F965F1" w:rsidRPr="00F965F1" w14:paraId="1104B031"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7F43C043"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Name</w:t>
            </w:r>
          </w:p>
        </w:tc>
        <w:tc>
          <w:tcPr>
            <w:tcW w:w="1460" w:type="dxa"/>
            <w:tcBorders>
              <w:top w:val="nil"/>
              <w:left w:val="nil"/>
              <w:bottom w:val="single" w:sz="4" w:space="0" w:color="auto"/>
              <w:right w:val="single" w:sz="4" w:space="0" w:color="auto"/>
            </w:tcBorders>
            <w:shd w:val="clear" w:color="auto" w:fill="auto"/>
            <w:vAlign w:val="center"/>
            <w:hideMark/>
          </w:tcPr>
          <w:p w14:paraId="6533D87A"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Description</w:t>
            </w:r>
          </w:p>
        </w:tc>
      </w:tr>
      <w:tr w:rsidR="00F965F1" w:rsidRPr="00F965F1" w14:paraId="09236218"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7BE8028B"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API Name</w:t>
            </w:r>
          </w:p>
        </w:tc>
        <w:tc>
          <w:tcPr>
            <w:tcW w:w="1460" w:type="dxa"/>
            <w:tcBorders>
              <w:top w:val="nil"/>
              <w:left w:val="nil"/>
              <w:bottom w:val="single" w:sz="4" w:space="0" w:color="auto"/>
              <w:right w:val="single" w:sz="4" w:space="0" w:color="auto"/>
            </w:tcBorders>
            <w:shd w:val="clear" w:color="auto" w:fill="auto"/>
            <w:vAlign w:val="center"/>
            <w:hideMark/>
          </w:tcPr>
          <w:p w14:paraId="0EB677EC"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Description</w:t>
            </w:r>
          </w:p>
        </w:tc>
      </w:tr>
      <w:tr w:rsidR="00F965F1" w:rsidRPr="00F965F1" w14:paraId="32F563DD"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2D76DF87"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Input Type</w:t>
            </w:r>
          </w:p>
        </w:tc>
        <w:tc>
          <w:tcPr>
            <w:tcW w:w="1460" w:type="dxa"/>
            <w:tcBorders>
              <w:top w:val="nil"/>
              <w:left w:val="nil"/>
              <w:bottom w:val="single" w:sz="4" w:space="0" w:color="auto"/>
              <w:right w:val="single" w:sz="4" w:space="0" w:color="auto"/>
            </w:tcBorders>
            <w:shd w:val="clear" w:color="auto" w:fill="auto"/>
            <w:vAlign w:val="center"/>
            <w:hideMark/>
          </w:tcPr>
          <w:p w14:paraId="446A0959"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Simple Text</w:t>
            </w:r>
          </w:p>
        </w:tc>
      </w:tr>
      <w:tr w:rsidR="00F965F1" w:rsidRPr="00F965F1" w14:paraId="41EA869F"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0B04E889"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Category</w:t>
            </w:r>
          </w:p>
        </w:tc>
        <w:tc>
          <w:tcPr>
            <w:tcW w:w="1460" w:type="dxa"/>
            <w:tcBorders>
              <w:top w:val="nil"/>
              <w:left w:val="nil"/>
              <w:bottom w:val="single" w:sz="4" w:space="0" w:color="auto"/>
              <w:right w:val="single" w:sz="4" w:space="0" w:color="auto"/>
            </w:tcBorders>
            <w:shd w:val="clear" w:color="auto" w:fill="auto"/>
            <w:vAlign w:val="center"/>
            <w:hideMark/>
          </w:tcPr>
          <w:p w14:paraId="56597BAD"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7521D5DC"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5D3B5561"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Minimum Value</w:t>
            </w:r>
          </w:p>
        </w:tc>
        <w:tc>
          <w:tcPr>
            <w:tcW w:w="1460" w:type="dxa"/>
            <w:tcBorders>
              <w:top w:val="nil"/>
              <w:left w:val="nil"/>
              <w:bottom w:val="single" w:sz="4" w:space="0" w:color="auto"/>
              <w:right w:val="single" w:sz="4" w:space="0" w:color="auto"/>
            </w:tcBorders>
            <w:shd w:val="clear" w:color="auto" w:fill="auto"/>
            <w:vAlign w:val="center"/>
            <w:hideMark/>
          </w:tcPr>
          <w:p w14:paraId="48475F5A"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281C0936"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2E1654C8"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Maximum Value</w:t>
            </w:r>
          </w:p>
        </w:tc>
        <w:tc>
          <w:tcPr>
            <w:tcW w:w="1460" w:type="dxa"/>
            <w:tcBorders>
              <w:top w:val="nil"/>
              <w:left w:val="nil"/>
              <w:bottom w:val="single" w:sz="4" w:space="0" w:color="auto"/>
              <w:right w:val="single" w:sz="4" w:space="0" w:color="auto"/>
            </w:tcBorders>
            <w:shd w:val="clear" w:color="auto" w:fill="auto"/>
            <w:vAlign w:val="center"/>
            <w:hideMark/>
          </w:tcPr>
          <w:p w14:paraId="29BF39E0"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44B5A66D"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6DCE4"/>
            <w:vAlign w:val="center"/>
            <w:hideMark/>
          </w:tcPr>
          <w:p w14:paraId="569A375B"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lastRenderedPageBreak/>
              <w:t>Type of List</w:t>
            </w:r>
          </w:p>
        </w:tc>
        <w:tc>
          <w:tcPr>
            <w:tcW w:w="1460" w:type="dxa"/>
            <w:tcBorders>
              <w:top w:val="nil"/>
              <w:left w:val="nil"/>
              <w:bottom w:val="single" w:sz="4" w:space="0" w:color="auto"/>
              <w:right w:val="single" w:sz="4" w:space="0" w:color="auto"/>
            </w:tcBorders>
            <w:shd w:val="clear" w:color="000000" w:fill="D6DCE4"/>
            <w:vAlign w:val="center"/>
            <w:hideMark/>
          </w:tcPr>
          <w:p w14:paraId="754A769F"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55B5D817"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6DCE4"/>
            <w:vAlign w:val="center"/>
            <w:hideMark/>
          </w:tcPr>
          <w:p w14:paraId="07BE7666"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List Display Format</w:t>
            </w:r>
          </w:p>
        </w:tc>
        <w:tc>
          <w:tcPr>
            <w:tcW w:w="1460" w:type="dxa"/>
            <w:tcBorders>
              <w:top w:val="nil"/>
              <w:left w:val="nil"/>
              <w:bottom w:val="single" w:sz="4" w:space="0" w:color="auto"/>
              <w:right w:val="single" w:sz="4" w:space="0" w:color="auto"/>
            </w:tcBorders>
            <w:shd w:val="clear" w:color="000000" w:fill="D6DCE4"/>
            <w:vAlign w:val="center"/>
            <w:hideMark/>
          </w:tcPr>
          <w:p w14:paraId="30D0CF84"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0967C47E"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3C2FBBBA"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Show In Detail Tile</w:t>
            </w:r>
          </w:p>
        </w:tc>
        <w:tc>
          <w:tcPr>
            <w:tcW w:w="1460" w:type="dxa"/>
            <w:tcBorders>
              <w:top w:val="nil"/>
              <w:left w:val="nil"/>
              <w:bottom w:val="single" w:sz="4" w:space="0" w:color="auto"/>
              <w:right w:val="single" w:sz="4" w:space="0" w:color="auto"/>
            </w:tcBorders>
            <w:shd w:val="clear" w:color="000000" w:fill="D9D9D9"/>
            <w:vAlign w:val="center"/>
            <w:hideMark/>
          </w:tcPr>
          <w:p w14:paraId="0E41B274"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TRUE</w:t>
            </w:r>
          </w:p>
        </w:tc>
      </w:tr>
      <w:tr w:rsidR="00F965F1" w:rsidRPr="00F965F1" w14:paraId="4081C704"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6CE9B9A9"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Is Editable</w:t>
            </w:r>
          </w:p>
        </w:tc>
        <w:tc>
          <w:tcPr>
            <w:tcW w:w="1460" w:type="dxa"/>
            <w:tcBorders>
              <w:top w:val="nil"/>
              <w:left w:val="nil"/>
              <w:bottom w:val="single" w:sz="4" w:space="0" w:color="auto"/>
              <w:right w:val="single" w:sz="4" w:space="0" w:color="auto"/>
            </w:tcBorders>
            <w:shd w:val="clear" w:color="000000" w:fill="D9D9D9"/>
            <w:vAlign w:val="center"/>
            <w:hideMark/>
          </w:tcPr>
          <w:p w14:paraId="5D8488D2"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TRUE</w:t>
            </w:r>
          </w:p>
        </w:tc>
      </w:tr>
      <w:tr w:rsidR="00F965F1" w:rsidRPr="00F965F1" w14:paraId="1E98891F"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4DBCBF6A"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Is Listable</w:t>
            </w:r>
          </w:p>
        </w:tc>
        <w:tc>
          <w:tcPr>
            <w:tcW w:w="1460" w:type="dxa"/>
            <w:tcBorders>
              <w:top w:val="nil"/>
              <w:left w:val="nil"/>
              <w:bottom w:val="single" w:sz="4" w:space="0" w:color="auto"/>
              <w:right w:val="single" w:sz="4" w:space="0" w:color="auto"/>
            </w:tcBorders>
            <w:shd w:val="clear" w:color="000000" w:fill="D9D9D9"/>
            <w:vAlign w:val="center"/>
            <w:hideMark/>
          </w:tcPr>
          <w:p w14:paraId="5D0832FA"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TRUE</w:t>
            </w:r>
          </w:p>
        </w:tc>
      </w:tr>
      <w:tr w:rsidR="00F965F1" w:rsidRPr="00F965F1" w14:paraId="10CF200A"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5CD13E1B"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Is Required</w:t>
            </w:r>
          </w:p>
        </w:tc>
        <w:tc>
          <w:tcPr>
            <w:tcW w:w="1460" w:type="dxa"/>
            <w:tcBorders>
              <w:top w:val="nil"/>
              <w:left w:val="nil"/>
              <w:bottom w:val="single" w:sz="4" w:space="0" w:color="auto"/>
              <w:right w:val="single" w:sz="4" w:space="0" w:color="auto"/>
            </w:tcBorders>
            <w:shd w:val="clear" w:color="000000" w:fill="D9D9D9"/>
            <w:vAlign w:val="center"/>
            <w:hideMark/>
          </w:tcPr>
          <w:p w14:paraId="62487576" w14:textId="33BA5E12" w:rsidR="00F965F1" w:rsidRPr="00F965F1" w:rsidRDefault="00DF30FF" w:rsidP="00F965F1">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r>
      <w:tr w:rsidR="00F965F1" w:rsidRPr="00F965F1" w14:paraId="3CD230A3"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750CCFE2"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Part of Key</w:t>
            </w:r>
          </w:p>
        </w:tc>
        <w:tc>
          <w:tcPr>
            <w:tcW w:w="1460" w:type="dxa"/>
            <w:tcBorders>
              <w:top w:val="nil"/>
              <w:left w:val="nil"/>
              <w:bottom w:val="single" w:sz="4" w:space="0" w:color="auto"/>
              <w:right w:val="single" w:sz="4" w:space="0" w:color="auto"/>
            </w:tcBorders>
            <w:shd w:val="clear" w:color="000000" w:fill="D9D9D9"/>
            <w:vAlign w:val="center"/>
            <w:hideMark/>
          </w:tcPr>
          <w:p w14:paraId="07901069"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186B0928"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66A0A24C"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Show As Top Level Filter</w:t>
            </w:r>
          </w:p>
        </w:tc>
        <w:tc>
          <w:tcPr>
            <w:tcW w:w="1460" w:type="dxa"/>
            <w:tcBorders>
              <w:top w:val="nil"/>
              <w:left w:val="nil"/>
              <w:bottom w:val="single" w:sz="4" w:space="0" w:color="auto"/>
              <w:right w:val="single" w:sz="4" w:space="0" w:color="auto"/>
            </w:tcBorders>
            <w:shd w:val="clear" w:color="000000" w:fill="D9D9D9"/>
            <w:vAlign w:val="center"/>
            <w:hideMark/>
          </w:tcPr>
          <w:p w14:paraId="3B7F2995"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09714FE3"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5D4AF6B5"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Allow Multiple Items</w:t>
            </w:r>
          </w:p>
        </w:tc>
        <w:tc>
          <w:tcPr>
            <w:tcW w:w="1460" w:type="dxa"/>
            <w:tcBorders>
              <w:top w:val="nil"/>
              <w:left w:val="nil"/>
              <w:bottom w:val="single" w:sz="4" w:space="0" w:color="auto"/>
              <w:right w:val="single" w:sz="4" w:space="0" w:color="auto"/>
            </w:tcBorders>
            <w:shd w:val="clear" w:color="000000" w:fill="D9D9D9"/>
            <w:vAlign w:val="center"/>
            <w:hideMark/>
          </w:tcPr>
          <w:p w14:paraId="1FE759EB"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0CEB0E3C"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5B125DD4"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Show if Empty</w:t>
            </w:r>
          </w:p>
        </w:tc>
        <w:tc>
          <w:tcPr>
            <w:tcW w:w="1460" w:type="dxa"/>
            <w:tcBorders>
              <w:top w:val="nil"/>
              <w:left w:val="nil"/>
              <w:bottom w:val="single" w:sz="4" w:space="0" w:color="auto"/>
              <w:right w:val="single" w:sz="4" w:space="0" w:color="auto"/>
            </w:tcBorders>
            <w:shd w:val="clear" w:color="000000" w:fill="D9D9D9"/>
            <w:vAlign w:val="center"/>
            <w:hideMark/>
          </w:tcPr>
          <w:p w14:paraId="6AA667DA"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FALSE</w:t>
            </w:r>
          </w:p>
        </w:tc>
      </w:tr>
      <w:tr w:rsidR="00F965F1" w:rsidRPr="00F965F1" w14:paraId="16D8357E"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308DC6D3"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Lookup Type</w:t>
            </w:r>
          </w:p>
        </w:tc>
        <w:tc>
          <w:tcPr>
            <w:tcW w:w="1460" w:type="dxa"/>
            <w:tcBorders>
              <w:top w:val="nil"/>
              <w:left w:val="nil"/>
              <w:bottom w:val="single" w:sz="4" w:space="0" w:color="auto"/>
              <w:right w:val="single" w:sz="4" w:space="0" w:color="auto"/>
            </w:tcBorders>
            <w:shd w:val="clear" w:color="auto" w:fill="auto"/>
            <w:vAlign w:val="center"/>
            <w:hideMark/>
          </w:tcPr>
          <w:p w14:paraId="4A115AE1"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74234771"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7F88EEBF"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Relationship Type</w:t>
            </w:r>
          </w:p>
        </w:tc>
        <w:tc>
          <w:tcPr>
            <w:tcW w:w="1460" w:type="dxa"/>
            <w:tcBorders>
              <w:top w:val="nil"/>
              <w:left w:val="nil"/>
              <w:bottom w:val="single" w:sz="4" w:space="0" w:color="auto"/>
              <w:right w:val="single" w:sz="4" w:space="0" w:color="auto"/>
            </w:tcBorders>
            <w:shd w:val="clear" w:color="auto" w:fill="auto"/>
            <w:vAlign w:val="center"/>
            <w:hideMark/>
          </w:tcPr>
          <w:p w14:paraId="433C1CA2"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r w:rsidR="00F965F1" w:rsidRPr="00F965F1" w14:paraId="49CD14DD" w14:textId="77777777" w:rsidTr="00F965F1">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0878BD07"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Table Settings</w:t>
            </w:r>
          </w:p>
        </w:tc>
        <w:tc>
          <w:tcPr>
            <w:tcW w:w="1460" w:type="dxa"/>
            <w:tcBorders>
              <w:top w:val="nil"/>
              <w:left w:val="nil"/>
              <w:bottom w:val="single" w:sz="4" w:space="0" w:color="auto"/>
              <w:right w:val="single" w:sz="4" w:space="0" w:color="auto"/>
            </w:tcBorders>
            <w:shd w:val="clear" w:color="auto" w:fill="auto"/>
            <w:vAlign w:val="center"/>
            <w:hideMark/>
          </w:tcPr>
          <w:p w14:paraId="1AF87C81" w14:textId="77777777" w:rsidR="00F965F1" w:rsidRPr="00F965F1" w:rsidRDefault="00F965F1" w:rsidP="00F965F1">
            <w:pPr>
              <w:rPr>
                <w:rFonts w:ascii="Calibri" w:eastAsia="Times New Roman" w:hAnsi="Calibri" w:cs="Calibri"/>
                <w:color w:val="000000"/>
                <w:sz w:val="20"/>
                <w:szCs w:val="20"/>
                <w:lang w:val="en-US"/>
              </w:rPr>
            </w:pPr>
            <w:r w:rsidRPr="00F965F1">
              <w:rPr>
                <w:rFonts w:ascii="Calibri" w:eastAsia="Times New Roman" w:hAnsi="Calibri" w:cs="Calibri"/>
                <w:color w:val="000000"/>
                <w:sz w:val="20"/>
                <w:szCs w:val="20"/>
                <w:lang w:val="en-US"/>
              </w:rPr>
              <w:t>N/A</w:t>
            </w:r>
          </w:p>
        </w:tc>
      </w:tr>
    </w:tbl>
    <w:p w14:paraId="4967094F" w14:textId="054C1D43" w:rsidR="00F965F1" w:rsidRDefault="00F965F1" w:rsidP="008F1A0B">
      <w:pPr>
        <w:ind w:left="720"/>
        <w:jc w:val="both"/>
        <w:rPr>
          <w:rFonts w:ascii="Calibri" w:hAnsi="Calibri" w:cs="Calibri"/>
        </w:rPr>
      </w:pPr>
    </w:p>
    <w:p w14:paraId="540B3847" w14:textId="1D02992C" w:rsidR="00F965F1" w:rsidRPr="00EA73FF" w:rsidRDefault="0077675F" w:rsidP="008F1A0B">
      <w:pPr>
        <w:ind w:left="720"/>
        <w:jc w:val="both"/>
        <w:rPr>
          <w:rFonts w:eastAsia="Times New Roman" w:cs="Times New Roman"/>
          <w:lang w:val="en-US"/>
        </w:rPr>
      </w:pPr>
      <w:r w:rsidRPr="00EA73FF">
        <w:rPr>
          <w:rFonts w:cs="Calibri"/>
        </w:rPr>
        <w:t xml:space="preserve">Below is </w:t>
      </w:r>
      <w:r w:rsidR="00F7019F" w:rsidRPr="00EA73FF">
        <w:rPr>
          <w:rFonts w:cs="Calibri"/>
        </w:rPr>
        <w:t>screenshot</w:t>
      </w:r>
      <w:r w:rsidRPr="00EA73FF">
        <w:rPr>
          <w:rFonts w:cs="Calibri"/>
        </w:rPr>
        <w:t xml:space="preserve"> from </w:t>
      </w:r>
      <w:r w:rsidR="001F55CB" w:rsidRPr="00EA73FF">
        <w:rPr>
          <w:rFonts w:eastAsia="Times New Roman" w:cs="Times New Roman"/>
          <w:lang w:val="en-US"/>
        </w:rPr>
        <w:t>Data Governance</w:t>
      </w:r>
    </w:p>
    <w:p w14:paraId="07BAF7C4" w14:textId="77777777" w:rsidR="001F55CB" w:rsidRDefault="001F55CB" w:rsidP="008F1A0B">
      <w:pPr>
        <w:ind w:left="720"/>
        <w:jc w:val="both"/>
        <w:rPr>
          <w:rFonts w:ascii="Calibri" w:hAnsi="Calibri" w:cs="Calibri"/>
        </w:rPr>
      </w:pPr>
    </w:p>
    <w:p w14:paraId="11F15250" w14:textId="1F33BAD4" w:rsidR="005F54FC" w:rsidRPr="008F1A0B" w:rsidRDefault="005F54FC" w:rsidP="008F1A0B">
      <w:pPr>
        <w:ind w:left="720"/>
        <w:jc w:val="both"/>
        <w:rPr>
          <w:rFonts w:ascii="Calibri" w:hAnsi="Calibri" w:cs="Calibri"/>
        </w:rPr>
      </w:pPr>
      <w:r>
        <w:rPr>
          <w:noProof/>
          <w:lang w:val="en-US"/>
        </w:rPr>
        <w:drawing>
          <wp:inline distT="0" distB="0" distL="0" distR="0" wp14:anchorId="1E930E77" wp14:editId="6461C94A">
            <wp:extent cx="5354708" cy="1226820"/>
            <wp:effectExtent l="19050" t="19050" r="1778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5364529" cy="122907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E1318EC" w14:textId="77777777" w:rsidR="005F54FC" w:rsidRDefault="005F54FC" w:rsidP="008F1A0B">
      <w:pPr>
        <w:ind w:left="720"/>
        <w:jc w:val="both"/>
        <w:rPr>
          <w:rFonts w:ascii="Calibri" w:hAnsi="Calibri" w:cs="Calibri"/>
        </w:rPr>
      </w:pPr>
    </w:p>
    <w:p w14:paraId="259E2555" w14:textId="28049FB7" w:rsidR="008F1A0B" w:rsidRPr="00EA73FF" w:rsidRDefault="008F1A0B" w:rsidP="008F1A0B">
      <w:pPr>
        <w:ind w:left="720"/>
        <w:jc w:val="both"/>
        <w:rPr>
          <w:rFonts w:cs="Calibri"/>
        </w:rPr>
      </w:pPr>
      <w:r w:rsidRPr="00EA73FF">
        <w:rPr>
          <w:rFonts w:cs="Calibri"/>
        </w:rPr>
        <w:t>Following entries need to be created in the reference list</w:t>
      </w:r>
      <w:r w:rsidR="009A5E9A" w:rsidRPr="00EA73FF">
        <w:rPr>
          <w:rFonts w:cs="Calibri"/>
        </w:rPr>
        <w:t xml:space="preserve"> with the given values</w:t>
      </w:r>
      <w:r w:rsidRPr="00EA73FF">
        <w:rPr>
          <w:rFonts w:cs="Calibri"/>
        </w:rPr>
        <w:t xml:space="preserve">. </w:t>
      </w:r>
    </w:p>
    <w:p w14:paraId="546FFFF4" w14:textId="77777777" w:rsidR="001F55CB" w:rsidRPr="00EA73FF" w:rsidRDefault="001F55CB" w:rsidP="008F1A0B">
      <w:pPr>
        <w:ind w:left="720"/>
        <w:jc w:val="both"/>
        <w:rPr>
          <w:rFonts w:cs="Calibri"/>
        </w:rPr>
      </w:pPr>
    </w:p>
    <w:tbl>
      <w:tblPr>
        <w:tblStyle w:val="TableGrid"/>
        <w:tblW w:w="0" w:type="auto"/>
        <w:tblInd w:w="1440" w:type="dxa"/>
        <w:tblLook w:val="04A0" w:firstRow="1" w:lastRow="0" w:firstColumn="1" w:lastColumn="0" w:noHBand="0" w:noVBand="1"/>
      </w:tblPr>
      <w:tblGrid>
        <w:gridCol w:w="3207"/>
        <w:gridCol w:w="3538"/>
      </w:tblGrid>
      <w:tr w:rsidR="00DB03D7" w:rsidRPr="00923F48" w14:paraId="6A327E40" w14:textId="77777777" w:rsidTr="009F2027">
        <w:tc>
          <w:tcPr>
            <w:tcW w:w="3207" w:type="dxa"/>
            <w:shd w:val="clear" w:color="auto" w:fill="D9D9D9" w:themeFill="background1" w:themeFillShade="D9"/>
          </w:tcPr>
          <w:p w14:paraId="330D371F" w14:textId="77777777" w:rsidR="00DB03D7" w:rsidRPr="00923F48" w:rsidRDefault="00DB03D7" w:rsidP="009E5B07">
            <w:pPr>
              <w:rPr>
                <w:b/>
                <w:color w:val="000000"/>
              </w:rPr>
            </w:pPr>
            <w:r>
              <w:rPr>
                <w:b/>
                <w:color w:val="000000"/>
              </w:rPr>
              <w:t>Code</w:t>
            </w:r>
          </w:p>
        </w:tc>
        <w:tc>
          <w:tcPr>
            <w:tcW w:w="3538" w:type="dxa"/>
            <w:shd w:val="clear" w:color="auto" w:fill="D9D9D9" w:themeFill="background1" w:themeFillShade="D9"/>
          </w:tcPr>
          <w:p w14:paraId="1D088066" w14:textId="77777777" w:rsidR="00DB03D7" w:rsidRPr="00923F48" w:rsidRDefault="00DB03D7" w:rsidP="009E5B07">
            <w:pPr>
              <w:rPr>
                <w:b/>
                <w:color w:val="000000"/>
              </w:rPr>
            </w:pPr>
            <w:r>
              <w:rPr>
                <w:b/>
                <w:color w:val="000000"/>
              </w:rPr>
              <w:t>Description</w:t>
            </w:r>
          </w:p>
        </w:tc>
      </w:tr>
      <w:tr w:rsidR="00DB03D7" w:rsidRPr="005571F3" w14:paraId="2A671EEC" w14:textId="77777777" w:rsidTr="009F2027">
        <w:tc>
          <w:tcPr>
            <w:tcW w:w="3207" w:type="dxa"/>
            <w:vAlign w:val="center"/>
          </w:tcPr>
          <w:p w14:paraId="2E225C1B" w14:textId="77777777" w:rsidR="00DB03D7" w:rsidRPr="00923F48" w:rsidRDefault="00DB03D7" w:rsidP="009E5B07">
            <w:pPr>
              <w:rPr>
                <w:color w:val="000000"/>
              </w:rPr>
            </w:pPr>
            <w:r w:rsidRPr="005571F3">
              <w:rPr>
                <w:color w:val="000000"/>
              </w:rPr>
              <w:t>Contains</w:t>
            </w:r>
          </w:p>
        </w:tc>
        <w:tc>
          <w:tcPr>
            <w:tcW w:w="3538" w:type="dxa"/>
            <w:vAlign w:val="center"/>
          </w:tcPr>
          <w:p w14:paraId="77343F23" w14:textId="77777777" w:rsidR="00DB03D7" w:rsidRPr="00923F48" w:rsidRDefault="00DB03D7" w:rsidP="009E5B07">
            <w:pPr>
              <w:rPr>
                <w:color w:val="000000"/>
              </w:rPr>
            </w:pPr>
            <w:r w:rsidRPr="005571F3">
              <w:rPr>
                <w:color w:val="000000"/>
              </w:rPr>
              <w:t>Contains</w:t>
            </w:r>
          </w:p>
        </w:tc>
      </w:tr>
      <w:tr w:rsidR="00DB03D7" w:rsidRPr="005571F3" w14:paraId="1FBB5EF9" w14:textId="77777777" w:rsidTr="009F2027">
        <w:tc>
          <w:tcPr>
            <w:tcW w:w="3207" w:type="dxa"/>
            <w:vAlign w:val="center"/>
          </w:tcPr>
          <w:p w14:paraId="511A0B4A" w14:textId="77777777" w:rsidR="00DB03D7" w:rsidRPr="00923F48" w:rsidRDefault="00DB03D7" w:rsidP="009E5B07">
            <w:pPr>
              <w:rPr>
                <w:color w:val="000000"/>
              </w:rPr>
            </w:pPr>
            <w:r w:rsidRPr="005571F3">
              <w:rPr>
                <w:color w:val="000000"/>
              </w:rPr>
              <w:t>Does Not Contain</w:t>
            </w:r>
          </w:p>
        </w:tc>
        <w:tc>
          <w:tcPr>
            <w:tcW w:w="3538" w:type="dxa"/>
            <w:vAlign w:val="center"/>
          </w:tcPr>
          <w:p w14:paraId="6F3001A1" w14:textId="77777777" w:rsidR="00DB03D7" w:rsidRPr="00923F48" w:rsidRDefault="00DB03D7" w:rsidP="009E5B07">
            <w:pPr>
              <w:rPr>
                <w:color w:val="000000"/>
              </w:rPr>
            </w:pPr>
            <w:r w:rsidRPr="005571F3">
              <w:rPr>
                <w:color w:val="000000"/>
              </w:rPr>
              <w:t>Does Not Contain</w:t>
            </w:r>
          </w:p>
        </w:tc>
      </w:tr>
      <w:tr w:rsidR="00DB03D7" w:rsidRPr="005571F3" w14:paraId="79F9EECF" w14:textId="77777777" w:rsidTr="009F2027">
        <w:tc>
          <w:tcPr>
            <w:tcW w:w="3207" w:type="dxa"/>
            <w:vAlign w:val="center"/>
          </w:tcPr>
          <w:p w14:paraId="72373612" w14:textId="77777777" w:rsidR="00DB03D7" w:rsidRPr="00923F48" w:rsidRDefault="00DB03D7" w:rsidP="009E5B07">
            <w:pPr>
              <w:rPr>
                <w:color w:val="000000"/>
              </w:rPr>
            </w:pPr>
            <w:r w:rsidRPr="005571F3">
              <w:rPr>
                <w:color w:val="000000"/>
              </w:rPr>
              <w:t>Does Not Match Regular Expression</w:t>
            </w:r>
          </w:p>
        </w:tc>
        <w:tc>
          <w:tcPr>
            <w:tcW w:w="3538" w:type="dxa"/>
            <w:vAlign w:val="center"/>
          </w:tcPr>
          <w:p w14:paraId="4B22328B" w14:textId="77777777" w:rsidR="00DB03D7" w:rsidRPr="00923F48" w:rsidRDefault="00DB03D7" w:rsidP="009E5B07">
            <w:pPr>
              <w:rPr>
                <w:color w:val="000000"/>
              </w:rPr>
            </w:pPr>
            <w:r w:rsidRPr="005571F3">
              <w:rPr>
                <w:color w:val="000000"/>
              </w:rPr>
              <w:t>Does Not Match Regular Expression</w:t>
            </w:r>
          </w:p>
        </w:tc>
      </w:tr>
      <w:tr w:rsidR="00DB03D7" w:rsidRPr="005571F3" w14:paraId="1D6761DB" w14:textId="77777777" w:rsidTr="009F2027">
        <w:tc>
          <w:tcPr>
            <w:tcW w:w="3207" w:type="dxa"/>
            <w:vAlign w:val="center"/>
          </w:tcPr>
          <w:p w14:paraId="044B861F" w14:textId="77777777" w:rsidR="00DB03D7" w:rsidRPr="00923F48" w:rsidRDefault="00DB03D7" w:rsidP="009E5B07">
            <w:pPr>
              <w:rPr>
                <w:color w:val="000000"/>
              </w:rPr>
            </w:pPr>
            <w:r w:rsidRPr="005571F3">
              <w:rPr>
                <w:color w:val="000000"/>
              </w:rPr>
              <w:t>Ends With</w:t>
            </w:r>
          </w:p>
        </w:tc>
        <w:tc>
          <w:tcPr>
            <w:tcW w:w="3538" w:type="dxa"/>
            <w:vAlign w:val="center"/>
          </w:tcPr>
          <w:p w14:paraId="6064FDBF" w14:textId="77777777" w:rsidR="00DB03D7" w:rsidRPr="00923F48" w:rsidRDefault="00DB03D7" w:rsidP="009E5B07">
            <w:pPr>
              <w:rPr>
                <w:color w:val="000000"/>
              </w:rPr>
            </w:pPr>
            <w:r w:rsidRPr="005571F3">
              <w:rPr>
                <w:color w:val="000000"/>
              </w:rPr>
              <w:t>Ends With</w:t>
            </w:r>
          </w:p>
        </w:tc>
      </w:tr>
      <w:tr w:rsidR="00DB03D7" w:rsidRPr="005571F3" w14:paraId="4B3FE5B8" w14:textId="77777777" w:rsidTr="009F2027">
        <w:tc>
          <w:tcPr>
            <w:tcW w:w="3207" w:type="dxa"/>
            <w:vAlign w:val="center"/>
          </w:tcPr>
          <w:p w14:paraId="2221BD64" w14:textId="77777777" w:rsidR="00DB03D7" w:rsidRPr="00923F48" w:rsidRDefault="00DB03D7" w:rsidP="009E5B07">
            <w:pPr>
              <w:rPr>
                <w:color w:val="000000"/>
              </w:rPr>
            </w:pPr>
            <w:r w:rsidRPr="005571F3">
              <w:rPr>
                <w:color w:val="000000"/>
              </w:rPr>
              <w:t>Is Equal To</w:t>
            </w:r>
          </w:p>
        </w:tc>
        <w:tc>
          <w:tcPr>
            <w:tcW w:w="3538" w:type="dxa"/>
            <w:vAlign w:val="center"/>
          </w:tcPr>
          <w:p w14:paraId="036B6CF7" w14:textId="77777777" w:rsidR="00DB03D7" w:rsidRPr="00923F48" w:rsidRDefault="00DB03D7" w:rsidP="009E5B07">
            <w:pPr>
              <w:rPr>
                <w:color w:val="000000"/>
              </w:rPr>
            </w:pPr>
            <w:r w:rsidRPr="005571F3">
              <w:rPr>
                <w:color w:val="000000"/>
              </w:rPr>
              <w:t>Is Equal To</w:t>
            </w:r>
          </w:p>
        </w:tc>
      </w:tr>
      <w:tr w:rsidR="00DB03D7" w:rsidRPr="005571F3" w14:paraId="6374FF36" w14:textId="77777777" w:rsidTr="009F2027">
        <w:tc>
          <w:tcPr>
            <w:tcW w:w="3207" w:type="dxa"/>
            <w:vAlign w:val="center"/>
          </w:tcPr>
          <w:p w14:paraId="6D5CA134" w14:textId="77777777" w:rsidR="00DB03D7" w:rsidRPr="00923F48" w:rsidRDefault="00DB03D7" w:rsidP="009E5B07">
            <w:pPr>
              <w:rPr>
                <w:color w:val="000000"/>
              </w:rPr>
            </w:pPr>
            <w:r w:rsidRPr="005571F3">
              <w:rPr>
                <w:color w:val="000000"/>
              </w:rPr>
              <w:t>Is Greater Than</w:t>
            </w:r>
          </w:p>
        </w:tc>
        <w:tc>
          <w:tcPr>
            <w:tcW w:w="3538" w:type="dxa"/>
            <w:vAlign w:val="center"/>
          </w:tcPr>
          <w:p w14:paraId="15A12E2C" w14:textId="77777777" w:rsidR="00DB03D7" w:rsidRPr="00923F48" w:rsidRDefault="00DB03D7" w:rsidP="009E5B07">
            <w:pPr>
              <w:rPr>
                <w:color w:val="000000"/>
              </w:rPr>
            </w:pPr>
            <w:r w:rsidRPr="005571F3">
              <w:rPr>
                <w:color w:val="000000"/>
              </w:rPr>
              <w:t>Is Greater Than</w:t>
            </w:r>
          </w:p>
        </w:tc>
      </w:tr>
      <w:tr w:rsidR="00DB03D7" w:rsidRPr="005571F3" w14:paraId="09EB0CD3" w14:textId="77777777" w:rsidTr="009F2027">
        <w:tc>
          <w:tcPr>
            <w:tcW w:w="3207" w:type="dxa"/>
            <w:vAlign w:val="center"/>
          </w:tcPr>
          <w:p w14:paraId="1A6FA16C" w14:textId="77777777" w:rsidR="00DB03D7" w:rsidRPr="00923F48" w:rsidRDefault="00DB03D7" w:rsidP="009E5B07">
            <w:pPr>
              <w:rPr>
                <w:color w:val="000000"/>
              </w:rPr>
            </w:pPr>
            <w:r w:rsidRPr="005571F3">
              <w:rPr>
                <w:color w:val="000000"/>
              </w:rPr>
              <w:t>Is Greater Than or Equals To</w:t>
            </w:r>
          </w:p>
        </w:tc>
        <w:tc>
          <w:tcPr>
            <w:tcW w:w="3538" w:type="dxa"/>
            <w:vAlign w:val="center"/>
          </w:tcPr>
          <w:p w14:paraId="479067CD" w14:textId="77777777" w:rsidR="00DB03D7" w:rsidRDefault="00DB03D7" w:rsidP="009E5B07">
            <w:pPr>
              <w:rPr>
                <w:color w:val="000000"/>
              </w:rPr>
            </w:pPr>
            <w:r w:rsidRPr="005571F3">
              <w:rPr>
                <w:color w:val="000000"/>
              </w:rPr>
              <w:t>Is Greater Than or Equals To</w:t>
            </w:r>
          </w:p>
        </w:tc>
      </w:tr>
      <w:tr w:rsidR="00DB03D7" w:rsidRPr="005571F3" w14:paraId="514F8822" w14:textId="77777777" w:rsidTr="009F2027">
        <w:tc>
          <w:tcPr>
            <w:tcW w:w="3207" w:type="dxa"/>
            <w:vAlign w:val="center"/>
          </w:tcPr>
          <w:p w14:paraId="1957BCF7" w14:textId="77777777" w:rsidR="00DB03D7" w:rsidRPr="00923F48" w:rsidRDefault="00DB03D7" w:rsidP="009E5B07">
            <w:pPr>
              <w:rPr>
                <w:color w:val="000000"/>
              </w:rPr>
            </w:pPr>
            <w:r w:rsidRPr="005571F3">
              <w:rPr>
                <w:color w:val="000000"/>
              </w:rPr>
              <w:t>Is In Delimited List</w:t>
            </w:r>
          </w:p>
        </w:tc>
        <w:tc>
          <w:tcPr>
            <w:tcW w:w="3538" w:type="dxa"/>
            <w:vAlign w:val="center"/>
          </w:tcPr>
          <w:p w14:paraId="55F9200D" w14:textId="77777777" w:rsidR="00DB03D7" w:rsidRDefault="00DB03D7" w:rsidP="009E5B07">
            <w:pPr>
              <w:rPr>
                <w:color w:val="000000"/>
              </w:rPr>
            </w:pPr>
            <w:r w:rsidRPr="005571F3">
              <w:rPr>
                <w:color w:val="000000"/>
              </w:rPr>
              <w:t>Is In Delimited List</w:t>
            </w:r>
          </w:p>
        </w:tc>
      </w:tr>
      <w:tr w:rsidR="00DB03D7" w:rsidRPr="005571F3" w14:paraId="71EE251A" w14:textId="77777777" w:rsidTr="009F2027">
        <w:tc>
          <w:tcPr>
            <w:tcW w:w="3207" w:type="dxa"/>
            <w:vAlign w:val="center"/>
          </w:tcPr>
          <w:p w14:paraId="73267264" w14:textId="77777777" w:rsidR="00DB03D7" w:rsidRPr="00923F48" w:rsidRDefault="00DB03D7" w:rsidP="009E5B07">
            <w:pPr>
              <w:rPr>
                <w:color w:val="000000"/>
              </w:rPr>
            </w:pPr>
            <w:r w:rsidRPr="005571F3">
              <w:rPr>
                <w:color w:val="000000"/>
              </w:rPr>
              <w:t>Is Less Than</w:t>
            </w:r>
          </w:p>
        </w:tc>
        <w:tc>
          <w:tcPr>
            <w:tcW w:w="3538" w:type="dxa"/>
            <w:vAlign w:val="center"/>
          </w:tcPr>
          <w:p w14:paraId="24FF51B4" w14:textId="77777777" w:rsidR="00DB03D7" w:rsidRPr="00923F48" w:rsidRDefault="00DB03D7" w:rsidP="009E5B07">
            <w:pPr>
              <w:rPr>
                <w:color w:val="000000"/>
              </w:rPr>
            </w:pPr>
            <w:r w:rsidRPr="005571F3">
              <w:rPr>
                <w:color w:val="000000"/>
              </w:rPr>
              <w:t>Is Less Than</w:t>
            </w:r>
          </w:p>
        </w:tc>
      </w:tr>
      <w:tr w:rsidR="00DB03D7" w:rsidRPr="005571F3" w14:paraId="3CBA2B5A" w14:textId="77777777" w:rsidTr="009F2027">
        <w:tc>
          <w:tcPr>
            <w:tcW w:w="3207" w:type="dxa"/>
            <w:vAlign w:val="center"/>
          </w:tcPr>
          <w:p w14:paraId="581257EC" w14:textId="77777777" w:rsidR="00DB03D7" w:rsidRPr="00923F48" w:rsidRDefault="00DB03D7" w:rsidP="009E5B07">
            <w:pPr>
              <w:rPr>
                <w:color w:val="000000"/>
              </w:rPr>
            </w:pPr>
            <w:r w:rsidRPr="005571F3">
              <w:rPr>
                <w:color w:val="000000"/>
              </w:rPr>
              <w:t>Is Less Than or Equal To</w:t>
            </w:r>
          </w:p>
        </w:tc>
        <w:tc>
          <w:tcPr>
            <w:tcW w:w="3538" w:type="dxa"/>
            <w:vAlign w:val="center"/>
          </w:tcPr>
          <w:p w14:paraId="52C3CDC7" w14:textId="77777777" w:rsidR="00DB03D7" w:rsidRPr="00923F48" w:rsidRDefault="00DB03D7" w:rsidP="009E5B07">
            <w:pPr>
              <w:rPr>
                <w:color w:val="000000"/>
              </w:rPr>
            </w:pPr>
            <w:r w:rsidRPr="005571F3">
              <w:rPr>
                <w:color w:val="000000"/>
              </w:rPr>
              <w:t>Is Less Than or Equal To</w:t>
            </w:r>
          </w:p>
        </w:tc>
      </w:tr>
      <w:tr w:rsidR="00DB03D7" w:rsidRPr="005571F3" w14:paraId="37968618" w14:textId="77777777" w:rsidTr="009F2027">
        <w:tc>
          <w:tcPr>
            <w:tcW w:w="3207" w:type="dxa"/>
            <w:vAlign w:val="center"/>
          </w:tcPr>
          <w:p w14:paraId="4D1DF04A" w14:textId="77777777" w:rsidR="00DB03D7" w:rsidRPr="00923F48" w:rsidRDefault="00DB03D7" w:rsidP="009E5B07">
            <w:pPr>
              <w:rPr>
                <w:color w:val="000000"/>
              </w:rPr>
            </w:pPr>
            <w:r w:rsidRPr="005571F3">
              <w:rPr>
                <w:color w:val="000000"/>
              </w:rPr>
              <w:t>Is Not Equal To</w:t>
            </w:r>
          </w:p>
        </w:tc>
        <w:tc>
          <w:tcPr>
            <w:tcW w:w="3538" w:type="dxa"/>
            <w:vAlign w:val="center"/>
          </w:tcPr>
          <w:p w14:paraId="1098237F" w14:textId="77777777" w:rsidR="00DB03D7" w:rsidRPr="00923F48" w:rsidRDefault="00DB03D7" w:rsidP="009E5B07">
            <w:pPr>
              <w:rPr>
                <w:color w:val="000000"/>
              </w:rPr>
            </w:pPr>
            <w:r w:rsidRPr="005571F3">
              <w:rPr>
                <w:color w:val="000000"/>
              </w:rPr>
              <w:t>Is Not Equal To</w:t>
            </w:r>
          </w:p>
        </w:tc>
      </w:tr>
      <w:tr w:rsidR="00DB03D7" w:rsidRPr="005571F3" w14:paraId="22909563" w14:textId="77777777" w:rsidTr="009F2027">
        <w:tc>
          <w:tcPr>
            <w:tcW w:w="3207" w:type="dxa"/>
            <w:vAlign w:val="center"/>
          </w:tcPr>
          <w:p w14:paraId="24A32116" w14:textId="77777777" w:rsidR="00DB03D7" w:rsidRPr="00923F48" w:rsidRDefault="00DB03D7" w:rsidP="009E5B07">
            <w:pPr>
              <w:rPr>
                <w:color w:val="000000"/>
              </w:rPr>
            </w:pPr>
            <w:r w:rsidRPr="005571F3">
              <w:rPr>
                <w:color w:val="000000"/>
              </w:rPr>
              <w:t>Is Not In Delimited List</w:t>
            </w:r>
          </w:p>
        </w:tc>
        <w:tc>
          <w:tcPr>
            <w:tcW w:w="3538" w:type="dxa"/>
            <w:vAlign w:val="center"/>
          </w:tcPr>
          <w:p w14:paraId="2138FEB8" w14:textId="77777777" w:rsidR="00DB03D7" w:rsidRPr="00923F48" w:rsidRDefault="00DB03D7" w:rsidP="009E5B07">
            <w:pPr>
              <w:rPr>
                <w:color w:val="000000"/>
              </w:rPr>
            </w:pPr>
            <w:r w:rsidRPr="005571F3">
              <w:rPr>
                <w:color w:val="000000"/>
              </w:rPr>
              <w:t>Is Not In Delimited List</w:t>
            </w:r>
          </w:p>
        </w:tc>
      </w:tr>
      <w:tr w:rsidR="00DB03D7" w:rsidRPr="005571F3" w14:paraId="7F47F1BC" w14:textId="77777777" w:rsidTr="009F2027">
        <w:tc>
          <w:tcPr>
            <w:tcW w:w="3207" w:type="dxa"/>
            <w:vAlign w:val="center"/>
          </w:tcPr>
          <w:p w14:paraId="1FBFC7D1" w14:textId="77777777" w:rsidR="00DB03D7" w:rsidRPr="00923F48" w:rsidRDefault="00DB03D7" w:rsidP="009E5B07">
            <w:pPr>
              <w:rPr>
                <w:color w:val="000000"/>
              </w:rPr>
            </w:pPr>
            <w:r w:rsidRPr="005571F3">
              <w:rPr>
                <w:color w:val="000000"/>
              </w:rPr>
              <w:t>Is Not Null/Blank</w:t>
            </w:r>
          </w:p>
        </w:tc>
        <w:tc>
          <w:tcPr>
            <w:tcW w:w="3538" w:type="dxa"/>
            <w:vAlign w:val="center"/>
          </w:tcPr>
          <w:p w14:paraId="1B615008" w14:textId="77777777" w:rsidR="00DB03D7" w:rsidRPr="00923F48" w:rsidRDefault="00DB03D7" w:rsidP="009E5B07">
            <w:pPr>
              <w:rPr>
                <w:color w:val="000000"/>
              </w:rPr>
            </w:pPr>
            <w:r w:rsidRPr="005571F3">
              <w:rPr>
                <w:color w:val="000000"/>
              </w:rPr>
              <w:t>Is Not Null/Blank</w:t>
            </w:r>
          </w:p>
        </w:tc>
      </w:tr>
      <w:tr w:rsidR="00DB03D7" w:rsidRPr="005571F3" w14:paraId="695C2EF1" w14:textId="77777777" w:rsidTr="009F2027">
        <w:tc>
          <w:tcPr>
            <w:tcW w:w="3207" w:type="dxa"/>
            <w:vAlign w:val="center"/>
          </w:tcPr>
          <w:p w14:paraId="0611A74C" w14:textId="77777777" w:rsidR="00DB03D7" w:rsidRPr="00923F48" w:rsidRDefault="00DB03D7" w:rsidP="009E5B07">
            <w:pPr>
              <w:rPr>
                <w:color w:val="000000"/>
              </w:rPr>
            </w:pPr>
            <w:r w:rsidRPr="005571F3">
              <w:rPr>
                <w:color w:val="000000"/>
              </w:rPr>
              <w:t>Is Null/Blank</w:t>
            </w:r>
          </w:p>
        </w:tc>
        <w:tc>
          <w:tcPr>
            <w:tcW w:w="3538" w:type="dxa"/>
            <w:vAlign w:val="center"/>
          </w:tcPr>
          <w:p w14:paraId="6E4BB498" w14:textId="77777777" w:rsidR="00DB03D7" w:rsidRPr="00923F48" w:rsidRDefault="00DB03D7" w:rsidP="009E5B07">
            <w:pPr>
              <w:rPr>
                <w:color w:val="000000"/>
              </w:rPr>
            </w:pPr>
            <w:r w:rsidRPr="005571F3">
              <w:rPr>
                <w:color w:val="000000"/>
              </w:rPr>
              <w:t>Is Null/Blank</w:t>
            </w:r>
          </w:p>
        </w:tc>
      </w:tr>
      <w:tr w:rsidR="00DB03D7" w:rsidRPr="005571F3" w14:paraId="387A0206" w14:textId="77777777" w:rsidTr="009F2027">
        <w:tc>
          <w:tcPr>
            <w:tcW w:w="3207" w:type="dxa"/>
            <w:vAlign w:val="center"/>
          </w:tcPr>
          <w:p w14:paraId="1081B9FB" w14:textId="77777777" w:rsidR="00DB03D7" w:rsidRPr="00923F48" w:rsidRDefault="00DB03D7" w:rsidP="009E5B07">
            <w:pPr>
              <w:rPr>
                <w:color w:val="000000"/>
              </w:rPr>
            </w:pPr>
            <w:r w:rsidRPr="005571F3">
              <w:rPr>
                <w:color w:val="000000"/>
              </w:rPr>
              <w:t>Matches Regular Expression</w:t>
            </w:r>
          </w:p>
        </w:tc>
        <w:tc>
          <w:tcPr>
            <w:tcW w:w="3538" w:type="dxa"/>
            <w:vAlign w:val="center"/>
          </w:tcPr>
          <w:p w14:paraId="5BC89146" w14:textId="77777777" w:rsidR="00DB03D7" w:rsidRPr="00923F48" w:rsidRDefault="00DB03D7" w:rsidP="009E5B07">
            <w:pPr>
              <w:rPr>
                <w:color w:val="000000"/>
              </w:rPr>
            </w:pPr>
            <w:r w:rsidRPr="005571F3">
              <w:rPr>
                <w:color w:val="000000"/>
              </w:rPr>
              <w:t>Matches Regular Expression</w:t>
            </w:r>
          </w:p>
        </w:tc>
      </w:tr>
      <w:tr w:rsidR="00DB03D7" w:rsidRPr="005571F3" w14:paraId="21D2D2DE" w14:textId="77777777" w:rsidTr="009F2027">
        <w:tc>
          <w:tcPr>
            <w:tcW w:w="3207" w:type="dxa"/>
            <w:vAlign w:val="center"/>
          </w:tcPr>
          <w:p w14:paraId="3BAC609E" w14:textId="77777777" w:rsidR="00DB03D7" w:rsidRPr="00923F48" w:rsidRDefault="00DB03D7" w:rsidP="009E5B07">
            <w:pPr>
              <w:rPr>
                <w:color w:val="000000"/>
              </w:rPr>
            </w:pPr>
            <w:r w:rsidRPr="005571F3">
              <w:rPr>
                <w:color w:val="000000"/>
              </w:rPr>
              <w:t>Starts With</w:t>
            </w:r>
          </w:p>
        </w:tc>
        <w:tc>
          <w:tcPr>
            <w:tcW w:w="3538" w:type="dxa"/>
            <w:vAlign w:val="center"/>
          </w:tcPr>
          <w:p w14:paraId="5F036F54" w14:textId="77777777" w:rsidR="00DB03D7" w:rsidRPr="00923F48" w:rsidRDefault="00DB03D7" w:rsidP="009E5B07">
            <w:pPr>
              <w:rPr>
                <w:color w:val="000000"/>
              </w:rPr>
            </w:pPr>
            <w:r w:rsidRPr="005571F3">
              <w:rPr>
                <w:color w:val="000000"/>
              </w:rPr>
              <w:t>Starts With</w:t>
            </w:r>
          </w:p>
        </w:tc>
      </w:tr>
    </w:tbl>
    <w:p w14:paraId="2FF050F6" w14:textId="6498931F" w:rsidR="00DB03D7" w:rsidRDefault="00DB03D7" w:rsidP="00DB03D7">
      <w:pPr>
        <w:spacing w:line="259" w:lineRule="auto"/>
        <w:ind w:left="360"/>
        <w:rPr>
          <w:rFonts w:ascii="Avenir LT Pro 45 Book" w:eastAsia="Verdana" w:hAnsi="Avenir LT Pro 45 Book" w:cs="Verdana"/>
          <w:color w:val="000000"/>
          <w:sz w:val="22"/>
          <w:szCs w:val="22"/>
          <w:lang w:val="en-IN" w:eastAsia="en-IN"/>
        </w:rPr>
      </w:pPr>
    </w:p>
    <w:p w14:paraId="4C50FBD5" w14:textId="77777777" w:rsidR="001F55CB" w:rsidRDefault="001F55CB" w:rsidP="00DB03D7">
      <w:pPr>
        <w:spacing w:line="259" w:lineRule="auto"/>
        <w:ind w:left="360"/>
        <w:rPr>
          <w:rFonts w:ascii="Avenir LT Pro 45 Book" w:eastAsia="Verdana" w:hAnsi="Avenir LT Pro 45 Book" w:cs="Verdana"/>
          <w:color w:val="000000"/>
          <w:sz w:val="22"/>
          <w:szCs w:val="22"/>
          <w:lang w:val="en-IN" w:eastAsia="en-IN"/>
        </w:rPr>
      </w:pPr>
    </w:p>
    <w:p w14:paraId="315EBDB1" w14:textId="77777777" w:rsidR="00DB03D7" w:rsidRPr="007540DD" w:rsidRDefault="00DB03D7" w:rsidP="007540DD">
      <w:pPr>
        <w:pStyle w:val="Heading2"/>
        <w:numPr>
          <w:ilvl w:val="1"/>
          <w:numId w:val="3"/>
        </w:numPr>
        <w:spacing w:after="120"/>
        <w:ind w:right="270"/>
        <w:jc w:val="both"/>
        <w:rPr>
          <w:rFonts w:cstheme="majorHAnsi"/>
          <w:b w:val="0"/>
          <w:bCs w:val="0"/>
          <w:color w:val="auto"/>
          <w:sz w:val="24"/>
          <w:szCs w:val="24"/>
        </w:rPr>
      </w:pPr>
      <w:bookmarkStart w:id="280" w:name="_Toc23404902"/>
      <w:bookmarkStart w:id="281" w:name="_Toc29900783"/>
      <w:r w:rsidRPr="007540DD">
        <w:rPr>
          <w:rFonts w:cstheme="majorHAnsi"/>
          <w:bCs w:val="0"/>
          <w:color w:val="auto"/>
          <w:sz w:val="24"/>
          <w:szCs w:val="24"/>
        </w:rPr>
        <w:lastRenderedPageBreak/>
        <w:t>IGX Comparison Rule Operator List</w:t>
      </w:r>
      <w:bookmarkEnd w:id="280"/>
      <w:bookmarkEnd w:id="281"/>
    </w:p>
    <w:p w14:paraId="062096C9" w14:textId="30BEEA38" w:rsidR="005F54FC" w:rsidRPr="00EA73FF" w:rsidRDefault="00343CCD" w:rsidP="005F54FC">
      <w:pPr>
        <w:ind w:left="720"/>
        <w:jc w:val="both"/>
        <w:rPr>
          <w:rFonts w:cs="Calibri"/>
        </w:rPr>
      </w:pPr>
      <w:r w:rsidRPr="00EA73FF">
        <w:rPr>
          <w:rFonts w:cs="Calibri"/>
        </w:rPr>
        <w:t xml:space="preserve">This reference list contains list of comparison operators </w:t>
      </w:r>
      <w:r w:rsidR="007B63A8" w:rsidRPr="00EA73FF">
        <w:rPr>
          <w:rFonts w:cs="Calibri"/>
        </w:rPr>
        <w:t xml:space="preserve">(between two attributes) </w:t>
      </w:r>
      <w:r w:rsidRPr="00EA73FF">
        <w:rPr>
          <w:rFonts w:cs="Calibri"/>
        </w:rPr>
        <w:t>to be used in rule</w:t>
      </w:r>
      <w:r w:rsidR="00F7019F" w:rsidRPr="00EA73FF">
        <w:rPr>
          <w:rFonts w:cs="Calibri"/>
        </w:rPr>
        <w:t>s</w:t>
      </w:r>
      <w:r w:rsidRPr="00EA73FF">
        <w:rPr>
          <w:rFonts w:cs="Calibri"/>
        </w:rPr>
        <w:t xml:space="preserve"> definition.</w:t>
      </w:r>
      <w:r w:rsidR="005F54FC" w:rsidRPr="00EA73FF">
        <w:rPr>
          <w:rFonts w:cs="Calibri"/>
        </w:rPr>
        <w:t xml:space="preserve"> </w:t>
      </w:r>
    </w:p>
    <w:p w14:paraId="272C3000" w14:textId="77777777" w:rsidR="001F55CB" w:rsidRPr="00EA73FF" w:rsidRDefault="001F55CB" w:rsidP="005F54FC">
      <w:pPr>
        <w:ind w:left="720"/>
        <w:jc w:val="both"/>
        <w:rPr>
          <w:rFonts w:cs="Calibri"/>
        </w:rPr>
      </w:pPr>
    </w:p>
    <w:p w14:paraId="5C2A387E" w14:textId="21207DC8" w:rsidR="005F54FC" w:rsidRPr="00EA73FF" w:rsidRDefault="005F54FC" w:rsidP="005F54FC">
      <w:pPr>
        <w:ind w:left="720"/>
        <w:jc w:val="both"/>
        <w:rPr>
          <w:rFonts w:cs="Calibri"/>
        </w:rPr>
      </w:pPr>
      <w:r w:rsidRPr="00EA73FF">
        <w:rPr>
          <w:rFonts w:cs="Calibri"/>
        </w:rPr>
        <w:t xml:space="preserve">Configure the below field in </w:t>
      </w:r>
      <w:r w:rsidR="00F7019F" w:rsidRPr="00EA73FF">
        <w:rPr>
          <w:rFonts w:cs="Calibri"/>
        </w:rPr>
        <w:t xml:space="preserve">Data Governance </w:t>
      </w:r>
      <w:r w:rsidRPr="00EA73FF">
        <w:rPr>
          <w:rFonts w:cs="Calibri"/>
        </w:rPr>
        <w:t xml:space="preserve">as per the template </w:t>
      </w:r>
      <w:r w:rsidR="001F55CB" w:rsidRPr="00EA73FF">
        <w:rPr>
          <w:rFonts w:cs="Calibri"/>
        </w:rPr>
        <w:t>below:</w:t>
      </w:r>
    </w:p>
    <w:p w14:paraId="2558002E" w14:textId="5AC612F0" w:rsidR="005F54FC" w:rsidRDefault="005F54FC" w:rsidP="00343CCD">
      <w:pPr>
        <w:ind w:left="720"/>
        <w:jc w:val="both"/>
        <w:rPr>
          <w:rFonts w:ascii="Calibri" w:hAnsi="Calibri" w:cs="Calibri"/>
        </w:rPr>
      </w:pPr>
    </w:p>
    <w:tbl>
      <w:tblPr>
        <w:tblW w:w="5480" w:type="dxa"/>
        <w:tblInd w:w="1548" w:type="dxa"/>
        <w:tblLook w:val="04A0" w:firstRow="1" w:lastRow="0" w:firstColumn="1" w:lastColumn="0" w:noHBand="0" w:noVBand="1"/>
      </w:tblPr>
      <w:tblGrid>
        <w:gridCol w:w="2740"/>
        <w:gridCol w:w="2740"/>
      </w:tblGrid>
      <w:tr w:rsidR="005F54FC" w:rsidRPr="005F54FC" w14:paraId="35423D02" w14:textId="77777777" w:rsidTr="005F54FC">
        <w:trPr>
          <w:trHeight w:val="288"/>
        </w:trPr>
        <w:tc>
          <w:tcPr>
            <w:tcW w:w="274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0E46F76" w14:textId="7EEA9616" w:rsidR="005F54FC" w:rsidRPr="005F54FC" w:rsidRDefault="005F54FC" w:rsidP="005F54FC">
            <w:pPr>
              <w:jc w:val="center"/>
              <w:rPr>
                <w:rFonts w:ascii="Calibri" w:eastAsia="Times New Roman" w:hAnsi="Calibri" w:cs="Calibri"/>
                <w:b/>
                <w:bCs/>
                <w:color w:val="000000"/>
                <w:sz w:val="20"/>
                <w:szCs w:val="20"/>
                <w:lang w:val="en-US"/>
              </w:rPr>
            </w:pPr>
            <w:r w:rsidRPr="005F54FC">
              <w:rPr>
                <w:rFonts w:ascii="Calibri" w:eastAsia="Times New Roman" w:hAnsi="Calibri" w:cs="Calibri"/>
                <w:b/>
                <w:bCs/>
                <w:color w:val="000000"/>
                <w:sz w:val="20"/>
                <w:szCs w:val="20"/>
                <w:lang w:val="en-US"/>
              </w:rPr>
              <w:t>Field Attribute</w:t>
            </w:r>
          </w:p>
        </w:tc>
        <w:tc>
          <w:tcPr>
            <w:tcW w:w="2740" w:type="dxa"/>
            <w:tcBorders>
              <w:top w:val="single" w:sz="4" w:space="0" w:color="auto"/>
              <w:left w:val="nil"/>
              <w:bottom w:val="single" w:sz="4" w:space="0" w:color="auto"/>
              <w:right w:val="single" w:sz="4" w:space="0" w:color="auto"/>
            </w:tcBorders>
            <w:shd w:val="clear" w:color="000000" w:fill="BFBFBF"/>
            <w:noWrap/>
            <w:vAlign w:val="center"/>
            <w:hideMark/>
          </w:tcPr>
          <w:p w14:paraId="2694CB26" w14:textId="77777777" w:rsidR="005F54FC" w:rsidRPr="005F54FC" w:rsidRDefault="005F54FC" w:rsidP="005F54FC">
            <w:pPr>
              <w:rPr>
                <w:rFonts w:ascii="Calibri" w:eastAsia="Times New Roman" w:hAnsi="Calibri" w:cs="Calibri"/>
                <w:b/>
                <w:bCs/>
                <w:color w:val="000000"/>
                <w:sz w:val="20"/>
                <w:szCs w:val="20"/>
                <w:lang w:val="en-US"/>
              </w:rPr>
            </w:pPr>
            <w:r w:rsidRPr="005F54FC">
              <w:rPr>
                <w:rFonts w:ascii="Calibri" w:eastAsia="Times New Roman" w:hAnsi="Calibri" w:cs="Calibri"/>
                <w:b/>
                <w:bCs/>
                <w:color w:val="000000"/>
                <w:sz w:val="20"/>
                <w:szCs w:val="20"/>
                <w:lang w:val="en-US"/>
              </w:rPr>
              <w:t>Field-1</w:t>
            </w:r>
          </w:p>
        </w:tc>
      </w:tr>
      <w:tr w:rsidR="005F54FC" w:rsidRPr="005F54FC" w14:paraId="148793EC"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492B4526"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Name</w:t>
            </w:r>
          </w:p>
        </w:tc>
        <w:tc>
          <w:tcPr>
            <w:tcW w:w="2740" w:type="dxa"/>
            <w:tcBorders>
              <w:top w:val="nil"/>
              <w:left w:val="nil"/>
              <w:bottom w:val="single" w:sz="4" w:space="0" w:color="auto"/>
              <w:right w:val="single" w:sz="4" w:space="0" w:color="auto"/>
            </w:tcBorders>
            <w:shd w:val="clear" w:color="auto" w:fill="auto"/>
            <w:vAlign w:val="center"/>
            <w:hideMark/>
          </w:tcPr>
          <w:p w14:paraId="1C08B154"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Description</w:t>
            </w:r>
          </w:p>
        </w:tc>
      </w:tr>
      <w:tr w:rsidR="005F54FC" w:rsidRPr="005F54FC" w14:paraId="7EEAC63E"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30428540"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API Name</w:t>
            </w:r>
          </w:p>
        </w:tc>
        <w:tc>
          <w:tcPr>
            <w:tcW w:w="2740" w:type="dxa"/>
            <w:tcBorders>
              <w:top w:val="nil"/>
              <w:left w:val="nil"/>
              <w:bottom w:val="single" w:sz="4" w:space="0" w:color="auto"/>
              <w:right w:val="single" w:sz="4" w:space="0" w:color="auto"/>
            </w:tcBorders>
            <w:shd w:val="clear" w:color="auto" w:fill="auto"/>
            <w:vAlign w:val="center"/>
            <w:hideMark/>
          </w:tcPr>
          <w:p w14:paraId="02FEAACA"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Description</w:t>
            </w:r>
          </w:p>
        </w:tc>
      </w:tr>
      <w:tr w:rsidR="005F54FC" w:rsidRPr="005F54FC" w14:paraId="7ED7B8E2"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0FC447F1"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Input Type</w:t>
            </w:r>
          </w:p>
        </w:tc>
        <w:tc>
          <w:tcPr>
            <w:tcW w:w="2740" w:type="dxa"/>
            <w:tcBorders>
              <w:top w:val="nil"/>
              <w:left w:val="nil"/>
              <w:bottom w:val="single" w:sz="4" w:space="0" w:color="auto"/>
              <w:right w:val="single" w:sz="4" w:space="0" w:color="auto"/>
            </w:tcBorders>
            <w:shd w:val="clear" w:color="auto" w:fill="auto"/>
            <w:vAlign w:val="center"/>
            <w:hideMark/>
          </w:tcPr>
          <w:p w14:paraId="7808A610"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Simple Text</w:t>
            </w:r>
          </w:p>
        </w:tc>
      </w:tr>
      <w:tr w:rsidR="005F54FC" w:rsidRPr="005F54FC" w14:paraId="3AB61CBB"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34DCA6B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Category</w:t>
            </w:r>
          </w:p>
        </w:tc>
        <w:tc>
          <w:tcPr>
            <w:tcW w:w="2740" w:type="dxa"/>
            <w:tcBorders>
              <w:top w:val="nil"/>
              <w:left w:val="nil"/>
              <w:bottom w:val="single" w:sz="4" w:space="0" w:color="auto"/>
              <w:right w:val="single" w:sz="4" w:space="0" w:color="auto"/>
            </w:tcBorders>
            <w:shd w:val="clear" w:color="auto" w:fill="auto"/>
            <w:vAlign w:val="center"/>
            <w:hideMark/>
          </w:tcPr>
          <w:p w14:paraId="0FF4BAFC"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4E207E0B"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7778FAD6"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Minimum Value</w:t>
            </w:r>
          </w:p>
        </w:tc>
        <w:tc>
          <w:tcPr>
            <w:tcW w:w="2740" w:type="dxa"/>
            <w:tcBorders>
              <w:top w:val="nil"/>
              <w:left w:val="nil"/>
              <w:bottom w:val="single" w:sz="4" w:space="0" w:color="auto"/>
              <w:right w:val="single" w:sz="4" w:space="0" w:color="auto"/>
            </w:tcBorders>
            <w:shd w:val="clear" w:color="auto" w:fill="auto"/>
            <w:vAlign w:val="center"/>
            <w:hideMark/>
          </w:tcPr>
          <w:p w14:paraId="773BD9D3"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27A49C59"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4F9058B7"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Maximum Value</w:t>
            </w:r>
          </w:p>
        </w:tc>
        <w:tc>
          <w:tcPr>
            <w:tcW w:w="2740" w:type="dxa"/>
            <w:tcBorders>
              <w:top w:val="nil"/>
              <w:left w:val="nil"/>
              <w:bottom w:val="single" w:sz="4" w:space="0" w:color="auto"/>
              <w:right w:val="single" w:sz="4" w:space="0" w:color="auto"/>
            </w:tcBorders>
            <w:shd w:val="clear" w:color="auto" w:fill="auto"/>
            <w:vAlign w:val="center"/>
            <w:hideMark/>
          </w:tcPr>
          <w:p w14:paraId="6FA853D2"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799A0A6F"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6DCE4"/>
            <w:vAlign w:val="center"/>
            <w:hideMark/>
          </w:tcPr>
          <w:p w14:paraId="710EBBF3"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Type of List</w:t>
            </w:r>
          </w:p>
        </w:tc>
        <w:tc>
          <w:tcPr>
            <w:tcW w:w="2740" w:type="dxa"/>
            <w:tcBorders>
              <w:top w:val="nil"/>
              <w:left w:val="nil"/>
              <w:bottom w:val="single" w:sz="4" w:space="0" w:color="auto"/>
              <w:right w:val="single" w:sz="4" w:space="0" w:color="auto"/>
            </w:tcBorders>
            <w:shd w:val="clear" w:color="000000" w:fill="D6DCE4"/>
            <w:vAlign w:val="center"/>
            <w:hideMark/>
          </w:tcPr>
          <w:p w14:paraId="5D4D4D44"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27F777B6"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6DCE4"/>
            <w:vAlign w:val="center"/>
            <w:hideMark/>
          </w:tcPr>
          <w:p w14:paraId="258F3146"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List Display Format</w:t>
            </w:r>
          </w:p>
        </w:tc>
        <w:tc>
          <w:tcPr>
            <w:tcW w:w="2740" w:type="dxa"/>
            <w:tcBorders>
              <w:top w:val="nil"/>
              <w:left w:val="nil"/>
              <w:bottom w:val="single" w:sz="4" w:space="0" w:color="auto"/>
              <w:right w:val="single" w:sz="4" w:space="0" w:color="auto"/>
            </w:tcBorders>
            <w:shd w:val="clear" w:color="000000" w:fill="D6DCE4"/>
            <w:vAlign w:val="center"/>
            <w:hideMark/>
          </w:tcPr>
          <w:p w14:paraId="0162021B"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146549E2"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5BB859E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Show In Detail Tile</w:t>
            </w:r>
          </w:p>
        </w:tc>
        <w:tc>
          <w:tcPr>
            <w:tcW w:w="2740" w:type="dxa"/>
            <w:tcBorders>
              <w:top w:val="nil"/>
              <w:left w:val="nil"/>
              <w:bottom w:val="single" w:sz="4" w:space="0" w:color="auto"/>
              <w:right w:val="single" w:sz="4" w:space="0" w:color="auto"/>
            </w:tcBorders>
            <w:shd w:val="clear" w:color="000000" w:fill="D9D9D9"/>
            <w:vAlign w:val="center"/>
            <w:hideMark/>
          </w:tcPr>
          <w:p w14:paraId="4A5E07FD"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r>
      <w:tr w:rsidR="005F54FC" w:rsidRPr="005F54FC" w14:paraId="738D682B"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0CD015D5"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Is Editable</w:t>
            </w:r>
          </w:p>
        </w:tc>
        <w:tc>
          <w:tcPr>
            <w:tcW w:w="2740" w:type="dxa"/>
            <w:tcBorders>
              <w:top w:val="nil"/>
              <w:left w:val="nil"/>
              <w:bottom w:val="single" w:sz="4" w:space="0" w:color="auto"/>
              <w:right w:val="single" w:sz="4" w:space="0" w:color="auto"/>
            </w:tcBorders>
            <w:shd w:val="clear" w:color="000000" w:fill="D9D9D9"/>
            <w:vAlign w:val="center"/>
            <w:hideMark/>
          </w:tcPr>
          <w:p w14:paraId="25E23EBC"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r>
      <w:tr w:rsidR="005F54FC" w:rsidRPr="005F54FC" w14:paraId="2334AEB3"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12E22A77"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Is Listable</w:t>
            </w:r>
          </w:p>
        </w:tc>
        <w:tc>
          <w:tcPr>
            <w:tcW w:w="2740" w:type="dxa"/>
            <w:tcBorders>
              <w:top w:val="nil"/>
              <w:left w:val="nil"/>
              <w:bottom w:val="single" w:sz="4" w:space="0" w:color="auto"/>
              <w:right w:val="single" w:sz="4" w:space="0" w:color="auto"/>
            </w:tcBorders>
            <w:shd w:val="clear" w:color="000000" w:fill="D9D9D9"/>
            <w:vAlign w:val="center"/>
            <w:hideMark/>
          </w:tcPr>
          <w:p w14:paraId="0983DFFD"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r>
      <w:tr w:rsidR="005F54FC" w:rsidRPr="005F54FC" w14:paraId="6F0A8C42"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371ECEF0"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Is Required</w:t>
            </w:r>
          </w:p>
        </w:tc>
        <w:tc>
          <w:tcPr>
            <w:tcW w:w="2740" w:type="dxa"/>
            <w:tcBorders>
              <w:top w:val="nil"/>
              <w:left w:val="nil"/>
              <w:bottom w:val="single" w:sz="4" w:space="0" w:color="auto"/>
              <w:right w:val="single" w:sz="4" w:space="0" w:color="auto"/>
            </w:tcBorders>
            <w:shd w:val="clear" w:color="000000" w:fill="D9D9D9"/>
            <w:vAlign w:val="center"/>
            <w:hideMark/>
          </w:tcPr>
          <w:p w14:paraId="33F592B9" w14:textId="0FB79875" w:rsidR="005F54FC" w:rsidRPr="005F54FC" w:rsidRDefault="006C188A" w:rsidP="005F54FC">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r>
      <w:tr w:rsidR="005F54FC" w:rsidRPr="005F54FC" w14:paraId="6A373F28"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02B3C401"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Part of Key</w:t>
            </w:r>
          </w:p>
        </w:tc>
        <w:tc>
          <w:tcPr>
            <w:tcW w:w="2740" w:type="dxa"/>
            <w:tcBorders>
              <w:top w:val="nil"/>
              <w:left w:val="nil"/>
              <w:bottom w:val="single" w:sz="4" w:space="0" w:color="auto"/>
              <w:right w:val="single" w:sz="4" w:space="0" w:color="auto"/>
            </w:tcBorders>
            <w:shd w:val="clear" w:color="000000" w:fill="D9D9D9"/>
            <w:vAlign w:val="center"/>
            <w:hideMark/>
          </w:tcPr>
          <w:p w14:paraId="45730FF0"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643CA6FD"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647ED19F"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Show As Top Level Filter</w:t>
            </w:r>
          </w:p>
        </w:tc>
        <w:tc>
          <w:tcPr>
            <w:tcW w:w="2740" w:type="dxa"/>
            <w:tcBorders>
              <w:top w:val="nil"/>
              <w:left w:val="nil"/>
              <w:bottom w:val="single" w:sz="4" w:space="0" w:color="auto"/>
              <w:right w:val="single" w:sz="4" w:space="0" w:color="auto"/>
            </w:tcBorders>
            <w:shd w:val="clear" w:color="000000" w:fill="D9D9D9"/>
            <w:vAlign w:val="center"/>
            <w:hideMark/>
          </w:tcPr>
          <w:p w14:paraId="703CB6C5"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4D0BA2F3"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05DF28D5"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Allow Multiple Items</w:t>
            </w:r>
          </w:p>
        </w:tc>
        <w:tc>
          <w:tcPr>
            <w:tcW w:w="2740" w:type="dxa"/>
            <w:tcBorders>
              <w:top w:val="nil"/>
              <w:left w:val="nil"/>
              <w:bottom w:val="single" w:sz="4" w:space="0" w:color="auto"/>
              <w:right w:val="single" w:sz="4" w:space="0" w:color="auto"/>
            </w:tcBorders>
            <w:shd w:val="clear" w:color="000000" w:fill="D9D9D9"/>
            <w:vAlign w:val="center"/>
            <w:hideMark/>
          </w:tcPr>
          <w:p w14:paraId="5D2E1C97"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0970E2F1"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527712CD"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Show if Empty</w:t>
            </w:r>
          </w:p>
        </w:tc>
        <w:tc>
          <w:tcPr>
            <w:tcW w:w="2740" w:type="dxa"/>
            <w:tcBorders>
              <w:top w:val="nil"/>
              <w:left w:val="nil"/>
              <w:bottom w:val="single" w:sz="4" w:space="0" w:color="auto"/>
              <w:right w:val="single" w:sz="4" w:space="0" w:color="auto"/>
            </w:tcBorders>
            <w:shd w:val="clear" w:color="000000" w:fill="D9D9D9"/>
            <w:vAlign w:val="center"/>
            <w:hideMark/>
          </w:tcPr>
          <w:p w14:paraId="3D192A19"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FALSE</w:t>
            </w:r>
          </w:p>
        </w:tc>
      </w:tr>
      <w:tr w:rsidR="005F54FC" w:rsidRPr="005F54FC" w14:paraId="11D367E9"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4ABEF391"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Lookup Type</w:t>
            </w:r>
          </w:p>
        </w:tc>
        <w:tc>
          <w:tcPr>
            <w:tcW w:w="2740" w:type="dxa"/>
            <w:tcBorders>
              <w:top w:val="nil"/>
              <w:left w:val="nil"/>
              <w:bottom w:val="single" w:sz="4" w:space="0" w:color="auto"/>
              <w:right w:val="single" w:sz="4" w:space="0" w:color="auto"/>
            </w:tcBorders>
            <w:shd w:val="clear" w:color="auto" w:fill="auto"/>
            <w:vAlign w:val="center"/>
            <w:hideMark/>
          </w:tcPr>
          <w:p w14:paraId="1A92EE79"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080079E6"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764601D9"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Relationship Type</w:t>
            </w:r>
          </w:p>
        </w:tc>
        <w:tc>
          <w:tcPr>
            <w:tcW w:w="2740" w:type="dxa"/>
            <w:tcBorders>
              <w:top w:val="nil"/>
              <w:left w:val="nil"/>
              <w:bottom w:val="single" w:sz="4" w:space="0" w:color="auto"/>
              <w:right w:val="single" w:sz="4" w:space="0" w:color="auto"/>
            </w:tcBorders>
            <w:shd w:val="clear" w:color="auto" w:fill="auto"/>
            <w:vAlign w:val="center"/>
            <w:hideMark/>
          </w:tcPr>
          <w:p w14:paraId="76C1E87A"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5FCA8ADF" w14:textId="77777777" w:rsidTr="005F54FC">
        <w:trPr>
          <w:trHeight w:val="288"/>
        </w:trPr>
        <w:tc>
          <w:tcPr>
            <w:tcW w:w="2740" w:type="dxa"/>
            <w:tcBorders>
              <w:top w:val="nil"/>
              <w:left w:val="single" w:sz="4" w:space="0" w:color="auto"/>
              <w:bottom w:val="single" w:sz="4" w:space="0" w:color="auto"/>
              <w:right w:val="single" w:sz="4" w:space="0" w:color="auto"/>
            </w:tcBorders>
            <w:shd w:val="clear" w:color="000000" w:fill="BFBFBF"/>
            <w:vAlign w:val="center"/>
            <w:hideMark/>
          </w:tcPr>
          <w:p w14:paraId="15511D7C"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Table Settings</w:t>
            </w:r>
          </w:p>
        </w:tc>
        <w:tc>
          <w:tcPr>
            <w:tcW w:w="2740" w:type="dxa"/>
            <w:tcBorders>
              <w:top w:val="nil"/>
              <w:left w:val="nil"/>
              <w:bottom w:val="single" w:sz="4" w:space="0" w:color="auto"/>
              <w:right w:val="single" w:sz="4" w:space="0" w:color="auto"/>
            </w:tcBorders>
            <w:shd w:val="clear" w:color="auto" w:fill="auto"/>
            <w:vAlign w:val="center"/>
            <w:hideMark/>
          </w:tcPr>
          <w:p w14:paraId="63E4E8F9"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bl>
    <w:p w14:paraId="2791B04E" w14:textId="1B256460" w:rsidR="005F54FC" w:rsidRDefault="005F54FC" w:rsidP="00343CCD">
      <w:pPr>
        <w:ind w:left="720"/>
        <w:jc w:val="both"/>
        <w:rPr>
          <w:rFonts w:ascii="Calibri" w:hAnsi="Calibri" w:cs="Calibri"/>
        </w:rPr>
      </w:pPr>
    </w:p>
    <w:p w14:paraId="048867A8" w14:textId="36298F5B" w:rsidR="005F54FC" w:rsidRPr="00EA73FF" w:rsidRDefault="005F54FC" w:rsidP="00343CCD">
      <w:pPr>
        <w:ind w:left="720"/>
        <w:jc w:val="both"/>
        <w:rPr>
          <w:rFonts w:cs="Calibri"/>
        </w:rPr>
      </w:pPr>
      <w:r w:rsidRPr="00EA73FF">
        <w:rPr>
          <w:rFonts w:cs="Calibri"/>
        </w:rPr>
        <w:t xml:space="preserve">Below is the </w:t>
      </w:r>
      <w:r w:rsidR="00CF34EB" w:rsidRPr="00EA73FF">
        <w:rPr>
          <w:rFonts w:cs="Calibri"/>
        </w:rPr>
        <w:t>screen shot</w:t>
      </w:r>
      <w:r w:rsidRPr="00EA73FF">
        <w:rPr>
          <w:rFonts w:cs="Calibri"/>
        </w:rPr>
        <w:t xml:space="preserve"> from </w:t>
      </w:r>
      <w:r w:rsidR="001F55CB" w:rsidRPr="00EA73FF">
        <w:rPr>
          <w:rFonts w:cs="Calibri"/>
        </w:rPr>
        <w:t>Data Governance</w:t>
      </w:r>
    </w:p>
    <w:p w14:paraId="736D5FEF" w14:textId="77777777" w:rsidR="001F55CB" w:rsidRDefault="001F55CB" w:rsidP="00343CCD">
      <w:pPr>
        <w:ind w:left="720"/>
        <w:jc w:val="both"/>
        <w:rPr>
          <w:rFonts w:ascii="Calibri" w:hAnsi="Calibri" w:cs="Calibri"/>
        </w:rPr>
      </w:pPr>
    </w:p>
    <w:p w14:paraId="32D13912" w14:textId="4AA797A7" w:rsidR="005F54FC" w:rsidRDefault="005F54FC" w:rsidP="00343CCD">
      <w:pPr>
        <w:ind w:left="720"/>
        <w:jc w:val="both"/>
        <w:rPr>
          <w:rFonts w:ascii="Calibri" w:hAnsi="Calibri" w:cs="Calibri"/>
        </w:rPr>
      </w:pPr>
      <w:r>
        <w:rPr>
          <w:noProof/>
          <w:lang w:val="en-US"/>
        </w:rPr>
        <w:drawing>
          <wp:inline distT="0" distB="0" distL="0" distR="0" wp14:anchorId="1A71C7DF" wp14:editId="0EF1AC60">
            <wp:extent cx="5309854" cy="1158240"/>
            <wp:effectExtent l="19050" t="19050" r="2476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5325417" cy="116163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9B37F28" w14:textId="77777777" w:rsidR="005F54FC" w:rsidRPr="00343CCD" w:rsidRDefault="005F54FC" w:rsidP="00343CCD">
      <w:pPr>
        <w:ind w:left="720"/>
        <w:jc w:val="both"/>
        <w:rPr>
          <w:rFonts w:ascii="Calibri" w:hAnsi="Calibri" w:cs="Calibri"/>
        </w:rPr>
      </w:pPr>
    </w:p>
    <w:p w14:paraId="66E164F6" w14:textId="77777777" w:rsidR="00343CCD" w:rsidRPr="00EA73FF" w:rsidRDefault="00343CCD" w:rsidP="00343CCD">
      <w:pPr>
        <w:ind w:left="720"/>
        <w:jc w:val="both"/>
        <w:rPr>
          <w:rFonts w:cs="Calibri"/>
        </w:rPr>
      </w:pPr>
      <w:r w:rsidRPr="00EA73FF">
        <w:rPr>
          <w:rFonts w:cs="Calibri"/>
        </w:rPr>
        <w:t xml:space="preserve">Following entries need to be created in the reference list with the given values. </w:t>
      </w:r>
    </w:p>
    <w:p w14:paraId="627BBDE2" w14:textId="77777777" w:rsidR="00DB03D7" w:rsidRPr="00EA73FF" w:rsidRDefault="00DB03D7" w:rsidP="00EA73FF">
      <w:pPr>
        <w:ind w:left="720"/>
        <w:jc w:val="both"/>
        <w:rPr>
          <w:rFonts w:cs="Calibri"/>
        </w:rPr>
      </w:pPr>
    </w:p>
    <w:tbl>
      <w:tblPr>
        <w:tblStyle w:val="TableGrid"/>
        <w:tblW w:w="0" w:type="auto"/>
        <w:tblInd w:w="1440" w:type="dxa"/>
        <w:tblLook w:val="04A0" w:firstRow="1" w:lastRow="0" w:firstColumn="1" w:lastColumn="0" w:noHBand="0" w:noVBand="1"/>
      </w:tblPr>
      <w:tblGrid>
        <w:gridCol w:w="3207"/>
        <w:gridCol w:w="3538"/>
      </w:tblGrid>
      <w:tr w:rsidR="00DB03D7" w:rsidRPr="00923F48" w14:paraId="2B2D38CF" w14:textId="77777777" w:rsidTr="009F2027">
        <w:tc>
          <w:tcPr>
            <w:tcW w:w="3207" w:type="dxa"/>
            <w:shd w:val="clear" w:color="auto" w:fill="D9D9D9" w:themeFill="background1" w:themeFillShade="D9"/>
          </w:tcPr>
          <w:p w14:paraId="40306C1B" w14:textId="77777777" w:rsidR="00DB03D7" w:rsidRPr="00923F48" w:rsidRDefault="00DB03D7" w:rsidP="009E5B07">
            <w:pPr>
              <w:rPr>
                <w:b/>
                <w:color w:val="000000"/>
              </w:rPr>
            </w:pPr>
            <w:r>
              <w:rPr>
                <w:b/>
                <w:color w:val="000000"/>
              </w:rPr>
              <w:t>Code</w:t>
            </w:r>
          </w:p>
        </w:tc>
        <w:tc>
          <w:tcPr>
            <w:tcW w:w="3538" w:type="dxa"/>
            <w:shd w:val="clear" w:color="auto" w:fill="D9D9D9" w:themeFill="background1" w:themeFillShade="D9"/>
          </w:tcPr>
          <w:p w14:paraId="1CB01BF5" w14:textId="77777777" w:rsidR="00DB03D7" w:rsidRPr="00923F48" w:rsidRDefault="00DB03D7" w:rsidP="009E5B07">
            <w:pPr>
              <w:rPr>
                <w:b/>
                <w:color w:val="000000"/>
              </w:rPr>
            </w:pPr>
            <w:r>
              <w:rPr>
                <w:b/>
                <w:color w:val="000000"/>
              </w:rPr>
              <w:t>Description</w:t>
            </w:r>
          </w:p>
        </w:tc>
      </w:tr>
      <w:tr w:rsidR="00DB03D7" w:rsidRPr="00923F48" w14:paraId="09A9A12F" w14:textId="77777777" w:rsidTr="009F2027">
        <w:tc>
          <w:tcPr>
            <w:tcW w:w="3207" w:type="dxa"/>
            <w:vAlign w:val="center"/>
          </w:tcPr>
          <w:p w14:paraId="00E91686" w14:textId="77777777" w:rsidR="00DB03D7" w:rsidRPr="00923F48" w:rsidRDefault="00DB03D7" w:rsidP="009E5B07">
            <w:pPr>
              <w:rPr>
                <w:color w:val="000000"/>
              </w:rPr>
            </w:pPr>
            <w:r w:rsidRPr="00923F48">
              <w:rPr>
                <w:color w:val="000000"/>
              </w:rPr>
              <w:t>Is Equal To</w:t>
            </w:r>
          </w:p>
        </w:tc>
        <w:tc>
          <w:tcPr>
            <w:tcW w:w="3538" w:type="dxa"/>
            <w:vAlign w:val="center"/>
          </w:tcPr>
          <w:p w14:paraId="0911C470" w14:textId="77777777" w:rsidR="00DB03D7" w:rsidRPr="00923F48" w:rsidRDefault="00DB03D7" w:rsidP="009E5B07">
            <w:pPr>
              <w:rPr>
                <w:color w:val="000000"/>
              </w:rPr>
            </w:pPr>
            <w:r w:rsidRPr="00923F48">
              <w:rPr>
                <w:color w:val="000000"/>
              </w:rPr>
              <w:t>Is Equal To</w:t>
            </w:r>
          </w:p>
        </w:tc>
      </w:tr>
      <w:tr w:rsidR="00DB03D7" w:rsidRPr="00923F48" w14:paraId="4E56521F" w14:textId="77777777" w:rsidTr="009F2027">
        <w:tc>
          <w:tcPr>
            <w:tcW w:w="3207" w:type="dxa"/>
            <w:vAlign w:val="center"/>
          </w:tcPr>
          <w:p w14:paraId="4B99324C" w14:textId="77777777" w:rsidR="00DB03D7" w:rsidRPr="00923F48" w:rsidRDefault="00DB03D7" w:rsidP="009E5B07">
            <w:pPr>
              <w:rPr>
                <w:color w:val="000000"/>
              </w:rPr>
            </w:pPr>
            <w:r w:rsidRPr="00923F48">
              <w:rPr>
                <w:color w:val="000000"/>
              </w:rPr>
              <w:t>Is Greater Than</w:t>
            </w:r>
          </w:p>
        </w:tc>
        <w:tc>
          <w:tcPr>
            <w:tcW w:w="3538" w:type="dxa"/>
            <w:vAlign w:val="center"/>
          </w:tcPr>
          <w:p w14:paraId="4F2B61DE" w14:textId="77777777" w:rsidR="00DB03D7" w:rsidRPr="00923F48" w:rsidRDefault="00DB03D7" w:rsidP="009E5B07">
            <w:pPr>
              <w:rPr>
                <w:color w:val="000000"/>
              </w:rPr>
            </w:pPr>
            <w:r w:rsidRPr="00923F48">
              <w:rPr>
                <w:color w:val="000000"/>
              </w:rPr>
              <w:t>Is Greater Than</w:t>
            </w:r>
          </w:p>
        </w:tc>
      </w:tr>
      <w:tr w:rsidR="00DB03D7" w14:paraId="7D1A83B1" w14:textId="77777777" w:rsidTr="009F2027">
        <w:tc>
          <w:tcPr>
            <w:tcW w:w="3207" w:type="dxa"/>
            <w:vAlign w:val="center"/>
          </w:tcPr>
          <w:p w14:paraId="60994C3F" w14:textId="77777777" w:rsidR="00DB03D7" w:rsidRPr="00923F48" w:rsidRDefault="00DB03D7" w:rsidP="009E5B07">
            <w:pPr>
              <w:rPr>
                <w:color w:val="000000"/>
              </w:rPr>
            </w:pPr>
            <w:r w:rsidRPr="00923F48">
              <w:rPr>
                <w:color w:val="000000"/>
              </w:rPr>
              <w:t>Is Greater Than or Equals To</w:t>
            </w:r>
          </w:p>
        </w:tc>
        <w:tc>
          <w:tcPr>
            <w:tcW w:w="3538" w:type="dxa"/>
            <w:vAlign w:val="center"/>
          </w:tcPr>
          <w:p w14:paraId="740EF6AF" w14:textId="77777777" w:rsidR="00DB03D7" w:rsidRDefault="00DB03D7" w:rsidP="009E5B07">
            <w:pPr>
              <w:rPr>
                <w:color w:val="000000"/>
              </w:rPr>
            </w:pPr>
            <w:r w:rsidRPr="00923F48">
              <w:rPr>
                <w:color w:val="000000"/>
              </w:rPr>
              <w:t>Is Greater Than or Equals To</w:t>
            </w:r>
          </w:p>
        </w:tc>
      </w:tr>
      <w:tr w:rsidR="00DB03D7" w:rsidRPr="00923F48" w14:paraId="75AFFDFB" w14:textId="77777777" w:rsidTr="009F2027">
        <w:tc>
          <w:tcPr>
            <w:tcW w:w="3207" w:type="dxa"/>
            <w:vAlign w:val="center"/>
          </w:tcPr>
          <w:p w14:paraId="7D3B21B2" w14:textId="77777777" w:rsidR="00DB03D7" w:rsidRPr="00923F48" w:rsidRDefault="00DB03D7" w:rsidP="009E5B07">
            <w:pPr>
              <w:rPr>
                <w:color w:val="000000"/>
              </w:rPr>
            </w:pPr>
            <w:r w:rsidRPr="00923F48">
              <w:rPr>
                <w:color w:val="000000"/>
              </w:rPr>
              <w:t>Is Less Than</w:t>
            </w:r>
          </w:p>
        </w:tc>
        <w:tc>
          <w:tcPr>
            <w:tcW w:w="3538" w:type="dxa"/>
            <w:vAlign w:val="center"/>
          </w:tcPr>
          <w:p w14:paraId="6088A85E" w14:textId="77777777" w:rsidR="00DB03D7" w:rsidRPr="00923F48" w:rsidRDefault="00DB03D7" w:rsidP="009E5B07">
            <w:pPr>
              <w:rPr>
                <w:color w:val="000000"/>
              </w:rPr>
            </w:pPr>
            <w:r w:rsidRPr="00923F48">
              <w:rPr>
                <w:color w:val="000000"/>
              </w:rPr>
              <w:t>Is Less Than</w:t>
            </w:r>
          </w:p>
        </w:tc>
      </w:tr>
      <w:tr w:rsidR="00DB03D7" w:rsidRPr="00923F48" w14:paraId="65C08B94" w14:textId="77777777" w:rsidTr="009F2027">
        <w:tc>
          <w:tcPr>
            <w:tcW w:w="3207" w:type="dxa"/>
            <w:vAlign w:val="center"/>
          </w:tcPr>
          <w:p w14:paraId="7BAF6C3C" w14:textId="77777777" w:rsidR="00DB03D7" w:rsidRPr="00923F48" w:rsidRDefault="00DB03D7" w:rsidP="009E5B07">
            <w:pPr>
              <w:rPr>
                <w:color w:val="000000"/>
              </w:rPr>
            </w:pPr>
            <w:r w:rsidRPr="00923F48">
              <w:rPr>
                <w:color w:val="000000"/>
              </w:rPr>
              <w:t>Is Less Than or Equal To</w:t>
            </w:r>
          </w:p>
        </w:tc>
        <w:tc>
          <w:tcPr>
            <w:tcW w:w="3538" w:type="dxa"/>
            <w:vAlign w:val="center"/>
          </w:tcPr>
          <w:p w14:paraId="13D822ED" w14:textId="77777777" w:rsidR="00DB03D7" w:rsidRPr="00923F48" w:rsidRDefault="00DB03D7" w:rsidP="009E5B07">
            <w:pPr>
              <w:rPr>
                <w:color w:val="000000"/>
              </w:rPr>
            </w:pPr>
            <w:r w:rsidRPr="00923F48">
              <w:rPr>
                <w:color w:val="000000"/>
              </w:rPr>
              <w:t>Is Less Than or Equal To</w:t>
            </w:r>
          </w:p>
        </w:tc>
      </w:tr>
      <w:tr w:rsidR="00DB03D7" w:rsidRPr="00923F48" w14:paraId="1CFADB41" w14:textId="77777777" w:rsidTr="009F2027">
        <w:tc>
          <w:tcPr>
            <w:tcW w:w="3207" w:type="dxa"/>
            <w:vAlign w:val="center"/>
          </w:tcPr>
          <w:p w14:paraId="26B7906C" w14:textId="77777777" w:rsidR="00DB03D7" w:rsidRPr="00923F48" w:rsidRDefault="00DB03D7" w:rsidP="009E5B07">
            <w:pPr>
              <w:rPr>
                <w:color w:val="000000"/>
              </w:rPr>
            </w:pPr>
            <w:r w:rsidRPr="00923F48">
              <w:rPr>
                <w:color w:val="000000"/>
              </w:rPr>
              <w:lastRenderedPageBreak/>
              <w:t>Is Not Equal To</w:t>
            </w:r>
          </w:p>
        </w:tc>
        <w:tc>
          <w:tcPr>
            <w:tcW w:w="3538" w:type="dxa"/>
            <w:vAlign w:val="center"/>
          </w:tcPr>
          <w:p w14:paraId="6B2C4909" w14:textId="77777777" w:rsidR="00DB03D7" w:rsidRPr="00923F48" w:rsidRDefault="00DB03D7" w:rsidP="009E5B07">
            <w:pPr>
              <w:rPr>
                <w:color w:val="000000"/>
              </w:rPr>
            </w:pPr>
            <w:r w:rsidRPr="00923F48">
              <w:rPr>
                <w:color w:val="000000"/>
              </w:rPr>
              <w:t>Is Not Equal To</w:t>
            </w:r>
          </w:p>
        </w:tc>
      </w:tr>
    </w:tbl>
    <w:p w14:paraId="5EB9FF30" w14:textId="77777777" w:rsidR="00DB03D7" w:rsidRPr="00834EA3" w:rsidRDefault="00DB03D7" w:rsidP="00537967">
      <w:pPr>
        <w:pStyle w:val="ListParagraph"/>
        <w:keepNext/>
        <w:keepLines/>
        <w:numPr>
          <w:ilvl w:val="0"/>
          <w:numId w:val="12"/>
        </w:numPr>
        <w:suppressAutoHyphens/>
        <w:autoSpaceDE w:val="0"/>
        <w:autoSpaceDN w:val="0"/>
        <w:adjustRightInd w:val="0"/>
        <w:spacing w:before="200" w:line="288" w:lineRule="auto"/>
        <w:contextualSpacing w:val="0"/>
        <w:textAlignment w:val="center"/>
        <w:outlineLvl w:val="1"/>
        <w:rPr>
          <w:rFonts w:asciiTheme="majorHAnsi" w:eastAsiaTheme="majorEastAsia" w:hAnsiTheme="majorHAnsi" w:cstheme="majorBidi"/>
          <w:b/>
          <w:bCs/>
          <w:vanish/>
          <w:color w:val="000000" w:themeColor="text1"/>
          <w:sz w:val="28"/>
          <w:szCs w:val="28"/>
          <w:lang w:val="en-IN" w:eastAsia="en-IN"/>
        </w:rPr>
      </w:pPr>
      <w:bookmarkStart w:id="282" w:name="_Toc18058274"/>
      <w:bookmarkStart w:id="283" w:name="_Toc19804840"/>
      <w:bookmarkStart w:id="284" w:name="_Toc21329176"/>
      <w:bookmarkStart w:id="285" w:name="_Toc21618223"/>
      <w:bookmarkStart w:id="286" w:name="_Toc23404903"/>
      <w:bookmarkStart w:id="287" w:name="_Toc24546404"/>
      <w:bookmarkStart w:id="288" w:name="_Toc24632829"/>
      <w:bookmarkStart w:id="289" w:name="_Toc24638359"/>
      <w:bookmarkStart w:id="290" w:name="_Toc24980313"/>
      <w:bookmarkStart w:id="291" w:name="_Toc25763284"/>
      <w:bookmarkStart w:id="292" w:name="_Toc25838735"/>
      <w:bookmarkStart w:id="293" w:name="_Toc28608927"/>
      <w:bookmarkStart w:id="294" w:name="_Toc29900784"/>
      <w:bookmarkEnd w:id="282"/>
      <w:bookmarkEnd w:id="283"/>
      <w:bookmarkEnd w:id="284"/>
      <w:bookmarkEnd w:id="285"/>
      <w:bookmarkEnd w:id="286"/>
      <w:bookmarkEnd w:id="287"/>
      <w:bookmarkEnd w:id="288"/>
      <w:bookmarkEnd w:id="289"/>
      <w:bookmarkEnd w:id="290"/>
      <w:bookmarkEnd w:id="291"/>
      <w:bookmarkEnd w:id="292"/>
      <w:bookmarkEnd w:id="293"/>
      <w:bookmarkEnd w:id="294"/>
    </w:p>
    <w:p w14:paraId="207FC595" w14:textId="77777777" w:rsidR="00DB03D7" w:rsidRPr="00834EA3" w:rsidRDefault="00DB03D7" w:rsidP="00537967">
      <w:pPr>
        <w:pStyle w:val="ListParagraph"/>
        <w:keepNext/>
        <w:keepLines/>
        <w:numPr>
          <w:ilvl w:val="0"/>
          <w:numId w:val="12"/>
        </w:numPr>
        <w:suppressAutoHyphens/>
        <w:autoSpaceDE w:val="0"/>
        <w:autoSpaceDN w:val="0"/>
        <w:adjustRightInd w:val="0"/>
        <w:spacing w:before="200" w:line="288" w:lineRule="auto"/>
        <w:contextualSpacing w:val="0"/>
        <w:textAlignment w:val="center"/>
        <w:outlineLvl w:val="1"/>
        <w:rPr>
          <w:rFonts w:asciiTheme="majorHAnsi" w:eastAsiaTheme="majorEastAsia" w:hAnsiTheme="majorHAnsi" w:cstheme="majorBidi"/>
          <w:b/>
          <w:bCs/>
          <w:vanish/>
          <w:color w:val="000000" w:themeColor="text1"/>
          <w:sz w:val="28"/>
          <w:szCs w:val="28"/>
          <w:lang w:val="en-IN" w:eastAsia="en-IN"/>
        </w:rPr>
      </w:pPr>
      <w:bookmarkStart w:id="295" w:name="_Toc18058275"/>
      <w:bookmarkStart w:id="296" w:name="_Toc19804841"/>
      <w:bookmarkStart w:id="297" w:name="_Toc21329177"/>
      <w:bookmarkStart w:id="298" w:name="_Toc21618224"/>
      <w:bookmarkStart w:id="299" w:name="_Toc23404904"/>
      <w:bookmarkStart w:id="300" w:name="_Toc24546405"/>
      <w:bookmarkStart w:id="301" w:name="_Toc24632830"/>
      <w:bookmarkStart w:id="302" w:name="_Toc24638360"/>
      <w:bookmarkStart w:id="303" w:name="_Toc24980314"/>
      <w:bookmarkStart w:id="304" w:name="_Toc25763285"/>
      <w:bookmarkStart w:id="305" w:name="_Toc25838736"/>
      <w:bookmarkStart w:id="306" w:name="_Toc28608928"/>
      <w:bookmarkStart w:id="307" w:name="_Toc29900785"/>
      <w:bookmarkEnd w:id="295"/>
      <w:bookmarkEnd w:id="296"/>
      <w:bookmarkEnd w:id="297"/>
      <w:bookmarkEnd w:id="298"/>
      <w:bookmarkEnd w:id="299"/>
      <w:bookmarkEnd w:id="300"/>
      <w:bookmarkEnd w:id="301"/>
      <w:bookmarkEnd w:id="302"/>
      <w:bookmarkEnd w:id="303"/>
      <w:bookmarkEnd w:id="304"/>
      <w:bookmarkEnd w:id="305"/>
      <w:bookmarkEnd w:id="306"/>
      <w:bookmarkEnd w:id="307"/>
    </w:p>
    <w:p w14:paraId="60CBA33E" w14:textId="77777777" w:rsidR="00DB03D7" w:rsidRPr="00834EA3" w:rsidRDefault="00DB03D7" w:rsidP="00537967">
      <w:pPr>
        <w:pStyle w:val="ListParagraph"/>
        <w:keepNext/>
        <w:keepLines/>
        <w:numPr>
          <w:ilvl w:val="0"/>
          <w:numId w:val="12"/>
        </w:numPr>
        <w:suppressAutoHyphens/>
        <w:autoSpaceDE w:val="0"/>
        <w:autoSpaceDN w:val="0"/>
        <w:adjustRightInd w:val="0"/>
        <w:spacing w:before="200" w:line="288" w:lineRule="auto"/>
        <w:contextualSpacing w:val="0"/>
        <w:textAlignment w:val="center"/>
        <w:outlineLvl w:val="1"/>
        <w:rPr>
          <w:rFonts w:asciiTheme="majorHAnsi" w:eastAsiaTheme="majorEastAsia" w:hAnsiTheme="majorHAnsi" w:cstheme="majorBidi"/>
          <w:b/>
          <w:bCs/>
          <w:vanish/>
          <w:color w:val="000000" w:themeColor="text1"/>
          <w:sz w:val="28"/>
          <w:szCs w:val="28"/>
          <w:lang w:val="en-IN" w:eastAsia="en-IN"/>
        </w:rPr>
      </w:pPr>
      <w:bookmarkStart w:id="308" w:name="_Toc18058276"/>
      <w:bookmarkStart w:id="309" w:name="_Toc19804842"/>
      <w:bookmarkStart w:id="310" w:name="_Toc21329178"/>
      <w:bookmarkStart w:id="311" w:name="_Toc21618225"/>
      <w:bookmarkStart w:id="312" w:name="_Toc23404905"/>
      <w:bookmarkStart w:id="313" w:name="_Toc24546406"/>
      <w:bookmarkStart w:id="314" w:name="_Toc24632831"/>
      <w:bookmarkStart w:id="315" w:name="_Toc24638361"/>
      <w:bookmarkStart w:id="316" w:name="_Toc24980315"/>
      <w:bookmarkStart w:id="317" w:name="_Toc25763286"/>
      <w:bookmarkStart w:id="318" w:name="_Toc25838737"/>
      <w:bookmarkStart w:id="319" w:name="_Toc28608929"/>
      <w:bookmarkStart w:id="320" w:name="_Toc29900786"/>
      <w:bookmarkEnd w:id="308"/>
      <w:bookmarkEnd w:id="309"/>
      <w:bookmarkEnd w:id="310"/>
      <w:bookmarkEnd w:id="311"/>
      <w:bookmarkEnd w:id="312"/>
      <w:bookmarkEnd w:id="313"/>
      <w:bookmarkEnd w:id="314"/>
      <w:bookmarkEnd w:id="315"/>
      <w:bookmarkEnd w:id="316"/>
      <w:bookmarkEnd w:id="317"/>
      <w:bookmarkEnd w:id="318"/>
      <w:bookmarkEnd w:id="319"/>
      <w:bookmarkEnd w:id="320"/>
    </w:p>
    <w:p w14:paraId="7F42719D" w14:textId="77777777" w:rsidR="00DB03D7" w:rsidRPr="00834EA3" w:rsidRDefault="00DB03D7" w:rsidP="00537967">
      <w:pPr>
        <w:pStyle w:val="ListParagraph"/>
        <w:keepNext/>
        <w:keepLines/>
        <w:numPr>
          <w:ilvl w:val="1"/>
          <w:numId w:val="12"/>
        </w:numPr>
        <w:suppressAutoHyphens/>
        <w:autoSpaceDE w:val="0"/>
        <w:autoSpaceDN w:val="0"/>
        <w:adjustRightInd w:val="0"/>
        <w:spacing w:before="200" w:line="288" w:lineRule="auto"/>
        <w:contextualSpacing w:val="0"/>
        <w:textAlignment w:val="center"/>
        <w:outlineLvl w:val="1"/>
        <w:rPr>
          <w:rFonts w:asciiTheme="majorHAnsi" w:eastAsiaTheme="majorEastAsia" w:hAnsiTheme="majorHAnsi" w:cstheme="majorBidi"/>
          <w:b/>
          <w:bCs/>
          <w:vanish/>
          <w:color w:val="000000" w:themeColor="text1"/>
          <w:sz w:val="28"/>
          <w:szCs w:val="28"/>
          <w:lang w:val="en-IN" w:eastAsia="en-IN"/>
        </w:rPr>
      </w:pPr>
      <w:bookmarkStart w:id="321" w:name="_Toc18058277"/>
      <w:bookmarkStart w:id="322" w:name="_Toc19804843"/>
      <w:bookmarkStart w:id="323" w:name="_Toc21329179"/>
      <w:bookmarkStart w:id="324" w:name="_Toc21618226"/>
      <w:bookmarkStart w:id="325" w:name="_Toc23404906"/>
      <w:bookmarkStart w:id="326" w:name="_Toc24546407"/>
      <w:bookmarkStart w:id="327" w:name="_Toc24632832"/>
      <w:bookmarkStart w:id="328" w:name="_Toc24638362"/>
      <w:bookmarkStart w:id="329" w:name="_Toc24980316"/>
      <w:bookmarkStart w:id="330" w:name="_Toc25763287"/>
      <w:bookmarkStart w:id="331" w:name="_Toc25838738"/>
      <w:bookmarkStart w:id="332" w:name="_Toc28608930"/>
      <w:bookmarkStart w:id="333" w:name="_Toc29900787"/>
      <w:bookmarkEnd w:id="321"/>
      <w:bookmarkEnd w:id="322"/>
      <w:bookmarkEnd w:id="323"/>
      <w:bookmarkEnd w:id="324"/>
      <w:bookmarkEnd w:id="325"/>
      <w:bookmarkEnd w:id="326"/>
      <w:bookmarkEnd w:id="327"/>
      <w:bookmarkEnd w:id="328"/>
      <w:bookmarkEnd w:id="329"/>
      <w:bookmarkEnd w:id="330"/>
      <w:bookmarkEnd w:id="331"/>
      <w:bookmarkEnd w:id="332"/>
      <w:bookmarkEnd w:id="333"/>
    </w:p>
    <w:p w14:paraId="330D8A0C" w14:textId="77777777" w:rsidR="00DB03D7" w:rsidRPr="00363996" w:rsidRDefault="00DB03D7" w:rsidP="00DB03D7">
      <w:bookmarkStart w:id="334" w:name="_Toc23404907"/>
    </w:p>
    <w:p w14:paraId="2975CB7F" w14:textId="77777777" w:rsidR="00DB03D7" w:rsidRPr="007540DD" w:rsidRDefault="00DB03D7" w:rsidP="007540DD">
      <w:pPr>
        <w:pStyle w:val="Heading2"/>
        <w:numPr>
          <w:ilvl w:val="1"/>
          <w:numId w:val="3"/>
        </w:numPr>
        <w:spacing w:after="120"/>
        <w:ind w:right="270"/>
        <w:jc w:val="both"/>
        <w:rPr>
          <w:rFonts w:cstheme="majorHAnsi"/>
          <w:b w:val="0"/>
          <w:bCs w:val="0"/>
          <w:color w:val="auto"/>
          <w:sz w:val="24"/>
          <w:szCs w:val="24"/>
        </w:rPr>
      </w:pPr>
      <w:bookmarkStart w:id="335" w:name="_Toc29900788"/>
      <w:r w:rsidRPr="007540DD">
        <w:rPr>
          <w:rFonts w:cstheme="majorHAnsi"/>
          <w:bCs w:val="0"/>
          <w:color w:val="auto"/>
          <w:sz w:val="24"/>
          <w:szCs w:val="24"/>
        </w:rPr>
        <w:t>IGX Pass Skip List</w:t>
      </w:r>
      <w:bookmarkEnd w:id="334"/>
      <w:bookmarkEnd w:id="335"/>
    </w:p>
    <w:p w14:paraId="4C052846" w14:textId="3C186E6C" w:rsidR="005F54FC" w:rsidRPr="00EA73FF" w:rsidRDefault="00B15241" w:rsidP="005F54FC">
      <w:pPr>
        <w:ind w:left="720"/>
        <w:jc w:val="both"/>
        <w:rPr>
          <w:rFonts w:cs="Calibri"/>
        </w:rPr>
      </w:pPr>
      <w:r w:rsidRPr="00EA73FF">
        <w:rPr>
          <w:rFonts w:cs="Calibri"/>
        </w:rPr>
        <w:t xml:space="preserve">This reference contains list of </w:t>
      </w:r>
      <w:r w:rsidR="00DB03D7" w:rsidRPr="00EA73FF">
        <w:rPr>
          <w:rFonts w:cs="Calibri"/>
        </w:rPr>
        <w:t>available</w:t>
      </w:r>
      <w:r w:rsidRPr="00EA73FF">
        <w:rPr>
          <w:rFonts w:cs="Calibri"/>
        </w:rPr>
        <w:t xml:space="preserve"> option</w:t>
      </w:r>
      <w:r w:rsidR="00DB03D7" w:rsidRPr="00EA73FF">
        <w:rPr>
          <w:rFonts w:cs="Calibri"/>
        </w:rPr>
        <w:t xml:space="preserve"> for treating the Null</w:t>
      </w:r>
      <w:r w:rsidRPr="00EA73FF">
        <w:rPr>
          <w:rFonts w:cs="Calibri"/>
        </w:rPr>
        <w:t>/Blank</w:t>
      </w:r>
      <w:r w:rsidR="00DB03D7" w:rsidRPr="00EA73FF">
        <w:rPr>
          <w:rFonts w:cs="Calibri"/>
        </w:rPr>
        <w:t xml:space="preserve"> Value </w:t>
      </w:r>
      <w:r w:rsidRPr="00EA73FF">
        <w:rPr>
          <w:rFonts w:cs="Calibri"/>
        </w:rPr>
        <w:t>of an attribute</w:t>
      </w:r>
      <w:r w:rsidR="00DB03D7" w:rsidRPr="00EA73FF">
        <w:rPr>
          <w:rFonts w:cs="Calibri"/>
        </w:rPr>
        <w:t>.</w:t>
      </w:r>
      <w:r w:rsidR="005F54FC" w:rsidRPr="00EA73FF">
        <w:rPr>
          <w:rFonts w:cs="Calibri"/>
        </w:rPr>
        <w:t xml:space="preserve"> Configure the below field in go</w:t>
      </w:r>
      <w:r w:rsidR="001F55CB" w:rsidRPr="00EA73FF">
        <w:rPr>
          <w:rFonts w:cs="Calibri"/>
        </w:rPr>
        <w:t>vern as per the template below:</w:t>
      </w:r>
    </w:p>
    <w:p w14:paraId="73CF056D" w14:textId="2A4707E8" w:rsidR="005F54FC" w:rsidRDefault="005F54FC" w:rsidP="00627D42">
      <w:pPr>
        <w:ind w:left="720"/>
        <w:jc w:val="both"/>
        <w:rPr>
          <w:rFonts w:ascii="Calibri" w:hAnsi="Calibri" w:cs="Calibri"/>
        </w:rPr>
      </w:pPr>
    </w:p>
    <w:tbl>
      <w:tblPr>
        <w:tblW w:w="7160" w:type="dxa"/>
        <w:tblInd w:w="1458" w:type="dxa"/>
        <w:tblLook w:val="04A0" w:firstRow="1" w:lastRow="0" w:firstColumn="1" w:lastColumn="0" w:noHBand="0" w:noVBand="1"/>
      </w:tblPr>
      <w:tblGrid>
        <w:gridCol w:w="3150"/>
        <w:gridCol w:w="4010"/>
      </w:tblGrid>
      <w:tr w:rsidR="005F54FC" w:rsidRPr="005F54FC" w14:paraId="7C794685" w14:textId="77777777" w:rsidTr="005F54FC">
        <w:trPr>
          <w:trHeight w:val="288"/>
        </w:trPr>
        <w:tc>
          <w:tcPr>
            <w:tcW w:w="315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26A66C2" w14:textId="200E9110" w:rsidR="005F54FC" w:rsidRPr="005F54FC" w:rsidRDefault="005F54FC" w:rsidP="005F54FC">
            <w:pPr>
              <w:jc w:val="center"/>
              <w:rPr>
                <w:rFonts w:ascii="Calibri" w:eastAsia="Times New Roman" w:hAnsi="Calibri" w:cs="Calibri"/>
                <w:b/>
                <w:bCs/>
                <w:color w:val="000000"/>
                <w:sz w:val="20"/>
                <w:szCs w:val="20"/>
                <w:lang w:val="en-US"/>
              </w:rPr>
            </w:pPr>
            <w:r w:rsidRPr="005F54FC">
              <w:rPr>
                <w:rFonts w:ascii="Calibri" w:eastAsia="Times New Roman" w:hAnsi="Calibri" w:cs="Calibri"/>
                <w:b/>
                <w:bCs/>
                <w:color w:val="000000"/>
                <w:sz w:val="20"/>
                <w:szCs w:val="20"/>
                <w:lang w:val="en-US"/>
              </w:rPr>
              <w:t>Field Attribute</w:t>
            </w:r>
          </w:p>
        </w:tc>
        <w:tc>
          <w:tcPr>
            <w:tcW w:w="4010" w:type="dxa"/>
            <w:tcBorders>
              <w:top w:val="single" w:sz="4" w:space="0" w:color="auto"/>
              <w:left w:val="nil"/>
              <w:bottom w:val="single" w:sz="4" w:space="0" w:color="auto"/>
              <w:right w:val="single" w:sz="4" w:space="0" w:color="auto"/>
            </w:tcBorders>
            <w:shd w:val="clear" w:color="000000" w:fill="BFBFBF"/>
            <w:noWrap/>
            <w:vAlign w:val="center"/>
            <w:hideMark/>
          </w:tcPr>
          <w:p w14:paraId="06F4E81D" w14:textId="77777777" w:rsidR="005F54FC" w:rsidRPr="005F54FC" w:rsidRDefault="005F54FC" w:rsidP="005F54FC">
            <w:pPr>
              <w:rPr>
                <w:rFonts w:ascii="Calibri" w:eastAsia="Times New Roman" w:hAnsi="Calibri" w:cs="Calibri"/>
                <w:b/>
                <w:bCs/>
                <w:color w:val="000000"/>
                <w:sz w:val="20"/>
                <w:szCs w:val="20"/>
                <w:lang w:val="en-US"/>
              </w:rPr>
            </w:pPr>
            <w:r w:rsidRPr="005F54FC">
              <w:rPr>
                <w:rFonts w:ascii="Calibri" w:eastAsia="Times New Roman" w:hAnsi="Calibri" w:cs="Calibri"/>
                <w:b/>
                <w:bCs/>
                <w:color w:val="000000"/>
                <w:sz w:val="20"/>
                <w:szCs w:val="20"/>
                <w:lang w:val="en-US"/>
              </w:rPr>
              <w:t>Field-1</w:t>
            </w:r>
          </w:p>
        </w:tc>
      </w:tr>
      <w:tr w:rsidR="005F54FC" w:rsidRPr="005F54FC" w14:paraId="1F0492E8"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5393600A"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Name</w:t>
            </w:r>
          </w:p>
        </w:tc>
        <w:tc>
          <w:tcPr>
            <w:tcW w:w="4010" w:type="dxa"/>
            <w:tcBorders>
              <w:top w:val="nil"/>
              <w:left w:val="nil"/>
              <w:bottom w:val="single" w:sz="4" w:space="0" w:color="auto"/>
              <w:right w:val="single" w:sz="4" w:space="0" w:color="auto"/>
            </w:tcBorders>
            <w:shd w:val="clear" w:color="auto" w:fill="auto"/>
            <w:vAlign w:val="center"/>
            <w:hideMark/>
          </w:tcPr>
          <w:p w14:paraId="57D8460F"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Description</w:t>
            </w:r>
          </w:p>
        </w:tc>
      </w:tr>
      <w:tr w:rsidR="005F54FC" w:rsidRPr="005F54FC" w14:paraId="74283F79"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0D847F83"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API Name</w:t>
            </w:r>
          </w:p>
        </w:tc>
        <w:tc>
          <w:tcPr>
            <w:tcW w:w="4010" w:type="dxa"/>
            <w:tcBorders>
              <w:top w:val="nil"/>
              <w:left w:val="nil"/>
              <w:bottom w:val="single" w:sz="4" w:space="0" w:color="auto"/>
              <w:right w:val="single" w:sz="4" w:space="0" w:color="auto"/>
            </w:tcBorders>
            <w:shd w:val="clear" w:color="auto" w:fill="auto"/>
            <w:vAlign w:val="center"/>
            <w:hideMark/>
          </w:tcPr>
          <w:p w14:paraId="2F1C850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Description</w:t>
            </w:r>
          </w:p>
        </w:tc>
      </w:tr>
      <w:tr w:rsidR="005F54FC" w:rsidRPr="005F54FC" w14:paraId="28387628"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4717EE4E"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Input Type</w:t>
            </w:r>
          </w:p>
        </w:tc>
        <w:tc>
          <w:tcPr>
            <w:tcW w:w="4010" w:type="dxa"/>
            <w:tcBorders>
              <w:top w:val="nil"/>
              <w:left w:val="nil"/>
              <w:bottom w:val="single" w:sz="4" w:space="0" w:color="auto"/>
              <w:right w:val="single" w:sz="4" w:space="0" w:color="auto"/>
            </w:tcBorders>
            <w:shd w:val="clear" w:color="auto" w:fill="auto"/>
            <w:vAlign w:val="center"/>
            <w:hideMark/>
          </w:tcPr>
          <w:p w14:paraId="7C1E0F2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Simple Text</w:t>
            </w:r>
          </w:p>
        </w:tc>
      </w:tr>
      <w:tr w:rsidR="005F54FC" w:rsidRPr="005F54FC" w14:paraId="6539A404"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1919A37E"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Category</w:t>
            </w:r>
          </w:p>
        </w:tc>
        <w:tc>
          <w:tcPr>
            <w:tcW w:w="4010" w:type="dxa"/>
            <w:tcBorders>
              <w:top w:val="nil"/>
              <w:left w:val="nil"/>
              <w:bottom w:val="single" w:sz="4" w:space="0" w:color="auto"/>
              <w:right w:val="single" w:sz="4" w:space="0" w:color="auto"/>
            </w:tcBorders>
            <w:shd w:val="clear" w:color="auto" w:fill="auto"/>
            <w:vAlign w:val="center"/>
            <w:hideMark/>
          </w:tcPr>
          <w:p w14:paraId="07A1CCC7"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4AFFB29B"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6F56105B"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Minimum Value</w:t>
            </w:r>
          </w:p>
        </w:tc>
        <w:tc>
          <w:tcPr>
            <w:tcW w:w="4010" w:type="dxa"/>
            <w:tcBorders>
              <w:top w:val="nil"/>
              <w:left w:val="nil"/>
              <w:bottom w:val="single" w:sz="4" w:space="0" w:color="auto"/>
              <w:right w:val="single" w:sz="4" w:space="0" w:color="auto"/>
            </w:tcBorders>
            <w:shd w:val="clear" w:color="auto" w:fill="auto"/>
            <w:vAlign w:val="center"/>
            <w:hideMark/>
          </w:tcPr>
          <w:p w14:paraId="53BE6A45"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58F7B952"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4E73C07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Maximum Value</w:t>
            </w:r>
          </w:p>
        </w:tc>
        <w:tc>
          <w:tcPr>
            <w:tcW w:w="4010" w:type="dxa"/>
            <w:tcBorders>
              <w:top w:val="nil"/>
              <w:left w:val="nil"/>
              <w:bottom w:val="single" w:sz="4" w:space="0" w:color="auto"/>
              <w:right w:val="single" w:sz="4" w:space="0" w:color="auto"/>
            </w:tcBorders>
            <w:shd w:val="clear" w:color="auto" w:fill="auto"/>
            <w:vAlign w:val="center"/>
            <w:hideMark/>
          </w:tcPr>
          <w:p w14:paraId="49ABA57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265D0049"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6DCE4"/>
            <w:vAlign w:val="center"/>
            <w:hideMark/>
          </w:tcPr>
          <w:p w14:paraId="328D58A1"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Type of List</w:t>
            </w:r>
          </w:p>
        </w:tc>
        <w:tc>
          <w:tcPr>
            <w:tcW w:w="4010" w:type="dxa"/>
            <w:tcBorders>
              <w:top w:val="nil"/>
              <w:left w:val="nil"/>
              <w:bottom w:val="single" w:sz="4" w:space="0" w:color="auto"/>
              <w:right w:val="single" w:sz="4" w:space="0" w:color="auto"/>
            </w:tcBorders>
            <w:shd w:val="clear" w:color="000000" w:fill="D6DCE4"/>
            <w:vAlign w:val="center"/>
            <w:hideMark/>
          </w:tcPr>
          <w:p w14:paraId="738DEA2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0401A7F3"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6DCE4"/>
            <w:vAlign w:val="center"/>
            <w:hideMark/>
          </w:tcPr>
          <w:p w14:paraId="58E0BED2"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List Display Format</w:t>
            </w:r>
          </w:p>
        </w:tc>
        <w:tc>
          <w:tcPr>
            <w:tcW w:w="4010" w:type="dxa"/>
            <w:tcBorders>
              <w:top w:val="nil"/>
              <w:left w:val="nil"/>
              <w:bottom w:val="single" w:sz="4" w:space="0" w:color="auto"/>
              <w:right w:val="single" w:sz="4" w:space="0" w:color="auto"/>
            </w:tcBorders>
            <w:shd w:val="clear" w:color="000000" w:fill="D6DCE4"/>
            <w:vAlign w:val="center"/>
            <w:hideMark/>
          </w:tcPr>
          <w:p w14:paraId="41055103"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13169C96"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9D9D9"/>
            <w:vAlign w:val="center"/>
            <w:hideMark/>
          </w:tcPr>
          <w:p w14:paraId="4E94D02C"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Show In Detail Tile</w:t>
            </w:r>
          </w:p>
        </w:tc>
        <w:tc>
          <w:tcPr>
            <w:tcW w:w="4010" w:type="dxa"/>
            <w:tcBorders>
              <w:top w:val="nil"/>
              <w:left w:val="nil"/>
              <w:bottom w:val="single" w:sz="4" w:space="0" w:color="auto"/>
              <w:right w:val="single" w:sz="4" w:space="0" w:color="auto"/>
            </w:tcBorders>
            <w:shd w:val="clear" w:color="000000" w:fill="D9D9D9"/>
            <w:vAlign w:val="center"/>
            <w:hideMark/>
          </w:tcPr>
          <w:p w14:paraId="3E02F8FB"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r>
      <w:tr w:rsidR="005F54FC" w:rsidRPr="005F54FC" w14:paraId="54416B6B"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9D9D9"/>
            <w:vAlign w:val="center"/>
            <w:hideMark/>
          </w:tcPr>
          <w:p w14:paraId="6581F371"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Is Editable</w:t>
            </w:r>
          </w:p>
        </w:tc>
        <w:tc>
          <w:tcPr>
            <w:tcW w:w="4010" w:type="dxa"/>
            <w:tcBorders>
              <w:top w:val="nil"/>
              <w:left w:val="nil"/>
              <w:bottom w:val="single" w:sz="4" w:space="0" w:color="auto"/>
              <w:right w:val="single" w:sz="4" w:space="0" w:color="auto"/>
            </w:tcBorders>
            <w:shd w:val="clear" w:color="000000" w:fill="D9D9D9"/>
            <w:vAlign w:val="center"/>
            <w:hideMark/>
          </w:tcPr>
          <w:p w14:paraId="456524CB"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r>
      <w:tr w:rsidR="005F54FC" w:rsidRPr="005F54FC" w14:paraId="7905BBDC"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9D9D9"/>
            <w:vAlign w:val="center"/>
            <w:hideMark/>
          </w:tcPr>
          <w:p w14:paraId="6CC2C262"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Is Listable</w:t>
            </w:r>
          </w:p>
        </w:tc>
        <w:tc>
          <w:tcPr>
            <w:tcW w:w="4010" w:type="dxa"/>
            <w:tcBorders>
              <w:top w:val="nil"/>
              <w:left w:val="nil"/>
              <w:bottom w:val="single" w:sz="4" w:space="0" w:color="auto"/>
              <w:right w:val="single" w:sz="4" w:space="0" w:color="auto"/>
            </w:tcBorders>
            <w:shd w:val="clear" w:color="000000" w:fill="D9D9D9"/>
            <w:vAlign w:val="center"/>
            <w:hideMark/>
          </w:tcPr>
          <w:p w14:paraId="06A813A1"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r>
      <w:tr w:rsidR="005F54FC" w:rsidRPr="005F54FC" w14:paraId="02895CAE"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9D9D9"/>
            <w:vAlign w:val="center"/>
            <w:hideMark/>
          </w:tcPr>
          <w:p w14:paraId="6C04E5D9"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Is Required</w:t>
            </w:r>
          </w:p>
        </w:tc>
        <w:tc>
          <w:tcPr>
            <w:tcW w:w="4010" w:type="dxa"/>
            <w:tcBorders>
              <w:top w:val="nil"/>
              <w:left w:val="nil"/>
              <w:bottom w:val="single" w:sz="4" w:space="0" w:color="auto"/>
              <w:right w:val="single" w:sz="4" w:space="0" w:color="auto"/>
            </w:tcBorders>
            <w:shd w:val="clear" w:color="000000" w:fill="D9D9D9"/>
            <w:vAlign w:val="center"/>
            <w:hideMark/>
          </w:tcPr>
          <w:p w14:paraId="12F2AAA6" w14:textId="116071A9" w:rsidR="005F54FC" w:rsidRPr="005F54FC" w:rsidRDefault="009F58B0" w:rsidP="005F54FC">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r>
      <w:tr w:rsidR="005F54FC" w:rsidRPr="005F54FC" w14:paraId="71251229"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9D9D9"/>
            <w:vAlign w:val="center"/>
            <w:hideMark/>
          </w:tcPr>
          <w:p w14:paraId="6AB51F6E"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Part of Key</w:t>
            </w:r>
          </w:p>
        </w:tc>
        <w:tc>
          <w:tcPr>
            <w:tcW w:w="4010" w:type="dxa"/>
            <w:tcBorders>
              <w:top w:val="nil"/>
              <w:left w:val="nil"/>
              <w:bottom w:val="single" w:sz="4" w:space="0" w:color="auto"/>
              <w:right w:val="single" w:sz="4" w:space="0" w:color="auto"/>
            </w:tcBorders>
            <w:shd w:val="clear" w:color="000000" w:fill="D9D9D9"/>
            <w:vAlign w:val="center"/>
            <w:hideMark/>
          </w:tcPr>
          <w:p w14:paraId="41839CD9"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21D5E4FB"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9D9D9"/>
            <w:vAlign w:val="center"/>
            <w:hideMark/>
          </w:tcPr>
          <w:p w14:paraId="3636AD39"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Show As Top Level Filter</w:t>
            </w:r>
          </w:p>
        </w:tc>
        <w:tc>
          <w:tcPr>
            <w:tcW w:w="4010" w:type="dxa"/>
            <w:tcBorders>
              <w:top w:val="nil"/>
              <w:left w:val="nil"/>
              <w:bottom w:val="single" w:sz="4" w:space="0" w:color="auto"/>
              <w:right w:val="single" w:sz="4" w:space="0" w:color="auto"/>
            </w:tcBorders>
            <w:shd w:val="clear" w:color="000000" w:fill="D9D9D9"/>
            <w:vAlign w:val="center"/>
            <w:hideMark/>
          </w:tcPr>
          <w:p w14:paraId="6AA04722"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0DD5913B"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9D9D9"/>
            <w:vAlign w:val="center"/>
            <w:hideMark/>
          </w:tcPr>
          <w:p w14:paraId="25BE2DCD"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Allow Multiple Items</w:t>
            </w:r>
          </w:p>
        </w:tc>
        <w:tc>
          <w:tcPr>
            <w:tcW w:w="4010" w:type="dxa"/>
            <w:tcBorders>
              <w:top w:val="nil"/>
              <w:left w:val="nil"/>
              <w:bottom w:val="single" w:sz="4" w:space="0" w:color="auto"/>
              <w:right w:val="single" w:sz="4" w:space="0" w:color="auto"/>
            </w:tcBorders>
            <w:shd w:val="clear" w:color="000000" w:fill="D9D9D9"/>
            <w:vAlign w:val="center"/>
            <w:hideMark/>
          </w:tcPr>
          <w:p w14:paraId="0BEFE94B"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45E9E40C"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D9D9D9"/>
            <w:vAlign w:val="center"/>
            <w:hideMark/>
          </w:tcPr>
          <w:p w14:paraId="553133A3"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Show if Empty</w:t>
            </w:r>
          </w:p>
        </w:tc>
        <w:tc>
          <w:tcPr>
            <w:tcW w:w="4010" w:type="dxa"/>
            <w:tcBorders>
              <w:top w:val="nil"/>
              <w:left w:val="nil"/>
              <w:bottom w:val="single" w:sz="4" w:space="0" w:color="auto"/>
              <w:right w:val="single" w:sz="4" w:space="0" w:color="auto"/>
            </w:tcBorders>
            <w:shd w:val="clear" w:color="000000" w:fill="D9D9D9"/>
            <w:vAlign w:val="center"/>
            <w:hideMark/>
          </w:tcPr>
          <w:p w14:paraId="5B96DEB0"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FALSE</w:t>
            </w:r>
          </w:p>
        </w:tc>
      </w:tr>
      <w:tr w:rsidR="005F54FC" w:rsidRPr="005F54FC" w14:paraId="6B94EE0B"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38DE7F9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Lookup Type</w:t>
            </w:r>
          </w:p>
        </w:tc>
        <w:tc>
          <w:tcPr>
            <w:tcW w:w="4010" w:type="dxa"/>
            <w:tcBorders>
              <w:top w:val="nil"/>
              <w:left w:val="nil"/>
              <w:bottom w:val="single" w:sz="4" w:space="0" w:color="auto"/>
              <w:right w:val="single" w:sz="4" w:space="0" w:color="auto"/>
            </w:tcBorders>
            <w:shd w:val="clear" w:color="auto" w:fill="auto"/>
            <w:vAlign w:val="center"/>
            <w:hideMark/>
          </w:tcPr>
          <w:p w14:paraId="4AD1BEE3"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437D5B7C"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4B7D0532"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Relationship Type</w:t>
            </w:r>
          </w:p>
        </w:tc>
        <w:tc>
          <w:tcPr>
            <w:tcW w:w="4010" w:type="dxa"/>
            <w:tcBorders>
              <w:top w:val="nil"/>
              <w:left w:val="nil"/>
              <w:bottom w:val="single" w:sz="4" w:space="0" w:color="auto"/>
              <w:right w:val="single" w:sz="4" w:space="0" w:color="auto"/>
            </w:tcBorders>
            <w:shd w:val="clear" w:color="auto" w:fill="auto"/>
            <w:vAlign w:val="center"/>
            <w:hideMark/>
          </w:tcPr>
          <w:p w14:paraId="163D29E8"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5F54FC" w:rsidRPr="005F54FC" w14:paraId="6BEC47F1" w14:textId="77777777" w:rsidTr="005F54FC">
        <w:trPr>
          <w:trHeight w:val="288"/>
        </w:trPr>
        <w:tc>
          <w:tcPr>
            <w:tcW w:w="3150" w:type="dxa"/>
            <w:tcBorders>
              <w:top w:val="nil"/>
              <w:left w:val="single" w:sz="4" w:space="0" w:color="auto"/>
              <w:bottom w:val="single" w:sz="4" w:space="0" w:color="auto"/>
              <w:right w:val="single" w:sz="4" w:space="0" w:color="auto"/>
            </w:tcBorders>
            <w:shd w:val="clear" w:color="000000" w:fill="BFBFBF"/>
            <w:vAlign w:val="center"/>
            <w:hideMark/>
          </w:tcPr>
          <w:p w14:paraId="3B2B7259"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Table Settings</w:t>
            </w:r>
          </w:p>
        </w:tc>
        <w:tc>
          <w:tcPr>
            <w:tcW w:w="4010" w:type="dxa"/>
            <w:tcBorders>
              <w:top w:val="nil"/>
              <w:left w:val="nil"/>
              <w:bottom w:val="single" w:sz="4" w:space="0" w:color="auto"/>
              <w:right w:val="single" w:sz="4" w:space="0" w:color="auto"/>
            </w:tcBorders>
            <w:shd w:val="clear" w:color="auto" w:fill="auto"/>
            <w:vAlign w:val="center"/>
            <w:hideMark/>
          </w:tcPr>
          <w:p w14:paraId="0CCE930E" w14:textId="77777777" w:rsidR="005F54FC" w:rsidRPr="005F54FC" w:rsidRDefault="005F54FC" w:rsidP="005F54FC">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bl>
    <w:p w14:paraId="020724C7" w14:textId="77777777" w:rsidR="005F54FC" w:rsidRDefault="005F54FC" w:rsidP="00627D42">
      <w:pPr>
        <w:ind w:left="720"/>
        <w:jc w:val="both"/>
        <w:rPr>
          <w:rFonts w:ascii="Calibri" w:hAnsi="Calibri" w:cs="Calibri"/>
        </w:rPr>
      </w:pPr>
    </w:p>
    <w:p w14:paraId="4DBEC2E1" w14:textId="1BF5D017" w:rsidR="005F54FC" w:rsidRDefault="00D6413B" w:rsidP="00627D42">
      <w:pPr>
        <w:ind w:left="720"/>
        <w:jc w:val="both"/>
        <w:rPr>
          <w:rFonts w:ascii="Calibri" w:hAnsi="Calibri" w:cs="Calibri"/>
        </w:rPr>
      </w:pPr>
      <w:r>
        <w:rPr>
          <w:rFonts w:ascii="Calibri" w:hAnsi="Calibri" w:cs="Calibri"/>
        </w:rPr>
        <w:t xml:space="preserve">Below is the </w:t>
      </w:r>
      <w:r w:rsidR="00CF34EB">
        <w:rPr>
          <w:rFonts w:ascii="Calibri" w:hAnsi="Calibri" w:cs="Calibri"/>
        </w:rPr>
        <w:t xml:space="preserve">screenshot </w:t>
      </w:r>
      <w:r>
        <w:rPr>
          <w:rFonts w:ascii="Calibri" w:hAnsi="Calibri" w:cs="Calibri"/>
        </w:rPr>
        <w:t xml:space="preserve">from </w:t>
      </w:r>
      <w:r w:rsidR="00F7019F">
        <w:rPr>
          <w:rFonts w:eastAsia="Times New Roman" w:cs="Times New Roman"/>
          <w:sz w:val="22"/>
          <w:szCs w:val="20"/>
          <w:lang w:val="en-US"/>
        </w:rPr>
        <w:t xml:space="preserve">Data Governance </w:t>
      </w:r>
    </w:p>
    <w:p w14:paraId="403CC963" w14:textId="77777777" w:rsidR="001F55CB" w:rsidRDefault="001F55CB" w:rsidP="00627D42">
      <w:pPr>
        <w:ind w:left="720"/>
        <w:jc w:val="both"/>
        <w:rPr>
          <w:rFonts w:ascii="Calibri" w:hAnsi="Calibri" w:cs="Calibri"/>
        </w:rPr>
      </w:pPr>
    </w:p>
    <w:p w14:paraId="259319F5" w14:textId="418728BB" w:rsidR="00D6413B" w:rsidRDefault="00D6413B" w:rsidP="00627D42">
      <w:pPr>
        <w:ind w:left="720"/>
        <w:jc w:val="both"/>
        <w:rPr>
          <w:rFonts w:ascii="Calibri" w:hAnsi="Calibri" w:cs="Calibri"/>
        </w:rPr>
      </w:pPr>
      <w:r>
        <w:rPr>
          <w:noProof/>
          <w:lang w:val="en-US"/>
        </w:rPr>
        <w:drawing>
          <wp:inline distT="0" distB="0" distL="0" distR="0" wp14:anchorId="79326479" wp14:editId="355EB4D4">
            <wp:extent cx="4922520" cy="1120012"/>
            <wp:effectExtent l="19050" t="19050" r="1143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4974770" cy="11319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4E133C3" w14:textId="1E8B88D3" w:rsidR="005F54FC" w:rsidRDefault="005F54FC" w:rsidP="00627D42">
      <w:pPr>
        <w:ind w:left="720"/>
        <w:jc w:val="both"/>
        <w:rPr>
          <w:rFonts w:ascii="Calibri" w:hAnsi="Calibri" w:cs="Calibri"/>
        </w:rPr>
      </w:pPr>
    </w:p>
    <w:p w14:paraId="53C2D9CF" w14:textId="77777777" w:rsidR="001F55CB" w:rsidRDefault="001F55CB" w:rsidP="00D6413B">
      <w:pPr>
        <w:ind w:left="720"/>
        <w:jc w:val="both"/>
        <w:rPr>
          <w:rFonts w:ascii="Calibri" w:hAnsi="Calibri" w:cs="Calibri"/>
        </w:rPr>
      </w:pPr>
    </w:p>
    <w:p w14:paraId="023563EE" w14:textId="77777777" w:rsidR="001F55CB" w:rsidRDefault="001F55CB" w:rsidP="00D6413B">
      <w:pPr>
        <w:ind w:left="720"/>
        <w:jc w:val="both"/>
        <w:rPr>
          <w:rFonts w:ascii="Calibri" w:hAnsi="Calibri" w:cs="Calibri"/>
        </w:rPr>
      </w:pPr>
    </w:p>
    <w:p w14:paraId="012E7108" w14:textId="77777777" w:rsidR="001F55CB" w:rsidRDefault="001F55CB" w:rsidP="00D6413B">
      <w:pPr>
        <w:ind w:left="720"/>
        <w:jc w:val="both"/>
        <w:rPr>
          <w:rFonts w:ascii="Calibri" w:hAnsi="Calibri" w:cs="Calibri"/>
        </w:rPr>
      </w:pPr>
    </w:p>
    <w:p w14:paraId="53A6756B" w14:textId="77777777" w:rsidR="001F55CB" w:rsidRDefault="001F55CB" w:rsidP="00D6413B">
      <w:pPr>
        <w:ind w:left="720"/>
        <w:jc w:val="both"/>
        <w:rPr>
          <w:rFonts w:ascii="Calibri" w:hAnsi="Calibri" w:cs="Calibri"/>
        </w:rPr>
      </w:pPr>
    </w:p>
    <w:p w14:paraId="701F109C" w14:textId="77777777" w:rsidR="001F55CB" w:rsidRDefault="001F55CB" w:rsidP="00D6413B">
      <w:pPr>
        <w:ind w:left="720"/>
        <w:jc w:val="both"/>
        <w:rPr>
          <w:rFonts w:ascii="Calibri" w:hAnsi="Calibri" w:cs="Calibri"/>
        </w:rPr>
      </w:pPr>
    </w:p>
    <w:p w14:paraId="7B494F97" w14:textId="361F76D8" w:rsidR="00D6413B" w:rsidRPr="00343CCD" w:rsidRDefault="00D6413B" w:rsidP="00D6413B">
      <w:pPr>
        <w:ind w:left="720"/>
        <w:jc w:val="both"/>
        <w:rPr>
          <w:rFonts w:ascii="Calibri" w:hAnsi="Calibri" w:cs="Calibri"/>
        </w:rPr>
      </w:pPr>
      <w:r w:rsidRPr="00343CCD">
        <w:rPr>
          <w:rFonts w:ascii="Calibri" w:hAnsi="Calibri" w:cs="Calibri"/>
        </w:rPr>
        <w:t xml:space="preserve">Following entries need to be created in the reference list with the given values. </w:t>
      </w:r>
    </w:p>
    <w:p w14:paraId="1A533D08" w14:textId="77777777" w:rsidR="00D6413B" w:rsidRDefault="00D6413B" w:rsidP="00B15241">
      <w:pPr>
        <w:ind w:left="720"/>
        <w:jc w:val="both"/>
        <w:rPr>
          <w:rFonts w:ascii="Calibri" w:hAnsi="Calibri" w:cs="Calibri"/>
        </w:rPr>
      </w:pPr>
    </w:p>
    <w:p w14:paraId="44848B93" w14:textId="467F3CFB" w:rsidR="00B15241" w:rsidRDefault="00627D42" w:rsidP="00B15241">
      <w:pPr>
        <w:ind w:left="720"/>
        <w:jc w:val="both"/>
        <w:rPr>
          <w:rFonts w:ascii="Calibri" w:hAnsi="Calibri" w:cs="Calibri"/>
        </w:rPr>
      </w:pPr>
      <w:r>
        <w:rPr>
          <w:noProof/>
          <w:lang w:val="en-US"/>
        </w:rPr>
        <w:drawing>
          <wp:inline distT="0" distB="0" distL="0" distR="0" wp14:anchorId="342C3BAB" wp14:editId="2B9F254D">
            <wp:extent cx="4953000" cy="784860"/>
            <wp:effectExtent l="19050" t="19050" r="19050"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4972254" cy="787911"/>
                    </a:xfrm>
                    <a:prstGeom prst="rect">
                      <a:avLst/>
                    </a:prstGeom>
                    <a:ln w="9525" cap="flat" cmpd="sng" algn="ctr">
                      <a:solidFill>
                        <a:schemeClr val="accent1"/>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k="http://schemas.microsoft.com/office/drawing/2018/sketchyshapes" xmlns:w16se="http://schemas.microsoft.com/office/word/2015/wordml/symex" xmlns:w15="http://schemas.microsoft.com/office/word/2012/wordml" xmlns:cx="http://schemas.microsoft.com/office/drawing/2014/chartex"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9F6508" w14:textId="77777777" w:rsidR="00627D42" w:rsidRPr="00343CCD" w:rsidRDefault="00627D42" w:rsidP="00B15241">
      <w:pPr>
        <w:ind w:left="720"/>
        <w:jc w:val="both"/>
        <w:rPr>
          <w:rFonts w:ascii="Calibri" w:hAnsi="Calibri" w:cs="Calibri"/>
        </w:rPr>
      </w:pPr>
    </w:p>
    <w:p w14:paraId="679EDB1B" w14:textId="77777777" w:rsidR="00F530DA" w:rsidRDefault="00F530DA" w:rsidP="007C22B4">
      <w:pPr>
        <w:pStyle w:val="Heading2"/>
        <w:numPr>
          <w:ilvl w:val="1"/>
          <w:numId w:val="3"/>
        </w:numPr>
        <w:spacing w:after="120"/>
        <w:ind w:right="270"/>
        <w:jc w:val="both"/>
        <w:rPr>
          <w:rFonts w:cstheme="majorHAnsi"/>
          <w:bCs w:val="0"/>
          <w:color w:val="auto"/>
          <w:sz w:val="24"/>
          <w:szCs w:val="24"/>
        </w:rPr>
      </w:pPr>
      <w:bookmarkStart w:id="336" w:name="_Toc29900789"/>
      <w:r w:rsidRPr="00621174">
        <w:rPr>
          <w:rFonts w:cstheme="majorHAnsi"/>
          <w:bCs w:val="0"/>
          <w:color w:val="auto"/>
          <w:sz w:val="24"/>
          <w:szCs w:val="24"/>
        </w:rPr>
        <w:t>Regex Rule List</w:t>
      </w:r>
      <w:bookmarkEnd w:id="336"/>
    </w:p>
    <w:p w14:paraId="64E497C9" w14:textId="77777777" w:rsidR="00F530DA" w:rsidRDefault="00F530DA" w:rsidP="00621174"/>
    <w:p w14:paraId="1CDF076F" w14:textId="254F99F7" w:rsidR="00F530DA" w:rsidRDefault="00F530DA" w:rsidP="00621174">
      <w:r>
        <w:t xml:space="preserve">This reference list contains </w:t>
      </w:r>
      <w:r w:rsidR="000A3DB9">
        <w:t xml:space="preserve">Pre Defined </w:t>
      </w:r>
      <w:r>
        <w:t xml:space="preserve">list of </w:t>
      </w:r>
      <w:r w:rsidR="000A3DB9">
        <w:t xml:space="preserve">regex checks which can be re-used to define the Regex based </w:t>
      </w:r>
      <w:r>
        <w:t>rules.</w:t>
      </w:r>
      <w:r w:rsidR="000A3DB9">
        <w:t xml:space="preserve"> Any new regex check needs to be added to this list before using it in Regex rule.</w:t>
      </w:r>
      <w:r>
        <w:t xml:space="preserve"> </w:t>
      </w:r>
    </w:p>
    <w:p w14:paraId="332CE6A5" w14:textId="77777777" w:rsidR="00F530DA" w:rsidRDefault="00F530DA" w:rsidP="00621174"/>
    <w:p w14:paraId="5C99200E" w14:textId="77777777" w:rsidR="00F530DA" w:rsidRDefault="00F530DA" w:rsidP="00621174"/>
    <w:p w14:paraId="796FAA4D" w14:textId="77777777" w:rsidR="00F530DA" w:rsidRPr="00F530DA" w:rsidRDefault="00F530DA" w:rsidP="00621174"/>
    <w:tbl>
      <w:tblPr>
        <w:tblW w:w="6360" w:type="dxa"/>
        <w:tblInd w:w="1440" w:type="dxa"/>
        <w:tblLook w:val="04A0" w:firstRow="1" w:lastRow="0" w:firstColumn="1" w:lastColumn="0" w:noHBand="0" w:noVBand="1"/>
      </w:tblPr>
      <w:tblGrid>
        <w:gridCol w:w="2540"/>
        <w:gridCol w:w="3820"/>
      </w:tblGrid>
      <w:tr w:rsidR="00F530DA" w:rsidRPr="003D066A" w14:paraId="07C1818A" w14:textId="77777777" w:rsidTr="000A3DB9">
        <w:trPr>
          <w:trHeight w:val="290"/>
        </w:trPr>
        <w:tc>
          <w:tcPr>
            <w:tcW w:w="2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EE3994" w14:textId="77777777" w:rsidR="00F530DA" w:rsidRPr="003D066A" w:rsidRDefault="00F530DA" w:rsidP="000A3DB9">
            <w:pPr>
              <w:rPr>
                <w:rFonts w:ascii="Calibri" w:eastAsia="Times New Roman" w:hAnsi="Calibri" w:cs="Calibri"/>
                <w:b/>
                <w:bCs/>
                <w:color w:val="000000"/>
                <w:sz w:val="20"/>
                <w:szCs w:val="20"/>
                <w:lang w:val="en-US"/>
              </w:rPr>
            </w:pPr>
            <w:r w:rsidRPr="003D066A">
              <w:rPr>
                <w:rFonts w:ascii="Calibri" w:eastAsia="Times New Roman" w:hAnsi="Calibri" w:cs="Calibri"/>
                <w:b/>
                <w:bCs/>
                <w:color w:val="000000"/>
                <w:sz w:val="20"/>
                <w:szCs w:val="20"/>
              </w:rPr>
              <w:t>Field Name</w:t>
            </w:r>
          </w:p>
        </w:tc>
        <w:tc>
          <w:tcPr>
            <w:tcW w:w="3820" w:type="dxa"/>
            <w:tcBorders>
              <w:top w:val="single" w:sz="4" w:space="0" w:color="auto"/>
              <w:left w:val="nil"/>
              <w:bottom w:val="single" w:sz="4" w:space="0" w:color="auto"/>
              <w:right w:val="single" w:sz="4" w:space="0" w:color="auto"/>
            </w:tcBorders>
            <w:shd w:val="clear" w:color="auto" w:fill="auto"/>
            <w:vAlign w:val="center"/>
            <w:hideMark/>
          </w:tcPr>
          <w:p w14:paraId="7123DC26" w14:textId="77777777" w:rsidR="00F530DA" w:rsidRPr="003D066A" w:rsidRDefault="00F530DA" w:rsidP="000A3DB9">
            <w:pPr>
              <w:rPr>
                <w:rFonts w:ascii="Calibri" w:eastAsia="Times New Roman" w:hAnsi="Calibri" w:cs="Calibri"/>
                <w:b/>
                <w:bCs/>
                <w:color w:val="000000"/>
                <w:sz w:val="20"/>
                <w:szCs w:val="20"/>
                <w:lang w:val="en-US"/>
              </w:rPr>
            </w:pPr>
            <w:r w:rsidRPr="003D066A">
              <w:rPr>
                <w:rFonts w:ascii="Calibri" w:eastAsia="Times New Roman" w:hAnsi="Calibri" w:cs="Calibri"/>
                <w:b/>
                <w:bCs/>
                <w:color w:val="000000"/>
                <w:sz w:val="20"/>
                <w:szCs w:val="20"/>
              </w:rPr>
              <w:t>Description</w:t>
            </w:r>
          </w:p>
        </w:tc>
      </w:tr>
      <w:tr w:rsidR="00F530DA" w:rsidRPr="003D066A" w14:paraId="1D0C3E7B" w14:textId="77777777" w:rsidTr="000A3DB9">
        <w:trPr>
          <w:trHeight w:val="290"/>
        </w:trPr>
        <w:tc>
          <w:tcPr>
            <w:tcW w:w="2540" w:type="dxa"/>
            <w:tcBorders>
              <w:top w:val="nil"/>
              <w:left w:val="single" w:sz="4" w:space="0" w:color="auto"/>
              <w:bottom w:val="single" w:sz="4" w:space="0" w:color="auto"/>
              <w:right w:val="single" w:sz="4" w:space="0" w:color="auto"/>
            </w:tcBorders>
            <w:shd w:val="clear" w:color="auto" w:fill="auto"/>
            <w:vAlign w:val="center"/>
            <w:hideMark/>
          </w:tcPr>
          <w:p w14:paraId="2593359E" w14:textId="77777777" w:rsidR="00F530DA" w:rsidRPr="003D066A" w:rsidRDefault="00F530DA" w:rsidP="000A3DB9">
            <w:pPr>
              <w:rPr>
                <w:rFonts w:ascii="Calibri" w:eastAsia="Times New Roman" w:hAnsi="Calibri" w:cs="Calibri"/>
                <w:color w:val="000000"/>
                <w:sz w:val="20"/>
                <w:szCs w:val="20"/>
                <w:lang w:val="en-US"/>
              </w:rPr>
            </w:pPr>
            <w:r w:rsidRPr="003D066A">
              <w:rPr>
                <w:rFonts w:ascii="Calibri" w:eastAsia="Times New Roman" w:hAnsi="Calibri" w:cs="Calibri"/>
                <w:color w:val="000000"/>
                <w:sz w:val="20"/>
                <w:szCs w:val="20"/>
              </w:rPr>
              <w:t>CODE</w:t>
            </w:r>
          </w:p>
        </w:tc>
        <w:tc>
          <w:tcPr>
            <w:tcW w:w="3820" w:type="dxa"/>
            <w:tcBorders>
              <w:top w:val="nil"/>
              <w:left w:val="nil"/>
              <w:bottom w:val="single" w:sz="4" w:space="0" w:color="auto"/>
              <w:right w:val="single" w:sz="4" w:space="0" w:color="auto"/>
            </w:tcBorders>
            <w:shd w:val="clear" w:color="auto" w:fill="auto"/>
            <w:vAlign w:val="center"/>
            <w:hideMark/>
          </w:tcPr>
          <w:p w14:paraId="1B7CC7DE" w14:textId="77777777" w:rsidR="00F530DA" w:rsidRPr="003D066A" w:rsidRDefault="00F530DA" w:rsidP="000A3DB9">
            <w:pPr>
              <w:rPr>
                <w:rFonts w:ascii="Calibri" w:eastAsia="Times New Roman" w:hAnsi="Calibri" w:cs="Calibri"/>
                <w:color w:val="000000"/>
                <w:sz w:val="20"/>
                <w:szCs w:val="20"/>
                <w:lang w:val="en-US"/>
              </w:rPr>
            </w:pPr>
            <w:r w:rsidRPr="003D066A">
              <w:rPr>
                <w:rFonts w:ascii="Calibri" w:eastAsia="Times New Roman" w:hAnsi="Calibri" w:cs="Calibri"/>
                <w:color w:val="000000"/>
                <w:sz w:val="20"/>
                <w:szCs w:val="20"/>
              </w:rPr>
              <w:t>Regular Expression for the Rule</w:t>
            </w:r>
          </w:p>
        </w:tc>
      </w:tr>
      <w:tr w:rsidR="00F530DA" w:rsidRPr="003D066A" w14:paraId="02C01EBC" w14:textId="77777777" w:rsidTr="000A3DB9">
        <w:trPr>
          <w:trHeight w:val="290"/>
        </w:trPr>
        <w:tc>
          <w:tcPr>
            <w:tcW w:w="2540" w:type="dxa"/>
            <w:tcBorders>
              <w:top w:val="nil"/>
              <w:left w:val="single" w:sz="4" w:space="0" w:color="auto"/>
              <w:bottom w:val="single" w:sz="4" w:space="0" w:color="auto"/>
              <w:right w:val="single" w:sz="4" w:space="0" w:color="auto"/>
            </w:tcBorders>
            <w:shd w:val="clear" w:color="auto" w:fill="auto"/>
            <w:vAlign w:val="center"/>
            <w:hideMark/>
          </w:tcPr>
          <w:p w14:paraId="79C5BC50" w14:textId="77777777" w:rsidR="00F530DA" w:rsidRPr="003D066A" w:rsidRDefault="00F530DA" w:rsidP="000A3DB9">
            <w:pPr>
              <w:rPr>
                <w:rFonts w:ascii="Calibri" w:eastAsia="Times New Roman" w:hAnsi="Calibri" w:cs="Calibri"/>
                <w:color w:val="000000"/>
                <w:sz w:val="20"/>
                <w:szCs w:val="20"/>
                <w:lang w:val="en-US"/>
              </w:rPr>
            </w:pPr>
            <w:r w:rsidRPr="003D066A">
              <w:rPr>
                <w:rFonts w:ascii="Calibri" w:eastAsia="Times New Roman" w:hAnsi="Calibri" w:cs="Calibri"/>
                <w:color w:val="000000"/>
                <w:sz w:val="20"/>
                <w:szCs w:val="20"/>
              </w:rPr>
              <w:t>DESCRIPTION</w:t>
            </w:r>
          </w:p>
        </w:tc>
        <w:tc>
          <w:tcPr>
            <w:tcW w:w="3820" w:type="dxa"/>
            <w:tcBorders>
              <w:top w:val="nil"/>
              <w:left w:val="nil"/>
              <w:bottom w:val="single" w:sz="4" w:space="0" w:color="auto"/>
              <w:right w:val="single" w:sz="4" w:space="0" w:color="auto"/>
            </w:tcBorders>
            <w:shd w:val="clear" w:color="auto" w:fill="auto"/>
            <w:vAlign w:val="center"/>
            <w:hideMark/>
          </w:tcPr>
          <w:p w14:paraId="31D63BC7" w14:textId="77777777" w:rsidR="00F530DA" w:rsidRPr="003D066A" w:rsidRDefault="00F530DA" w:rsidP="000A3DB9">
            <w:pPr>
              <w:rPr>
                <w:rFonts w:ascii="Calibri" w:eastAsia="Times New Roman" w:hAnsi="Calibri" w:cs="Calibri"/>
                <w:color w:val="000000"/>
                <w:sz w:val="20"/>
                <w:szCs w:val="20"/>
                <w:lang w:val="en-US"/>
              </w:rPr>
            </w:pPr>
            <w:r w:rsidRPr="003D066A">
              <w:rPr>
                <w:rFonts w:ascii="Calibri" w:eastAsia="Times New Roman" w:hAnsi="Calibri" w:cs="Calibri"/>
                <w:color w:val="000000"/>
                <w:sz w:val="20"/>
                <w:szCs w:val="20"/>
              </w:rPr>
              <w:t>Short Description of rule</w:t>
            </w:r>
          </w:p>
        </w:tc>
      </w:tr>
    </w:tbl>
    <w:p w14:paraId="393CE76B" w14:textId="1BCC18FB" w:rsidR="000A3DB9" w:rsidRDefault="000A3DB9" w:rsidP="00621174">
      <w:pPr>
        <w:pStyle w:val="BodyTextGlossary"/>
        <w:rPr>
          <w:rFonts w:cstheme="majorHAnsi"/>
          <w:sz w:val="24"/>
          <w:szCs w:val="24"/>
        </w:rPr>
      </w:pPr>
      <w:r>
        <w:rPr>
          <w:noProof/>
        </w:rPr>
        <w:drawing>
          <wp:inline distT="0" distB="0" distL="0" distR="0" wp14:anchorId="7FE72906" wp14:editId="621DD532">
            <wp:extent cx="4660900" cy="219075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0900" cy="2190750"/>
                    </a:xfrm>
                    <a:prstGeom prst="rect">
                      <a:avLst/>
                    </a:prstGeom>
                    <a:noFill/>
                    <a:ln>
                      <a:noFill/>
                    </a:ln>
                  </pic:spPr>
                </pic:pic>
              </a:graphicData>
            </a:graphic>
          </wp:inline>
        </w:drawing>
      </w:r>
    </w:p>
    <w:p w14:paraId="7086D187" w14:textId="77777777" w:rsidR="000A3DB9" w:rsidRDefault="000A3DB9" w:rsidP="00621174">
      <w:pPr>
        <w:rPr>
          <w:ins w:id="337" w:author="Naveen Seth" w:date="2020-01-14T13:24:00Z"/>
        </w:rPr>
      </w:pPr>
    </w:p>
    <w:p w14:paraId="0D1DFC6A" w14:textId="255AFCF4" w:rsidR="00C53E2D" w:rsidRDefault="00C53E2D" w:rsidP="00621174">
      <w:pPr>
        <w:rPr>
          <w:ins w:id="338" w:author="Naveen Seth" w:date="2020-01-14T13:25:00Z"/>
        </w:rPr>
      </w:pPr>
      <w:ins w:id="339" w:author="Naveen Seth" w:date="2020-01-14T13:24:00Z">
        <w:r>
          <w:t>The Regex Rule List is embedded below</w:t>
        </w:r>
      </w:ins>
    </w:p>
    <w:p w14:paraId="2EA6F2CF" w14:textId="77777777" w:rsidR="00C53E2D" w:rsidRDefault="00C53E2D" w:rsidP="00621174">
      <w:pPr>
        <w:rPr>
          <w:ins w:id="340" w:author="Naveen Seth" w:date="2020-01-14T13:25:00Z"/>
        </w:rPr>
      </w:pPr>
    </w:p>
    <w:p w14:paraId="55BDC4B1" w14:textId="77777777" w:rsidR="00C53E2D" w:rsidRDefault="00C53E2D" w:rsidP="00621174">
      <w:pPr>
        <w:rPr>
          <w:ins w:id="341" w:author="Naveen Seth" w:date="2020-01-14T13:24:00Z"/>
        </w:rPr>
      </w:pPr>
      <w:ins w:id="342" w:author="Naveen Seth" w:date="2020-01-14T13:25:00Z">
        <w:r>
          <w:object w:dxaOrig="1508" w:dyaOrig="943" w14:anchorId="6C2F9D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5.5pt;height:47pt" o:ole="">
              <v:imagedata r:id="rId21" o:title=""/>
            </v:shape>
            <o:OLEObject Type="Embed" ProgID="Excel.Sheet.12" ShapeID="_x0000_i1028" DrawAspect="Icon" ObjectID="_1640513518" r:id="rId22"/>
          </w:object>
        </w:r>
      </w:ins>
    </w:p>
    <w:p w14:paraId="52691BC4" w14:textId="77777777" w:rsidR="00C53E2D" w:rsidRPr="00621174" w:rsidRDefault="00C53E2D" w:rsidP="00621174"/>
    <w:p w14:paraId="00B2337A" w14:textId="3BF519DD" w:rsidR="007C22B4" w:rsidRPr="007540DD" w:rsidRDefault="007C22B4" w:rsidP="007C22B4">
      <w:pPr>
        <w:pStyle w:val="Heading2"/>
        <w:numPr>
          <w:ilvl w:val="1"/>
          <w:numId w:val="3"/>
        </w:numPr>
        <w:spacing w:after="120"/>
        <w:ind w:right="270"/>
        <w:jc w:val="both"/>
        <w:rPr>
          <w:rFonts w:cstheme="majorHAnsi"/>
          <w:b w:val="0"/>
          <w:bCs w:val="0"/>
          <w:color w:val="auto"/>
          <w:sz w:val="24"/>
          <w:szCs w:val="24"/>
        </w:rPr>
      </w:pPr>
      <w:bookmarkStart w:id="343" w:name="_Toc29900790"/>
      <w:r>
        <w:rPr>
          <w:rFonts w:cstheme="majorHAnsi"/>
          <w:bCs w:val="0"/>
          <w:color w:val="auto"/>
          <w:sz w:val="24"/>
          <w:szCs w:val="24"/>
        </w:rPr>
        <w:t>IGX SR Thresholds</w:t>
      </w:r>
      <w:bookmarkEnd w:id="343"/>
    </w:p>
    <w:p w14:paraId="6983924E" w14:textId="77909A9E" w:rsidR="00835562" w:rsidRDefault="00835562">
      <w:pPr>
        <w:rPr>
          <w:rFonts w:ascii="Calibri" w:hAnsi="Calibri" w:cs="Calibri"/>
        </w:rPr>
      </w:pPr>
    </w:p>
    <w:p w14:paraId="5C2F90A8" w14:textId="732F18C2" w:rsidR="00A97D7B" w:rsidRPr="00EA73FF" w:rsidRDefault="00A97D7B" w:rsidP="00A97D7B">
      <w:pPr>
        <w:ind w:left="720"/>
        <w:jc w:val="both"/>
        <w:rPr>
          <w:rFonts w:cs="Calibri"/>
        </w:rPr>
      </w:pPr>
      <w:r w:rsidRPr="00EA73FF">
        <w:rPr>
          <w:rFonts w:cs="Calibri"/>
        </w:rPr>
        <w:t xml:space="preserve">This </w:t>
      </w:r>
      <w:r w:rsidR="000A3DB9">
        <w:rPr>
          <w:rFonts w:cs="Calibri"/>
        </w:rPr>
        <w:t>reference list contains score slabs</w:t>
      </w:r>
      <w:r>
        <w:rPr>
          <w:rFonts w:cs="Calibri"/>
        </w:rPr>
        <w:t xml:space="preserve"> </w:t>
      </w:r>
      <w:r w:rsidR="000A3DB9">
        <w:rPr>
          <w:rFonts w:cs="Calibri"/>
        </w:rPr>
        <w:t xml:space="preserve">and their respective </w:t>
      </w:r>
      <w:r>
        <w:rPr>
          <w:rFonts w:cs="Calibri"/>
        </w:rPr>
        <w:t xml:space="preserve">Font Color and Images to </w:t>
      </w:r>
      <w:r w:rsidR="000A3DB9">
        <w:rPr>
          <w:rFonts w:cs="Calibri"/>
        </w:rPr>
        <w:t xml:space="preserve">highlight </w:t>
      </w:r>
      <w:r>
        <w:rPr>
          <w:rFonts w:cs="Calibri"/>
        </w:rPr>
        <w:t>the scores</w:t>
      </w:r>
      <w:r w:rsidR="000A3DB9">
        <w:rPr>
          <w:rFonts w:cs="Calibri"/>
        </w:rPr>
        <w:t xml:space="preserve"> if they fall</w:t>
      </w:r>
      <w:r>
        <w:rPr>
          <w:rFonts w:cs="Calibri"/>
        </w:rPr>
        <w:t xml:space="preserve"> </w:t>
      </w:r>
      <w:r w:rsidR="000A3DB9">
        <w:rPr>
          <w:rFonts w:cs="Calibri"/>
        </w:rPr>
        <w:t>with</w:t>
      </w:r>
      <w:r>
        <w:rPr>
          <w:rFonts w:cs="Calibri"/>
        </w:rPr>
        <w:t xml:space="preserve">in </w:t>
      </w:r>
      <w:r w:rsidR="000A3DB9">
        <w:rPr>
          <w:rFonts w:cs="Calibri"/>
        </w:rPr>
        <w:t xml:space="preserve">the range. These slabs are used while publishing the DQ Score in Govern by the score refresher module. </w:t>
      </w:r>
    </w:p>
    <w:p w14:paraId="36EF2168" w14:textId="77777777" w:rsidR="007C22B4" w:rsidRDefault="007C22B4">
      <w:pPr>
        <w:rPr>
          <w:rFonts w:ascii="Calibri" w:hAnsi="Calibri" w:cs="Calibri"/>
        </w:rPr>
      </w:pPr>
    </w:p>
    <w:p w14:paraId="2DF8CC28" w14:textId="77777777" w:rsidR="00A97D7B" w:rsidRPr="00EA73FF" w:rsidRDefault="00A97D7B" w:rsidP="00A97D7B">
      <w:pPr>
        <w:ind w:left="720"/>
        <w:jc w:val="both"/>
        <w:rPr>
          <w:rFonts w:cs="Calibri"/>
        </w:rPr>
      </w:pPr>
      <w:r w:rsidRPr="00EA73FF">
        <w:rPr>
          <w:rFonts w:cs="Calibri"/>
        </w:rPr>
        <w:t>Configure the below field in Data Governance as per the template below:</w:t>
      </w:r>
    </w:p>
    <w:p w14:paraId="3CBCE2B0" w14:textId="77777777" w:rsidR="00A97D7B" w:rsidRDefault="00A97D7B" w:rsidP="00A97D7B">
      <w:pPr>
        <w:ind w:left="720"/>
        <w:jc w:val="both"/>
        <w:rPr>
          <w:rFonts w:ascii="Calibri" w:hAnsi="Calibri" w:cs="Calibri"/>
        </w:rPr>
      </w:pPr>
    </w:p>
    <w:tbl>
      <w:tblPr>
        <w:tblW w:w="8118" w:type="dxa"/>
        <w:tblInd w:w="1548" w:type="dxa"/>
        <w:tblLook w:val="04A0" w:firstRow="1" w:lastRow="0" w:firstColumn="1" w:lastColumn="0" w:noHBand="0" w:noVBand="1"/>
      </w:tblPr>
      <w:tblGrid>
        <w:gridCol w:w="2520"/>
        <w:gridCol w:w="1928"/>
        <w:gridCol w:w="1096"/>
        <w:gridCol w:w="1046"/>
        <w:gridCol w:w="1528"/>
      </w:tblGrid>
      <w:tr w:rsidR="009576CB" w:rsidRPr="005F54FC" w14:paraId="78BB4999" w14:textId="66058CC8" w:rsidTr="00621174">
        <w:trPr>
          <w:trHeight w:val="288"/>
        </w:trPr>
        <w:tc>
          <w:tcPr>
            <w:tcW w:w="25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55150B5" w14:textId="77777777" w:rsidR="009576CB" w:rsidRPr="005F54FC" w:rsidRDefault="009576CB" w:rsidP="00BC14DE">
            <w:pPr>
              <w:jc w:val="center"/>
              <w:rPr>
                <w:rFonts w:ascii="Calibri" w:eastAsia="Times New Roman" w:hAnsi="Calibri" w:cs="Calibri"/>
                <w:b/>
                <w:bCs/>
                <w:color w:val="000000"/>
                <w:sz w:val="20"/>
                <w:szCs w:val="20"/>
                <w:lang w:val="en-US"/>
              </w:rPr>
            </w:pPr>
            <w:r w:rsidRPr="005F54FC">
              <w:rPr>
                <w:rFonts w:ascii="Calibri" w:eastAsia="Times New Roman" w:hAnsi="Calibri" w:cs="Calibri"/>
                <w:b/>
                <w:bCs/>
                <w:color w:val="000000"/>
                <w:sz w:val="20"/>
                <w:szCs w:val="20"/>
                <w:lang w:val="en-US"/>
              </w:rPr>
              <w:t>Field Attribute</w:t>
            </w:r>
          </w:p>
        </w:tc>
        <w:tc>
          <w:tcPr>
            <w:tcW w:w="1928" w:type="dxa"/>
            <w:tcBorders>
              <w:top w:val="single" w:sz="4" w:space="0" w:color="auto"/>
              <w:left w:val="nil"/>
              <w:bottom w:val="single" w:sz="4" w:space="0" w:color="auto"/>
              <w:right w:val="single" w:sz="4" w:space="0" w:color="auto"/>
            </w:tcBorders>
            <w:shd w:val="clear" w:color="000000" w:fill="BFBFBF"/>
            <w:noWrap/>
            <w:vAlign w:val="center"/>
            <w:hideMark/>
          </w:tcPr>
          <w:p w14:paraId="0B91F045" w14:textId="77777777" w:rsidR="009576CB" w:rsidRPr="005F54FC" w:rsidRDefault="009576CB" w:rsidP="00BC14DE">
            <w:pPr>
              <w:rPr>
                <w:rFonts w:ascii="Calibri" w:eastAsia="Times New Roman" w:hAnsi="Calibri" w:cs="Calibri"/>
                <w:b/>
                <w:bCs/>
                <w:color w:val="000000"/>
                <w:sz w:val="20"/>
                <w:szCs w:val="20"/>
                <w:lang w:val="en-US"/>
              </w:rPr>
            </w:pPr>
            <w:r w:rsidRPr="005F54FC">
              <w:rPr>
                <w:rFonts w:ascii="Calibri" w:eastAsia="Times New Roman" w:hAnsi="Calibri" w:cs="Calibri"/>
                <w:b/>
                <w:bCs/>
                <w:color w:val="000000"/>
                <w:sz w:val="20"/>
                <w:szCs w:val="20"/>
                <w:lang w:val="en-US"/>
              </w:rPr>
              <w:t>Field-1</w:t>
            </w:r>
          </w:p>
        </w:tc>
        <w:tc>
          <w:tcPr>
            <w:tcW w:w="1402" w:type="dxa"/>
            <w:tcBorders>
              <w:top w:val="single" w:sz="4" w:space="0" w:color="auto"/>
              <w:left w:val="nil"/>
              <w:bottom w:val="single" w:sz="4" w:space="0" w:color="auto"/>
              <w:right w:val="single" w:sz="4" w:space="0" w:color="auto"/>
            </w:tcBorders>
            <w:shd w:val="clear" w:color="000000" w:fill="BFBFBF"/>
          </w:tcPr>
          <w:p w14:paraId="6E1B4A6C" w14:textId="644D0717" w:rsidR="009576CB" w:rsidRPr="005F54FC" w:rsidRDefault="009576CB" w:rsidP="00BC14DE">
            <w:pPr>
              <w:rPr>
                <w:rFonts w:ascii="Calibri" w:eastAsia="Times New Roman" w:hAnsi="Calibri" w:cs="Calibri"/>
                <w:b/>
                <w:bCs/>
                <w:color w:val="000000"/>
                <w:sz w:val="20"/>
                <w:szCs w:val="20"/>
                <w:lang w:val="en-US"/>
              </w:rPr>
            </w:pPr>
            <w:r>
              <w:rPr>
                <w:rFonts w:ascii="Calibri" w:eastAsia="Times New Roman" w:hAnsi="Calibri" w:cs="Calibri"/>
                <w:b/>
                <w:bCs/>
                <w:color w:val="000000"/>
                <w:sz w:val="20"/>
                <w:szCs w:val="20"/>
                <w:lang w:val="en-US"/>
              </w:rPr>
              <w:t>Field-2</w:t>
            </w:r>
          </w:p>
        </w:tc>
        <w:tc>
          <w:tcPr>
            <w:tcW w:w="1170" w:type="dxa"/>
            <w:tcBorders>
              <w:top w:val="single" w:sz="4" w:space="0" w:color="auto"/>
              <w:left w:val="nil"/>
              <w:bottom w:val="single" w:sz="4" w:space="0" w:color="auto"/>
              <w:right w:val="single" w:sz="4" w:space="0" w:color="auto"/>
            </w:tcBorders>
            <w:shd w:val="clear" w:color="000000" w:fill="BFBFBF"/>
          </w:tcPr>
          <w:p w14:paraId="36DE02A6" w14:textId="7A15D76B" w:rsidR="009576CB" w:rsidRPr="005F54FC" w:rsidRDefault="009576CB" w:rsidP="00BC14DE">
            <w:pPr>
              <w:rPr>
                <w:rFonts w:ascii="Calibri" w:eastAsia="Times New Roman" w:hAnsi="Calibri" w:cs="Calibri"/>
                <w:b/>
                <w:bCs/>
                <w:color w:val="000000"/>
                <w:sz w:val="20"/>
                <w:szCs w:val="20"/>
                <w:lang w:val="en-US"/>
              </w:rPr>
            </w:pPr>
            <w:r>
              <w:rPr>
                <w:rFonts w:ascii="Calibri" w:eastAsia="Times New Roman" w:hAnsi="Calibri" w:cs="Calibri"/>
                <w:b/>
                <w:bCs/>
                <w:color w:val="000000"/>
                <w:sz w:val="20"/>
                <w:szCs w:val="20"/>
                <w:lang w:val="en-US"/>
              </w:rPr>
              <w:t>Field-3</w:t>
            </w:r>
          </w:p>
        </w:tc>
        <w:tc>
          <w:tcPr>
            <w:tcW w:w="1098" w:type="dxa"/>
            <w:tcBorders>
              <w:top w:val="single" w:sz="4" w:space="0" w:color="auto"/>
              <w:left w:val="nil"/>
              <w:bottom w:val="single" w:sz="4" w:space="0" w:color="auto"/>
              <w:right w:val="single" w:sz="4" w:space="0" w:color="auto"/>
            </w:tcBorders>
            <w:shd w:val="clear" w:color="000000" w:fill="BFBFBF"/>
          </w:tcPr>
          <w:p w14:paraId="7DF6BAEE" w14:textId="32F60A73" w:rsidR="009576CB" w:rsidRPr="005F54FC" w:rsidRDefault="009576CB" w:rsidP="00BC14DE">
            <w:pPr>
              <w:rPr>
                <w:rFonts w:ascii="Calibri" w:eastAsia="Times New Roman" w:hAnsi="Calibri" w:cs="Calibri"/>
                <w:b/>
                <w:bCs/>
                <w:color w:val="000000"/>
                <w:sz w:val="20"/>
                <w:szCs w:val="20"/>
                <w:lang w:val="en-US"/>
              </w:rPr>
            </w:pPr>
            <w:r>
              <w:rPr>
                <w:rFonts w:ascii="Calibri" w:eastAsia="Times New Roman" w:hAnsi="Calibri" w:cs="Calibri"/>
                <w:b/>
                <w:bCs/>
                <w:color w:val="000000"/>
                <w:sz w:val="20"/>
                <w:szCs w:val="20"/>
                <w:lang w:val="en-US"/>
              </w:rPr>
              <w:t>Field-4</w:t>
            </w:r>
          </w:p>
        </w:tc>
      </w:tr>
      <w:tr w:rsidR="009576CB" w:rsidRPr="005F54FC" w14:paraId="5310D0F1" w14:textId="7D6E3A56" w:rsidTr="00621174">
        <w:trPr>
          <w:trHeight w:val="288"/>
        </w:trPr>
        <w:tc>
          <w:tcPr>
            <w:tcW w:w="2520" w:type="dxa"/>
            <w:tcBorders>
              <w:top w:val="nil"/>
              <w:left w:val="single" w:sz="4" w:space="0" w:color="auto"/>
              <w:bottom w:val="single" w:sz="4" w:space="0" w:color="auto"/>
              <w:right w:val="single" w:sz="4" w:space="0" w:color="auto"/>
            </w:tcBorders>
            <w:shd w:val="clear" w:color="000000" w:fill="BFBFBF"/>
            <w:vAlign w:val="center"/>
            <w:hideMark/>
          </w:tcPr>
          <w:p w14:paraId="44037E2C" w14:textId="77777777" w:rsidR="009576CB" w:rsidRPr="005F54FC" w:rsidRDefault="009576CB"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Name</w:t>
            </w:r>
          </w:p>
        </w:tc>
        <w:tc>
          <w:tcPr>
            <w:tcW w:w="1928" w:type="dxa"/>
            <w:tcBorders>
              <w:top w:val="nil"/>
              <w:left w:val="nil"/>
              <w:bottom w:val="single" w:sz="4" w:space="0" w:color="auto"/>
              <w:right w:val="single" w:sz="4" w:space="0" w:color="auto"/>
            </w:tcBorders>
            <w:shd w:val="clear" w:color="auto" w:fill="auto"/>
            <w:vAlign w:val="center"/>
            <w:hideMark/>
          </w:tcPr>
          <w:p w14:paraId="550C471C" w14:textId="44EE1956" w:rsidR="009576CB" w:rsidRPr="005F54FC" w:rsidRDefault="009576CB" w:rsidP="00491A4F">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MinValue</w:t>
            </w:r>
          </w:p>
        </w:tc>
        <w:tc>
          <w:tcPr>
            <w:tcW w:w="1402" w:type="dxa"/>
            <w:tcBorders>
              <w:top w:val="nil"/>
              <w:left w:val="nil"/>
              <w:bottom w:val="single" w:sz="4" w:space="0" w:color="auto"/>
              <w:right w:val="single" w:sz="4" w:space="0" w:color="auto"/>
            </w:tcBorders>
          </w:tcPr>
          <w:p w14:paraId="15CCC960" w14:textId="79A9E9F2" w:rsidR="009576CB" w:rsidRPr="005F54FC" w:rsidDel="00491A4F" w:rsidRDefault="00F83F8E" w:rsidP="00491A4F">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MaxValue</w:t>
            </w:r>
          </w:p>
        </w:tc>
        <w:tc>
          <w:tcPr>
            <w:tcW w:w="1170" w:type="dxa"/>
            <w:tcBorders>
              <w:top w:val="nil"/>
              <w:left w:val="nil"/>
              <w:bottom w:val="single" w:sz="4" w:space="0" w:color="auto"/>
              <w:right w:val="single" w:sz="4" w:space="0" w:color="auto"/>
            </w:tcBorders>
          </w:tcPr>
          <w:p w14:paraId="09C81127" w14:textId="07BEFAC2" w:rsidR="009576CB" w:rsidRPr="005F54FC" w:rsidDel="00491A4F" w:rsidRDefault="001C38A3" w:rsidP="00491A4F">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FontColor</w:t>
            </w:r>
          </w:p>
        </w:tc>
        <w:tc>
          <w:tcPr>
            <w:tcW w:w="1098" w:type="dxa"/>
            <w:tcBorders>
              <w:top w:val="nil"/>
              <w:left w:val="nil"/>
              <w:bottom w:val="single" w:sz="4" w:space="0" w:color="auto"/>
              <w:right w:val="single" w:sz="4" w:space="0" w:color="auto"/>
            </w:tcBorders>
          </w:tcPr>
          <w:p w14:paraId="08C0FB71" w14:textId="184F96F3" w:rsidR="009576CB" w:rsidRPr="005F54FC" w:rsidDel="00491A4F" w:rsidRDefault="00DA3B21" w:rsidP="00491A4F">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ThresholdImage</w:t>
            </w:r>
          </w:p>
        </w:tc>
      </w:tr>
      <w:tr w:rsidR="009576CB" w:rsidRPr="005F54FC" w14:paraId="6DCF663B" w14:textId="6E7ADDD0" w:rsidTr="00621174">
        <w:trPr>
          <w:trHeight w:val="288"/>
        </w:trPr>
        <w:tc>
          <w:tcPr>
            <w:tcW w:w="2520" w:type="dxa"/>
            <w:tcBorders>
              <w:top w:val="nil"/>
              <w:left w:val="single" w:sz="4" w:space="0" w:color="auto"/>
              <w:bottom w:val="single" w:sz="4" w:space="0" w:color="auto"/>
              <w:right w:val="single" w:sz="4" w:space="0" w:color="auto"/>
            </w:tcBorders>
            <w:shd w:val="clear" w:color="000000" w:fill="BFBFBF"/>
            <w:vAlign w:val="center"/>
            <w:hideMark/>
          </w:tcPr>
          <w:p w14:paraId="472C8A3D" w14:textId="77777777" w:rsidR="009576CB" w:rsidRPr="005F54FC" w:rsidRDefault="009576CB"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API Name</w:t>
            </w:r>
          </w:p>
        </w:tc>
        <w:tc>
          <w:tcPr>
            <w:tcW w:w="1928" w:type="dxa"/>
            <w:tcBorders>
              <w:top w:val="nil"/>
              <w:left w:val="nil"/>
              <w:bottom w:val="single" w:sz="4" w:space="0" w:color="auto"/>
              <w:right w:val="single" w:sz="4" w:space="0" w:color="auto"/>
            </w:tcBorders>
            <w:shd w:val="clear" w:color="auto" w:fill="auto"/>
            <w:vAlign w:val="center"/>
            <w:hideMark/>
          </w:tcPr>
          <w:p w14:paraId="12C01417" w14:textId="7D4EE137" w:rsidR="009576CB" w:rsidRPr="005F54FC" w:rsidRDefault="009576CB" w:rsidP="00BC14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MinValue</w:t>
            </w:r>
          </w:p>
        </w:tc>
        <w:tc>
          <w:tcPr>
            <w:tcW w:w="1402" w:type="dxa"/>
            <w:tcBorders>
              <w:top w:val="nil"/>
              <w:left w:val="nil"/>
              <w:bottom w:val="single" w:sz="4" w:space="0" w:color="auto"/>
              <w:right w:val="single" w:sz="4" w:space="0" w:color="auto"/>
            </w:tcBorders>
          </w:tcPr>
          <w:p w14:paraId="3FC5AD76" w14:textId="1859CE38" w:rsidR="009576CB" w:rsidRPr="005F54FC" w:rsidDel="00491A4F" w:rsidRDefault="00F83F8E" w:rsidP="00BC14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MaxValue</w:t>
            </w:r>
          </w:p>
        </w:tc>
        <w:tc>
          <w:tcPr>
            <w:tcW w:w="1170" w:type="dxa"/>
            <w:tcBorders>
              <w:top w:val="nil"/>
              <w:left w:val="nil"/>
              <w:bottom w:val="single" w:sz="4" w:space="0" w:color="auto"/>
              <w:right w:val="single" w:sz="4" w:space="0" w:color="auto"/>
            </w:tcBorders>
          </w:tcPr>
          <w:p w14:paraId="44F24EEC" w14:textId="47DAE965" w:rsidR="009576CB" w:rsidRPr="005F54FC" w:rsidDel="00491A4F" w:rsidRDefault="001C38A3" w:rsidP="00BC14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FontColor</w:t>
            </w:r>
          </w:p>
        </w:tc>
        <w:tc>
          <w:tcPr>
            <w:tcW w:w="1098" w:type="dxa"/>
            <w:tcBorders>
              <w:top w:val="nil"/>
              <w:left w:val="nil"/>
              <w:bottom w:val="single" w:sz="4" w:space="0" w:color="auto"/>
              <w:right w:val="single" w:sz="4" w:space="0" w:color="auto"/>
            </w:tcBorders>
          </w:tcPr>
          <w:p w14:paraId="7A9C6481" w14:textId="2752A4B5" w:rsidR="009576CB" w:rsidRPr="005F54FC" w:rsidDel="00491A4F" w:rsidRDefault="00DA3B21" w:rsidP="00BC14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ThresholdImage</w:t>
            </w:r>
          </w:p>
        </w:tc>
      </w:tr>
      <w:tr w:rsidR="009576CB" w:rsidRPr="005F54FC" w14:paraId="1E2E6AC5" w14:textId="5CC89116" w:rsidTr="00621174">
        <w:trPr>
          <w:trHeight w:val="288"/>
        </w:trPr>
        <w:tc>
          <w:tcPr>
            <w:tcW w:w="2520" w:type="dxa"/>
            <w:tcBorders>
              <w:top w:val="nil"/>
              <w:left w:val="single" w:sz="4" w:space="0" w:color="auto"/>
              <w:bottom w:val="single" w:sz="4" w:space="0" w:color="auto"/>
              <w:right w:val="single" w:sz="4" w:space="0" w:color="auto"/>
            </w:tcBorders>
            <w:shd w:val="clear" w:color="000000" w:fill="BFBFBF"/>
            <w:vAlign w:val="center"/>
            <w:hideMark/>
          </w:tcPr>
          <w:p w14:paraId="4891E842" w14:textId="77777777" w:rsidR="009576CB" w:rsidRPr="005F54FC" w:rsidRDefault="009576CB"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Input Type</w:t>
            </w:r>
          </w:p>
        </w:tc>
        <w:tc>
          <w:tcPr>
            <w:tcW w:w="1928" w:type="dxa"/>
            <w:tcBorders>
              <w:top w:val="nil"/>
              <w:left w:val="nil"/>
              <w:bottom w:val="single" w:sz="4" w:space="0" w:color="auto"/>
              <w:right w:val="single" w:sz="4" w:space="0" w:color="auto"/>
            </w:tcBorders>
            <w:shd w:val="clear" w:color="auto" w:fill="auto"/>
            <w:vAlign w:val="center"/>
            <w:hideMark/>
          </w:tcPr>
          <w:p w14:paraId="20880B83" w14:textId="5622E72D" w:rsidR="009576CB" w:rsidRPr="005F54FC" w:rsidRDefault="009576CB" w:rsidP="00BC14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Decimal Number</w:t>
            </w:r>
          </w:p>
        </w:tc>
        <w:tc>
          <w:tcPr>
            <w:tcW w:w="1402" w:type="dxa"/>
            <w:tcBorders>
              <w:top w:val="nil"/>
              <w:left w:val="nil"/>
              <w:bottom w:val="single" w:sz="4" w:space="0" w:color="auto"/>
              <w:right w:val="single" w:sz="4" w:space="0" w:color="auto"/>
            </w:tcBorders>
          </w:tcPr>
          <w:p w14:paraId="12157D2C" w14:textId="48490413" w:rsidR="009576CB" w:rsidRPr="005F54FC" w:rsidDel="00491A4F" w:rsidRDefault="00F83F8E" w:rsidP="00BC14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Decimal Number</w:t>
            </w:r>
          </w:p>
        </w:tc>
        <w:tc>
          <w:tcPr>
            <w:tcW w:w="1170" w:type="dxa"/>
            <w:tcBorders>
              <w:top w:val="nil"/>
              <w:left w:val="nil"/>
              <w:bottom w:val="single" w:sz="4" w:space="0" w:color="auto"/>
              <w:right w:val="single" w:sz="4" w:space="0" w:color="auto"/>
            </w:tcBorders>
          </w:tcPr>
          <w:p w14:paraId="5A80DF44" w14:textId="3438B29D" w:rsidR="009576CB" w:rsidRPr="005F54FC" w:rsidDel="00491A4F" w:rsidRDefault="001C38A3" w:rsidP="00BC14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Simple Text</w:t>
            </w:r>
          </w:p>
        </w:tc>
        <w:tc>
          <w:tcPr>
            <w:tcW w:w="1098" w:type="dxa"/>
            <w:tcBorders>
              <w:top w:val="nil"/>
              <w:left w:val="nil"/>
              <w:bottom w:val="single" w:sz="4" w:space="0" w:color="auto"/>
              <w:right w:val="single" w:sz="4" w:space="0" w:color="auto"/>
            </w:tcBorders>
          </w:tcPr>
          <w:p w14:paraId="1572EC4F" w14:textId="0758E7CA" w:rsidR="009576CB" w:rsidRPr="005F54FC" w:rsidDel="00491A4F" w:rsidRDefault="00DA3B21" w:rsidP="00BC14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Html/</w:t>
            </w:r>
            <w:r w:rsidR="00621174">
              <w:rPr>
                <w:rFonts w:ascii="Calibri" w:eastAsia="Times New Roman" w:hAnsi="Calibri" w:cs="Calibri"/>
                <w:color w:val="000000"/>
                <w:sz w:val="20"/>
                <w:szCs w:val="20"/>
                <w:lang w:val="en-US"/>
              </w:rPr>
              <w:t>Rich text</w:t>
            </w:r>
          </w:p>
        </w:tc>
      </w:tr>
      <w:tr w:rsidR="000757A1" w:rsidRPr="005F54FC" w14:paraId="1C18155F" w14:textId="74E05B14" w:rsidTr="00621174">
        <w:trPr>
          <w:trHeight w:val="288"/>
        </w:trPr>
        <w:tc>
          <w:tcPr>
            <w:tcW w:w="2520" w:type="dxa"/>
            <w:tcBorders>
              <w:top w:val="nil"/>
              <w:left w:val="single" w:sz="4" w:space="0" w:color="auto"/>
              <w:bottom w:val="single" w:sz="4" w:space="0" w:color="auto"/>
              <w:right w:val="single" w:sz="4" w:space="0" w:color="auto"/>
            </w:tcBorders>
            <w:shd w:val="clear" w:color="000000" w:fill="BFBFBF"/>
            <w:vAlign w:val="center"/>
            <w:hideMark/>
          </w:tcPr>
          <w:p w14:paraId="75C2DAA9"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Category</w:t>
            </w:r>
          </w:p>
        </w:tc>
        <w:tc>
          <w:tcPr>
            <w:tcW w:w="1928" w:type="dxa"/>
            <w:tcBorders>
              <w:top w:val="nil"/>
              <w:left w:val="nil"/>
              <w:bottom w:val="single" w:sz="4" w:space="0" w:color="auto"/>
              <w:right w:val="single" w:sz="4" w:space="0" w:color="auto"/>
            </w:tcBorders>
            <w:shd w:val="clear" w:color="auto" w:fill="auto"/>
            <w:vAlign w:val="center"/>
            <w:hideMark/>
          </w:tcPr>
          <w:p w14:paraId="4F4B7018"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402" w:type="dxa"/>
            <w:tcBorders>
              <w:top w:val="nil"/>
              <w:left w:val="nil"/>
              <w:bottom w:val="single" w:sz="4" w:space="0" w:color="auto"/>
              <w:right w:val="single" w:sz="4" w:space="0" w:color="auto"/>
            </w:tcBorders>
            <w:vAlign w:val="center"/>
          </w:tcPr>
          <w:p w14:paraId="22C3D506" w14:textId="66797E11"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170" w:type="dxa"/>
            <w:tcBorders>
              <w:top w:val="nil"/>
              <w:left w:val="nil"/>
              <w:bottom w:val="single" w:sz="4" w:space="0" w:color="auto"/>
              <w:right w:val="single" w:sz="4" w:space="0" w:color="auto"/>
            </w:tcBorders>
            <w:vAlign w:val="center"/>
          </w:tcPr>
          <w:p w14:paraId="727DE2C9" w14:textId="685CA82D"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098" w:type="dxa"/>
            <w:tcBorders>
              <w:top w:val="nil"/>
              <w:left w:val="nil"/>
              <w:bottom w:val="single" w:sz="4" w:space="0" w:color="auto"/>
              <w:right w:val="single" w:sz="4" w:space="0" w:color="auto"/>
            </w:tcBorders>
            <w:vAlign w:val="center"/>
          </w:tcPr>
          <w:p w14:paraId="5E12F9F0" w14:textId="36569F28"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0757A1" w:rsidRPr="005F54FC" w14:paraId="290B7CB5" w14:textId="190B46C7" w:rsidTr="00621174">
        <w:trPr>
          <w:trHeight w:val="288"/>
        </w:trPr>
        <w:tc>
          <w:tcPr>
            <w:tcW w:w="2520" w:type="dxa"/>
            <w:tcBorders>
              <w:top w:val="nil"/>
              <w:left w:val="single" w:sz="4" w:space="0" w:color="auto"/>
              <w:bottom w:val="single" w:sz="4" w:space="0" w:color="auto"/>
              <w:right w:val="single" w:sz="4" w:space="0" w:color="auto"/>
            </w:tcBorders>
            <w:shd w:val="clear" w:color="000000" w:fill="BFBFBF"/>
            <w:vAlign w:val="center"/>
            <w:hideMark/>
          </w:tcPr>
          <w:p w14:paraId="62F8B061"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Minimum Value</w:t>
            </w:r>
          </w:p>
        </w:tc>
        <w:tc>
          <w:tcPr>
            <w:tcW w:w="1928" w:type="dxa"/>
            <w:tcBorders>
              <w:top w:val="nil"/>
              <w:left w:val="nil"/>
              <w:bottom w:val="single" w:sz="4" w:space="0" w:color="auto"/>
              <w:right w:val="single" w:sz="4" w:space="0" w:color="auto"/>
            </w:tcBorders>
            <w:shd w:val="clear" w:color="auto" w:fill="auto"/>
            <w:vAlign w:val="center"/>
            <w:hideMark/>
          </w:tcPr>
          <w:p w14:paraId="79937564"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402" w:type="dxa"/>
            <w:tcBorders>
              <w:top w:val="nil"/>
              <w:left w:val="nil"/>
              <w:bottom w:val="single" w:sz="4" w:space="0" w:color="auto"/>
              <w:right w:val="single" w:sz="4" w:space="0" w:color="auto"/>
            </w:tcBorders>
            <w:vAlign w:val="center"/>
          </w:tcPr>
          <w:p w14:paraId="3F5F8A3D" w14:textId="5DE64BB5"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170" w:type="dxa"/>
            <w:tcBorders>
              <w:top w:val="nil"/>
              <w:left w:val="nil"/>
              <w:bottom w:val="single" w:sz="4" w:space="0" w:color="auto"/>
              <w:right w:val="single" w:sz="4" w:space="0" w:color="auto"/>
            </w:tcBorders>
            <w:vAlign w:val="center"/>
          </w:tcPr>
          <w:p w14:paraId="530451B6" w14:textId="45ACC6DA"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098" w:type="dxa"/>
            <w:tcBorders>
              <w:top w:val="nil"/>
              <w:left w:val="nil"/>
              <w:bottom w:val="single" w:sz="4" w:space="0" w:color="auto"/>
              <w:right w:val="single" w:sz="4" w:space="0" w:color="auto"/>
            </w:tcBorders>
            <w:vAlign w:val="center"/>
          </w:tcPr>
          <w:p w14:paraId="60A70AEB" w14:textId="34249A66"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0757A1" w:rsidRPr="005F54FC" w14:paraId="50497D06" w14:textId="035AD648" w:rsidTr="00621174">
        <w:trPr>
          <w:trHeight w:val="288"/>
        </w:trPr>
        <w:tc>
          <w:tcPr>
            <w:tcW w:w="2520" w:type="dxa"/>
            <w:tcBorders>
              <w:top w:val="nil"/>
              <w:left w:val="single" w:sz="4" w:space="0" w:color="auto"/>
              <w:bottom w:val="single" w:sz="4" w:space="0" w:color="auto"/>
              <w:right w:val="single" w:sz="4" w:space="0" w:color="auto"/>
            </w:tcBorders>
            <w:shd w:val="clear" w:color="000000" w:fill="BFBFBF"/>
            <w:vAlign w:val="center"/>
            <w:hideMark/>
          </w:tcPr>
          <w:p w14:paraId="38BBFD80"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Maximum Value</w:t>
            </w:r>
          </w:p>
        </w:tc>
        <w:tc>
          <w:tcPr>
            <w:tcW w:w="1928" w:type="dxa"/>
            <w:tcBorders>
              <w:top w:val="nil"/>
              <w:left w:val="nil"/>
              <w:bottom w:val="single" w:sz="4" w:space="0" w:color="auto"/>
              <w:right w:val="single" w:sz="4" w:space="0" w:color="auto"/>
            </w:tcBorders>
            <w:shd w:val="clear" w:color="auto" w:fill="auto"/>
            <w:vAlign w:val="center"/>
            <w:hideMark/>
          </w:tcPr>
          <w:p w14:paraId="1EF8F7DC"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402" w:type="dxa"/>
            <w:tcBorders>
              <w:top w:val="nil"/>
              <w:left w:val="nil"/>
              <w:bottom w:val="single" w:sz="4" w:space="0" w:color="auto"/>
              <w:right w:val="single" w:sz="4" w:space="0" w:color="auto"/>
            </w:tcBorders>
            <w:vAlign w:val="center"/>
          </w:tcPr>
          <w:p w14:paraId="74700B04" w14:textId="66F3506B"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170" w:type="dxa"/>
            <w:tcBorders>
              <w:top w:val="nil"/>
              <w:left w:val="nil"/>
              <w:bottom w:val="single" w:sz="4" w:space="0" w:color="auto"/>
              <w:right w:val="single" w:sz="4" w:space="0" w:color="auto"/>
            </w:tcBorders>
            <w:vAlign w:val="center"/>
          </w:tcPr>
          <w:p w14:paraId="3CC5AB33" w14:textId="10556061" w:rsidR="000757A1" w:rsidRPr="005F54FC" w:rsidRDefault="000757A1" w:rsidP="00621174">
            <w:pPr>
              <w:jc w:val="both"/>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098" w:type="dxa"/>
            <w:tcBorders>
              <w:top w:val="nil"/>
              <w:left w:val="nil"/>
              <w:bottom w:val="single" w:sz="4" w:space="0" w:color="auto"/>
              <w:right w:val="single" w:sz="4" w:space="0" w:color="auto"/>
            </w:tcBorders>
            <w:vAlign w:val="center"/>
          </w:tcPr>
          <w:p w14:paraId="4EDB33C4" w14:textId="7B43FEDD"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0757A1" w:rsidRPr="005F54FC" w14:paraId="51B488D4" w14:textId="4A5DB51A" w:rsidTr="00621174">
        <w:trPr>
          <w:trHeight w:val="288"/>
        </w:trPr>
        <w:tc>
          <w:tcPr>
            <w:tcW w:w="2520" w:type="dxa"/>
            <w:tcBorders>
              <w:top w:val="nil"/>
              <w:left w:val="single" w:sz="4" w:space="0" w:color="auto"/>
              <w:bottom w:val="single" w:sz="4" w:space="0" w:color="auto"/>
              <w:right w:val="single" w:sz="4" w:space="0" w:color="auto"/>
            </w:tcBorders>
            <w:shd w:val="clear" w:color="000000" w:fill="D6DCE4"/>
            <w:vAlign w:val="center"/>
            <w:hideMark/>
          </w:tcPr>
          <w:p w14:paraId="2E4E41AC"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Type of List</w:t>
            </w:r>
          </w:p>
        </w:tc>
        <w:tc>
          <w:tcPr>
            <w:tcW w:w="1928" w:type="dxa"/>
            <w:tcBorders>
              <w:top w:val="nil"/>
              <w:left w:val="nil"/>
              <w:bottom w:val="single" w:sz="4" w:space="0" w:color="auto"/>
              <w:right w:val="single" w:sz="4" w:space="0" w:color="auto"/>
            </w:tcBorders>
            <w:shd w:val="clear" w:color="000000" w:fill="D6DCE4"/>
            <w:vAlign w:val="center"/>
            <w:hideMark/>
          </w:tcPr>
          <w:p w14:paraId="0B3A2BF2"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402" w:type="dxa"/>
            <w:tcBorders>
              <w:top w:val="nil"/>
              <w:left w:val="nil"/>
              <w:bottom w:val="single" w:sz="4" w:space="0" w:color="auto"/>
              <w:right w:val="single" w:sz="4" w:space="0" w:color="auto"/>
            </w:tcBorders>
            <w:shd w:val="clear" w:color="000000" w:fill="D6DCE4"/>
            <w:vAlign w:val="center"/>
          </w:tcPr>
          <w:p w14:paraId="4D2373EF" w14:textId="1F6107C4"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170" w:type="dxa"/>
            <w:tcBorders>
              <w:top w:val="nil"/>
              <w:left w:val="nil"/>
              <w:bottom w:val="single" w:sz="4" w:space="0" w:color="auto"/>
              <w:right w:val="single" w:sz="4" w:space="0" w:color="auto"/>
            </w:tcBorders>
            <w:shd w:val="clear" w:color="000000" w:fill="D6DCE4"/>
            <w:vAlign w:val="center"/>
          </w:tcPr>
          <w:p w14:paraId="36B31C55" w14:textId="365F3225"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098" w:type="dxa"/>
            <w:tcBorders>
              <w:top w:val="nil"/>
              <w:left w:val="nil"/>
              <w:bottom w:val="single" w:sz="4" w:space="0" w:color="auto"/>
              <w:right w:val="single" w:sz="4" w:space="0" w:color="auto"/>
            </w:tcBorders>
            <w:shd w:val="clear" w:color="000000" w:fill="D6DCE4"/>
            <w:vAlign w:val="center"/>
          </w:tcPr>
          <w:p w14:paraId="07F98A8E" w14:textId="7A954CE2"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0757A1" w:rsidRPr="005F54FC" w14:paraId="53A996DA" w14:textId="0B45107A" w:rsidTr="00621174">
        <w:trPr>
          <w:trHeight w:val="288"/>
        </w:trPr>
        <w:tc>
          <w:tcPr>
            <w:tcW w:w="2520" w:type="dxa"/>
            <w:tcBorders>
              <w:top w:val="nil"/>
              <w:left w:val="single" w:sz="4" w:space="0" w:color="auto"/>
              <w:bottom w:val="single" w:sz="4" w:space="0" w:color="auto"/>
              <w:right w:val="single" w:sz="4" w:space="0" w:color="auto"/>
            </w:tcBorders>
            <w:shd w:val="clear" w:color="000000" w:fill="D6DCE4"/>
            <w:vAlign w:val="center"/>
            <w:hideMark/>
          </w:tcPr>
          <w:p w14:paraId="15F20369"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List Display Format</w:t>
            </w:r>
          </w:p>
        </w:tc>
        <w:tc>
          <w:tcPr>
            <w:tcW w:w="1928" w:type="dxa"/>
            <w:tcBorders>
              <w:top w:val="nil"/>
              <w:left w:val="nil"/>
              <w:bottom w:val="single" w:sz="4" w:space="0" w:color="auto"/>
              <w:right w:val="single" w:sz="4" w:space="0" w:color="auto"/>
            </w:tcBorders>
            <w:shd w:val="clear" w:color="000000" w:fill="D6DCE4"/>
            <w:vAlign w:val="center"/>
            <w:hideMark/>
          </w:tcPr>
          <w:p w14:paraId="0079972F"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402" w:type="dxa"/>
            <w:tcBorders>
              <w:top w:val="nil"/>
              <w:left w:val="nil"/>
              <w:bottom w:val="single" w:sz="4" w:space="0" w:color="auto"/>
              <w:right w:val="single" w:sz="4" w:space="0" w:color="auto"/>
            </w:tcBorders>
            <w:shd w:val="clear" w:color="000000" w:fill="D6DCE4"/>
            <w:vAlign w:val="center"/>
          </w:tcPr>
          <w:p w14:paraId="3DAFC53C" w14:textId="6873BD72"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170" w:type="dxa"/>
            <w:tcBorders>
              <w:top w:val="nil"/>
              <w:left w:val="nil"/>
              <w:bottom w:val="single" w:sz="4" w:space="0" w:color="auto"/>
              <w:right w:val="single" w:sz="4" w:space="0" w:color="auto"/>
            </w:tcBorders>
            <w:shd w:val="clear" w:color="000000" w:fill="D6DCE4"/>
            <w:vAlign w:val="center"/>
          </w:tcPr>
          <w:p w14:paraId="4F6CDC64" w14:textId="7D138529"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098" w:type="dxa"/>
            <w:tcBorders>
              <w:top w:val="nil"/>
              <w:left w:val="nil"/>
              <w:bottom w:val="single" w:sz="4" w:space="0" w:color="auto"/>
              <w:right w:val="single" w:sz="4" w:space="0" w:color="auto"/>
            </w:tcBorders>
            <w:shd w:val="clear" w:color="000000" w:fill="D6DCE4"/>
            <w:vAlign w:val="center"/>
          </w:tcPr>
          <w:p w14:paraId="7395D635" w14:textId="4CB369D2"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0757A1" w:rsidRPr="005F54FC" w14:paraId="2EA6E845" w14:textId="5647B0CE" w:rsidTr="00621174">
        <w:trPr>
          <w:trHeight w:val="288"/>
        </w:trPr>
        <w:tc>
          <w:tcPr>
            <w:tcW w:w="2520" w:type="dxa"/>
            <w:tcBorders>
              <w:top w:val="nil"/>
              <w:left w:val="single" w:sz="4" w:space="0" w:color="auto"/>
              <w:bottom w:val="single" w:sz="4" w:space="0" w:color="auto"/>
              <w:right w:val="single" w:sz="4" w:space="0" w:color="auto"/>
            </w:tcBorders>
            <w:shd w:val="clear" w:color="000000" w:fill="D9D9D9"/>
            <w:vAlign w:val="center"/>
            <w:hideMark/>
          </w:tcPr>
          <w:p w14:paraId="2C0D0C8E"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Show In Detail Tile</w:t>
            </w:r>
          </w:p>
        </w:tc>
        <w:tc>
          <w:tcPr>
            <w:tcW w:w="1928" w:type="dxa"/>
            <w:tcBorders>
              <w:top w:val="nil"/>
              <w:left w:val="nil"/>
              <w:bottom w:val="single" w:sz="4" w:space="0" w:color="auto"/>
              <w:right w:val="single" w:sz="4" w:space="0" w:color="auto"/>
            </w:tcBorders>
            <w:shd w:val="clear" w:color="000000" w:fill="D9D9D9"/>
            <w:vAlign w:val="center"/>
            <w:hideMark/>
          </w:tcPr>
          <w:p w14:paraId="0BA75CFC"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c>
          <w:tcPr>
            <w:tcW w:w="1402" w:type="dxa"/>
            <w:tcBorders>
              <w:top w:val="nil"/>
              <w:left w:val="nil"/>
              <w:bottom w:val="single" w:sz="4" w:space="0" w:color="auto"/>
              <w:right w:val="single" w:sz="4" w:space="0" w:color="auto"/>
            </w:tcBorders>
            <w:shd w:val="clear" w:color="000000" w:fill="D9D9D9"/>
            <w:vAlign w:val="center"/>
          </w:tcPr>
          <w:p w14:paraId="5C463FD8" w14:textId="3B37B70D"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c>
          <w:tcPr>
            <w:tcW w:w="1170" w:type="dxa"/>
            <w:tcBorders>
              <w:top w:val="nil"/>
              <w:left w:val="nil"/>
              <w:bottom w:val="single" w:sz="4" w:space="0" w:color="auto"/>
              <w:right w:val="single" w:sz="4" w:space="0" w:color="auto"/>
            </w:tcBorders>
            <w:shd w:val="clear" w:color="000000" w:fill="D9D9D9"/>
            <w:vAlign w:val="center"/>
          </w:tcPr>
          <w:p w14:paraId="73B66A5A" w14:textId="70E88049"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c>
          <w:tcPr>
            <w:tcW w:w="1098" w:type="dxa"/>
            <w:tcBorders>
              <w:top w:val="nil"/>
              <w:left w:val="nil"/>
              <w:bottom w:val="single" w:sz="4" w:space="0" w:color="auto"/>
              <w:right w:val="single" w:sz="4" w:space="0" w:color="auto"/>
            </w:tcBorders>
            <w:shd w:val="clear" w:color="000000" w:fill="D9D9D9"/>
            <w:vAlign w:val="center"/>
          </w:tcPr>
          <w:p w14:paraId="1756AAED" w14:textId="19EF7089"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r>
      <w:tr w:rsidR="000757A1" w:rsidRPr="005F54FC" w14:paraId="6D9C48E9" w14:textId="72E802A3" w:rsidTr="00621174">
        <w:trPr>
          <w:trHeight w:val="288"/>
        </w:trPr>
        <w:tc>
          <w:tcPr>
            <w:tcW w:w="2520" w:type="dxa"/>
            <w:tcBorders>
              <w:top w:val="nil"/>
              <w:left w:val="single" w:sz="4" w:space="0" w:color="auto"/>
              <w:bottom w:val="single" w:sz="4" w:space="0" w:color="auto"/>
              <w:right w:val="single" w:sz="4" w:space="0" w:color="auto"/>
            </w:tcBorders>
            <w:shd w:val="clear" w:color="000000" w:fill="D9D9D9"/>
            <w:vAlign w:val="center"/>
            <w:hideMark/>
          </w:tcPr>
          <w:p w14:paraId="542965CC"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Is Editable</w:t>
            </w:r>
          </w:p>
        </w:tc>
        <w:tc>
          <w:tcPr>
            <w:tcW w:w="1928" w:type="dxa"/>
            <w:tcBorders>
              <w:top w:val="nil"/>
              <w:left w:val="nil"/>
              <w:bottom w:val="single" w:sz="4" w:space="0" w:color="auto"/>
              <w:right w:val="single" w:sz="4" w:space="0" w:color="auto"/>
            </w:tcBorders>
            <w:shd w:val="clear" w:color="000000" w:fill="D9D9D9"/>
            <w:vAlign w:val="center"/>
            <w:hideMark/>
          </w:tcPr>
          <w:p w14:paraId="53332EEE"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c>
          <w:tcPr>
            <w:tcW w:w="1402" w:type="dxa"/>
            <w:tcBorders>
              <w:top w:val="nil"/>
              <w:left w:val="nil"/>
              <w:bottom w:val="single" w:sz="4" w:space="0" w:color="auto"/>
              <w:right w:val="single" w:sz="4" w:space="0" w:color="auto"/>
            </w:tcBorders>
            <w:shd w:val="clear" w:color="000000" w:fill="D9D9D9"/>
            <w:vAlign w:val="center"/>
          </w:tcPr>
          <w:p w14:paraId="05A527A7" w14:textId="63763221"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c>
          <w:tcPr>
            <w:tcW w:w="1170" w:type="dxa"/>
            <w:tcBorders>
              <w:top w:val="nil"/>
              <w:left w:val="nil"/>
              <w:bottom w:val="single" w:sz="4" w:space="0" w:color="auto"/>
              <w:right w:val="single" w:sz="4" w:space="0" w:color="auto"/>
            </w:tcBorders>
            <w:shd w:val="clear" w:color="000000" w:fill="D9D9D9"/>
            <w:vAlign w:val="center"/>
          </w:tcPr>
          <w:p w14:paraId="7DC2F9F5" w14:textId="228E5D3E"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c>
          <w:tcPr>
            <w:tcW w:w="1098" w:type="dxa"/>
            <w:tcBorders>
              <w:top w:val="nil"/>
              <w:left w:val="nil"/>
              <w:bottom w:val="single" w:sz="4" w:space="0" w:color="auto"/>
              <w:right w:val="single" w:sz="4" w:space="0" w:color="auto"/>
            </w:tcBorders>
            <w:shd w:val="clear" w:color="000000" w:fill="D9D9D9"/>
            <w:vAlign w:val="center"/>
          </w:tcPr>
          <w:p w14:paraId="49BA1E6D" w14:textId="11BD0A0B"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r>
      <w:tr w:rsidR="000757A1" w:rsidRPr="005F54FC" w14:paraId="34617E84" w14:textId="042E1524" w:rsidTr="00621174">
        <w:trPr>
          <w:trHeight w:val="288"/>
        </w:trPr>
        <w:tc>
          <w:tcPr>
            <w:tcW w:w="2520" w:type="dxa"/>
            <w:tcBorders>
              <w:top w:val="nil"/>
              <w:left w:val="single" w:sz="4" w:space="0" w:color="auto"/>
              <w:bottom w:val="single" w:sz="4" w:space="0" w:color="auto"/>
              <w:right w:val="single" w:sz="4" w:space="0" w:color="auto"/>
            </w:tcBorders>
            <w:shd w:val="clear" w:color="000000" w:fill="D9D9D9"/>
            <w:vAlign w:val="center"/>
            <w:hideMark/>
          </w:tcPr>
          <w:p w14:paraId="1FA5F46E"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Is Listable</w:t>
            </w:r>
          </w:p>
        </w:tc>
        <w:tc>
          <w:tcPr>
            <w:tcW w:w="1928" w:type="dxa"/>
            <w:tcBorders>
              <w:top w:val="nil"/>
              <w:left w:val="nil"/>
              <w:bottom w:val="single" w:sz="4" w:space="0" w:color="auto"/>
              <w:right w:val="single" w:sz="4" w:space="0" w:color="auto"/>
            </w:tcBorders>
            <w:shd w:val="clear" w:color="000000" w:fill="D9D9D9"/>
            <w:vAlign w:val="center"/>
            <w:hideMark/>
          </w:tcPr>
          <w:p w14:paraId="3C9ED516"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c>
          <w:tcPr>
            <w:tcW w:w="1402" w:type="dxa"/>
            <w:tcBorders>
              <w:top w:val="nil"/>
              <w:left w:val="nil"/>
              <w:bottom w:val="single" w:sz="4" w:space="0" w:color="auto"/>
              <w:right w:val="single" w:sz="4" w:space="0" w:color="auto"/>
            </w:tcBorders>
            <w:shd w:val="clear" w:color="000000" w:fill="D9D9D9"/>
            <w:vAlign w:val="center"/>
          </w:tcPr>
          <w:p w14:paraId="08DC16F8" w14:textId="486E15F9"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c>
          <w:tcPr>
            <w:tcW w:w="1170" w:type="dxa"/>
            <w:tcBorders>
              <w:top w:val="nil"/>
              <w:left w:val="nil"/>
              <w:bottom w:val="single" w:sz="4" w:space="0" w:color="auto"/>
              <w:right w:val="single" w:sz="4" w:space="0" w:color="auto"/>
            </w:tcBorders>
            <w:shd w:val="clear" w:color="000000" w:fill="D9D9D9"/>
            <w:vAlign w:val="center"/>
          </w:tcPr>
          <w:p w14:paraId="53ABE569" w14:textId="4A9BDC94"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c>
          <w:tcPr>
            <w:tcW w:w="1098" w:type="dxa"/>
            <w:tcBorders>
              <w:top w:val="nil"/>
              <w:left w:val="nil"/>
              <w:bottom w:val="single" w:sz="4" w:space="0" w:color="auto"/>
              <w:right w:val="single" w:sz="4" w:space="0" w:color="auto"/>
            </w:tcBorders>
            <w:shd w:val="clear" w:color="000000" w:fill="D9D9D9"/>
            <w:vAlign w:val="center"/>
          </w:tcPr>
          <w:p w14:paraId="76EDBBE0" w14:textId="1C370C68"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TRUE</w:t>
            </w:r>
          </w:p>
        </w:tc>
      </w:tr>
      <w:tr w:rsidR="000757A1" w:rsidRPr="005F54FC" w14:paraId="3CE37F41" w14:textId="194D6A40" w:rsidTr="00621174">
        <w:trPr>
          <w:trHeight w:val="288"/>
        </w:trPr>
        <w:tc>
          <w:tcPr>
            <w:tcW w:w="2520" w:type="dxa"/>
            <w:tcBorders>
              <w:top w:val="nil"/>
              <w:left w:val="single" w:sz="4" w:space="0" w:color="auto"/>
              <w:bottom w:val="single" w:sz="4" w:space="0" w:color="auto"/>
              <w:right w:val="single" w:sz="4" w:space="0" w:color="auto"/>
            </w:tcBorders>
            <w:shd w:val="clear" w:color="000000" w:fill="D9D9D9"/>
            <w:vAlign w:val="center"/>
            <w:hideMark/>
          </w:tcPr>
          <w:p w14:paraId="1B3F5969"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Is Required</w:t>
            </w:r>
          </w:p>
        </w:tc>
        <w:tc>
          <w:tcPr>
            <w:tcW w:w="1928" w:type="dxa"/>
            <w:tcBorders>
              <w:top w:val="nil"/>
              <w:left w:val="nil"/>
              <w:bottom w:val="single" w:sz="4" w:space="0" w:color="auto"/>
              <w:right w:val="single" w:sz="4" w:space="0" w:color="auto"/>
            </w:tcBorders>
            <w:shd w:val="clear" w:color="000000" w:fill="D9D9D9"/>
            <w:vAlign w:val="center"/>
            <w:hideMark/>
          </w:tcPr>
          <w:p w14:paraId="6855C13F" w14:textId="140B8E47" w:rsidR="000757A1" w:rsidRPr="005F54FC" w:rsidRDefault="000757A1" w:rsidP="00BC14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402" w:type="dxa"/>
            <w:tcBorders>
              <w:top w:val="nil"/>
              <w:left w:val="nil"/>
              <w:bottom w:val="single" w:sz="4" w:space="0" w:color="auto"/>
              <w:right w:val="single" w:sz="4" w:space="0" w:color="auto"/>
            </w:tcBorders>
            <w:shd w:val="clear" w:color="000000" w:fill="D9D9D9"/>
            <w:vAlign w:val="center"/>
          </w:tcPr>
          <w:p w14:paraId="3CB7B19E" w14:textId="424DC035" w:rsidR="000757A1" w:rsidRPr="005F54FC" w:rsidDel="00483A6B" w:rsidRDefault="000757A1" w:rsidP="00BC14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170" w:type="dxa"/>
            <w:tcBorders>
              <w:top w:val="nil"/>
              <w:left w:val="nil"/>
              <w:bottom w:val="single" w:sz="4" w:space="0" w:color="auto"/>
              <w:right w:val="single" w:sz="4" w:space="0" w:color="auto"/>
            </w:tcBorders>
            <w:shd w:val="clear" w:color="000000" w:fill="D9D9D9"/>
            <w:vAlign w:val="center"/>
          </w:tcPr>
          <w:p w14:paraId="2B43FA7C" w14:textId="5869F76D" w:rsidR="000757A1" w:rsidRPr="005F54FC" w:rsidDel="00483A6B" w:rsidRDefault="000757A1" w:rsidP="00BC14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c>
          <w:tcPr>
            <w:tcW w:w="1098" w:type="dxa"/>
            <w:tcBorders>
              <w:top w:val="nil"/>
              <w:left w:val="nil"/>
              <w:bottom w:val="single" w:sz="4" w:space="0" w:color="auto"/>
              <w:right w:val="single" w:sz="4" w:space="0" w:color="auto"/>
            </w:tcBorders>
            <w:shd w:val="clear" w:color="000000" w:fill="D9D9D9"/>
            <w:vAlign w:val="center"/>
          </w:tcPr>
          <w:p w14:paraId="49F1E60D" w14:textId="06E3C568" w:rsidR="000757A1" w:rsidRPr="005F54FC" w:rsidDel="00483A6B" w:rsidRDefault="000757A1" w:rsidP="00BC14DE">
            <w:pP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TRUE</w:t>
            </w:r>
          </w:p>
        </w:tc>
      </w:tr>
      <w:tr w:rsidR="000757A1" w:rsidRPr="005F54FC" w14:paraId="718FF1F9" w14:textId="60136187" w:rsidTr="00621174">
        <w:trPr>
          <w:trHeight w:val="288"/>
        </w:trPr>
        <w:tc>
          <w:tcPr>
            <w:tcW w:w="2520" w:type="dxa"/>
            <w:tcBorders>
              <w:top w:val="nil"/>
              <w:left w:val="single" w:sz="4" w:space="0" w:color="auto"/>
              <w:bottom w:val="single" w:sz="4" w:space="0" w:color="auto"/>
              <w:right w:val="single" w:sz="4" w:space="0" w:color="auto"/>
            </w:tcBorders>
            <w:shd w:val="clear" w:color="000000" w:fill="D9D9D9"/>
            <w:vAlign w:val="center"/>
            <w:hideMark/>
          </w:tcPr>
          <w:p w14:paraId="7E95B3A1"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Part of Key</w:t>
            </w:r>
          </w:p>
        </w:tc>
        <w:tc>
          <w:tcPr>
            <w:tcW w:w="1928" w:type="dxa"/>
            <w:tcBorders>
              <w:top w:val="nil"/>
              <w:left w:val="nil"/>
              <w:bottom w:val="single" w:sz="4" w:space="0" w:color="auto"/>
              <w:right w:val="single" w:sz="4" w:space="0" w:color="auto"/>
            </w:tcBorders>
            <w:shd w:val="clear" w:color="000000" w:fill="D9D9D9"/>
            <w:vAlign w:val="center"/>
            <w:hideMark/>
          </w:tcPr>
          <w:p w14:paraId="50193195"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402" w:type="dxa"/>
            <w:tcBorders>
              <w:top w:val="nil"/>
              <w:left w:val="nil"/>
              <w:bottom w:val="single" w:sz="4" w:space="0" w:color="auto"/>
              <w:right w:val="single" w:sz="4" w:space="0" w:color="auto"/>
            </w:tcBorders>
            <w:shd w:val="clear" w:color="000000" w:fill="D9D9D9"/>
            <w:vAlign w:val="center"/>
          </w:tcPr>
          <w:p w14:paraId="3D76EC62" w14:textId="3BD3876C"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170" w:type="dxa"/>
            <w:tcBorders>
              <w:top w:val="nil"/>
              <w:left w:val="nil"/>
              <w:bottom w:val="single" w:sz="4" w:space="0" w:color="auto"/>
              <w:right w:val="single" w:sz="4" w:space="0" w:color="auto"/>
            </w:tcBorders>
            <w:shd w:val="clear" w:color="000000" w:fill="D9D9D9"/>
            <w:vAlign w:val="center"/>
          </w:tcPr>
          <w:p w14:paraId="48FCAE65" w14:textId="7445EC62"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098" w:type="dxa"/>
            <w:tcBorders>
              <w:top w:val="nil"/>
              <w:left w:val="nil"/>
              <w:bottom w:val="single" w:sz="4" w:space="0" w:color="auto"/>
              <w:right w:val="single" w:sz="4" w:space="0" w:color="auto"/>
            </w:tcBorders>
            <w:shd w:val="clear" w:color="000000" w:fill="D9D9D9"/>
            <w:vAlign w:val="center"/>
          </w:tcPr>
          <w:p w14:paraId="62916BF5" w14:textId="6B18CF2A"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0757A1" w:rsidRPr="005F54FC" w14:paraId="78B709DA" w14:textId="7FE76FC4" w:rsidTr="00621174">
        <w:trPr>
          <w:trHeight w:val="288"/>
        </w:trPr>
        <w:tc>
          <w:tcPr>
            <w:tcW w:w="2520" w:type="dxa"/>
            <w:tcBorders>
              <w:top w:val="nil"/>
              <w:left w:val="single" w:sz="4" w:space="0" w:color="auto"/>
              <w:bottom w:val="single" w:sz="4" w:space="0" w:color="auto"/>
              <w:right w:val="single" w:sz="4" w:space="0" w:color="auto"/>
            </w:tcBorders>
            <w:shd w:val="clear" w:color="000000" w:fill="D9D9D9"/>
            <w:vAlign w:val="center"/>
            <w:hideMark/>
          </w:tcPr>
          <w:p w14:paraId="3A42DD49"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Show As Top Level Filter</w:t>
            </w:r>
          </w:p>
        </w:tc>
        <w:tc>
          <w:tcPr>
            <w:tcW w:w="1928" w:type="dxa"/>
            <w:tcBorders>
              <w:top w:val="nil"/>
              <w:left w:val="nil"/>
              <w:bottom w:val="single" w:sz="4" w:space="0" w:color="auto"/>
              <w:right w:val="single" w:sz="4" w:space="0" w:color="auto"/>
            </w:tcBorders>
            <w:shd w:val="clear" w:color="000000" w:fill="D9D9D9"/>
            <w:vAlign w:val="center"/>
            <w:hideMark/>
          </w:tcPr>
          <w:p w14:paraId="32300EDD"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402" w:type="dxa"/>
            <w:tcBorders>
              <w:top w:val="nil"/>
              <w:left w:val="nil"/>
              <w:bottom w:val="single" w:sz="4" w:space="0" w:color="auto"/>
              <w:right w:val="single" w:sz="4" w:space="0" w:color="auto"/>
            </w:tcBorders>
            <w:shd w:val="clear" w:color="000000" w:fill="D9D9D9"/>
            <w:vAlign w:val="center"/>
          </w:tcPr>
          <w:p w14:paraId="2C075D9F" w14:textId="3CFF0FBA"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170" w:type="dxa"/>
            <w:tcBorders>
              <w:top w:val="nil"/>
              <w:left w:val="nil"/>
              <w:bottom w:val="single" w:sz="4" w:space="0" w:color="auto"/>
              <w:right w:val="single" w:sz="4" w:space="0" w:color="auto"/>
            </w:tcBorders>
            <w:shd w:val="clear" w:color="000000" w:fill="D9D9D9"/>
            <w:vAlign w:val="center"/>
          </w:tcPr>
          <w:p w14:paraId="46ED8FD5" w14:textId="398A58FF"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098" w:type="dxa"/>
            <w:tcBorders>
              <w:top w:val="nil"/>
              <w:left w:val="nil"/>
              <w:bottom w:val="single" w:sz="4" w:space="0" w:color="auto"/>
              <w:right w:val="single" w:sz="4" w:space="0" w:color="auto"/>
            </w:tcBorders>
            <w:shd w:val="clear" w:color="000000" w:fill="D9D9D9"/>
            <w:vAlign w:val="center"/>
          </w:tcPr>
          <w:p w14:paraId="6CB7A344" w14:textId="31D07ACA"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0757A1" w:rsidRPr="005F54FC" w14:paraId="1D2E868A" w14:textId="5BFF6BA7" w:rsidTr="00621174">
        <w:trPr>
          <w:trHeight w:val="288"/>
        </w:trPr>
        <w:tc>
          <w:tcPr>
            <w:tcW w:w="2520" w:type="dxa"/>
            <w:tcBorders>
              <w:top w:val="nil"/>
              <w:left w:val="single" w:sz="4" w:space="0" w:color="auto"/>
              <w:bottom w:val="single" w:sz="4" w:space="0" w:color="auto"/>
              <w:right w:val="single" w:sz="4" w:space="0" w:color="auto"/>
            </w:tcBorders>
            <w:shd w:val="clear" w:color="000000" w:fill="D9D9D9"/>
            <w:vAlign w:val="center"/>
            <w:hideMark/>
          </w:tcPr>
          <w:p w14:paraId="2101DAAC"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Allow Multiple Items</w:t>
            </w:r>
          </w:p>
        </w:tc>
        <w:tc>
          <w:tcPr>
            <w:tcW w:w="1928" w:type="dxa"/>
            <w:tcBorders>
              <w:top w:val="nil"/>
              <w:left w:val="nil"/>
              <w:bottom w:val="single" w:sz="4" w:space="0" w:color="auto"/>
              <w:right w:val="single" w:sz="4" w:space="0" w:color="auto"/>
            </w:tcBorders>
            <w:shd w:val="clear" w:color="000000" w:fill="D9D9D9"/>
            <w:vAlign w:val="center"/>
            <w:hideMark/>
          </w:tcPr>
          <w:p w14:paraId="5F2EB04E"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402" w:type="dxa"/>
            <w:tcBorders>
              <w:top w:val="nil"/>
              <w:left w:val="nil"/>
              <w:bottom w:val="single" w:sz="4" w:space="0" w:color="auto"/>
              <w:right w:val="single" w:sz="4" w:space="0" w:color="auto"/>
            </w:tcBorders>
            <w:shd w:val="clear" w:color="000000" w:fill="D9D9D9"/>
            <w:vAlign w:val="center"/>
          </w:tcPr>
          <w:p w14:paraId="4CD80C27" w14:textId="200B3614"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170" w:type="dxa"/>
            <w:tcBorders>
              <w:top w:val="nil"/>
              <w:left w:val="nil"/>
              <w:bottom w:val="single" w:sz="4" w:space="0" w:color="auto"/>
              <w:right w:val="single" w:sz="4" w:space="0" w:color="auto"/>
            </w:tcBorders>
            <w:shd w:val="clear" w:color="000000" w:fill="D9D9D9"/>
            <w:vAlign w:val="center"/>
          </w:tcPr>
          <w:p w14:paraId="612E0ADB" w14:textId="0B850FF9"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098" w:type="dxa"/>
            <w:tcBorders>
              <w:top w:val="nil"/>
              <w:left w:val="nil"/>
              <w:bottom w:val="single" w:sz="4" w:space="0" w:color="auto"/>
              <w:right w:val="single" w:sz="4" w:space="0" w:color="auto"/>
            </w:tcBorders>
            <w:shd w:val="clear" w:color="000000" w:fill="D9D9D9"/>
            <w:vAlign w:val="center"/>
          </w:tcPr>
          <w:p w14:paraId="70D1BA8F" w14:textId="26036D0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0757A1" w:rsidRPr="005F54FC" w14:paraId="26CF77F0" w14:textId="38EEF86F" w:rsidTr="00621174">
        <w:trPr>
          <w:trHeight w:val="288"/>
        </w:trPr>
        <w:tc>
          <w:tcPr>
            <w:tcW w:w="2520" w:type="dxa"/>
            <w:tcBorders>
              <w:top w:val="nil"/>
              <w:left w:val="single" w:sz="4" w:space="0" w:color="auto"/>
              <w:bottom w:val="single" w:sz="4" w:space="0" w:color="auto"/>
              <w:right w:val="single" w:sz="4" w:space="0" w:color="auto"/>
            </w:tcBorders>
            <w:shd w:val="clear" w:color="000000" w:fill="D9D9D9"/>
            <w:vAlign w:val="center"/>
            <w:hideMark/>
          </w:tcPr>
          <w:p w14:paraId="1CEC2CAF"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Show if Empty</w:t>
            </w:r>
          </w:p>
        </w:tc>
        <w:tc>
          <w:tcPr>
            <w:tcW w:w="1928" w:type="dxa"/>
            <w:tcBorders>
              <w:top w:val="nil"/>
              <w:left w:val="nil"/>
              <w:bottom w:val="single" w:sz="4" w:space="0" w:color="auto"/>
              <w:right w:val="single" w:sz="4" w:space="0" w:color="auto"/>
            </w:tcBorders>
            <w:shd w:val="clear" w:color="000000" w:fill="D9D9D9"/>
            <w:vAlign w:val="center"/>
            <w:hideMark/>
          </w:tcPr>
          <w:p w14:paraId="2B7AF32B"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FALSE</w:t>
            </w:r>
          </w:p>
        </w:tc>
        <w:tc>
          <w:tcPr>
            <w:tcW w:w="1402" w:type="dxa"/>
            <w:tcBorders>
              <w:top w:val="nil"/>
              <w:left w:val="nil"/>
              <w:bottom w:val="single" w:sz="4" w:space="0" w:color="auto"/>
              <w:right w:val="single" w:sz="4" w:space="0" w:color="auto"/>
            </w:tcBorders>
            <w:shd w:val="clear" w:color="000000" w:fill="D9D9D9"/>
            <w:vAlign w:val="center"/>
          </w:tcPr>
          <w:p w14:paraId="02342F3B" w14:textId="69265922"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FALSE</w:t>
            </w:r>
          </w:p>
        </w:tc>
        <w:tc>
          <w:tcPr>
            <w:tcW w:w="1170" w:type="dxa"/>
            <w:tcBorders>
              <w:top w:val="nil"/>
              <w:left w:val="nil"/>
              <w:bottom w:val="single" w:sz="4" w:space="0" w:color="auto"/>
              <w:right w:val="single" w:sz="4" w:space="0" w:color="auto"/>
            </w:tcBorders>
            <w:shd w:val="clear" w:color="000000" w:fill="D9D9D9"/>
            <w:vAlign w:val="center"/>
          </w:tcPr>
          <w:p w14:paraId="0249B77B" w14:textId="0AC27510"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FALSE</w:t>
            </w:r>
          </w:p>
        </w:tc>
        <w:tc>
          <w:tcPr>
            <w:tcW w:w="1098" w:type="dxa"/>
            <w:tcBorders>
              <w:top w:val="nil"/>
              <w:left w:val="nil"/>
              <w:bottom w:val="single" w:sz="4" w:space="0" w:color="auto"/>
              <w:right w:val="single" w:sz="4" w:space="0" w:color="auto"/>
            </w:tcBorders>
            <w:shd w:val="clear" w:color="000000" w:fill="D9D9D9"/>
            <w:vAlign w:val="center"/>
          </w:tcPr>
          <w:p w14:paraId="42BD9729" w14:textId="6C7A709E"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FALSE</w:t>
            </w:r>
          </w:p>
        </w:tc>
      </w:tr>
      <w:tr w:rsidR="000757A1" w:rsidRPr="005F54FC" w14:paraId="72626020" w14:textId="7E5CDBC1" w:rsidTr="00621174">
        <w:trPr>
          <w:trHeight w:val="288"/>
        </w:trPr>
        <w:tc>
          <w:tcPr>
            <w:tcW w:w="2520" w:type="dxa"/>
            <w:tcBorders>
              <w:top w:val="nil"/>
              <w:left w:val="single" w:sz="4" w:space="0" w:color="auto"/>
              <w:bottom w:val="single" w:sz="4" w:space="0" w:color="auto"/>
              <w:right w:val="single" w:sz="4" w:space="0" w:color="auto"/>
            </w:tcBorders>
            <w:shd w:val="clear" w:color="000000" w:fill="BFBFBF"/>
            <w:vAlign w:val="center"/>
            <w:hideMark/>
          </w:tcPr>
          <w:p w14:paraId="0038F853"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Lookup Type</w:t>
            </w:r>
          </w:p>
        </w:tc>
        <w:tc>
          <w:tcPr>
            <w:tcW w:w="1928" w:type="dxa"/>
            <w:tcBorders>
              <w:top w:val="nil"/>
              <w:left w:val="nil"/>
              <w:bottom w:val="single" w:sz="4" w:space="0" w:color="auto"/>
              <w:right w:val="single" w:sz="4" w:space="0" w:color="auto"/>
            </w:tcBorders>
            <w:shd w:val="clear" w:color="auto" w:fill="auto"/>
            <w:vAlign w:val="center"/>
            <w:hideMark/>
          </w:tcPr>
          <w:p w14:paraId="249B3C3B"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402" w:type="dxa"/>
            <w:tcBorders>
              <w:top w:val="nil"/>
              <w:left w:val="nil"/>
              <w:bottom w:val="single" w:sz="4" w:space="0" w:color="auto"/>
              <w:right w:val="single" w:sz="4" w:space="0" w:color="auto"/>
            </w:tcBorders>
            <w:vAlign w:val="center"/>
          </w:tcPr>
          <w:p w14:paraId="756499C0" w14:textId="7F364C35"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170" w:type="dxa"/>
            <w:tcBorders>
              <w:top w:val="nil"/>
              <w:left w:val="nil"/>
              <w:bottom w:val="single" w:sz="4" w:space="0" w:color="auto"/>
              <w:right w:val="single" w:sz="4" w:space="0" w:color="auto"/>
            </w:tcBorders>
            <w:vAlign w:val="center"/>
          </w:tcPr>
          <w:p w14:paraId="560258B7" w14:textId="6111A3BA"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098" w:type="dxa"/>
            <w:tcBorders>
              <w:top w:val="nil"/>
              <w:left w:val="nil"/>
              <w:bottom w:val="single" w:sz="4" w:space="0" w:color="auto"/>
              <w:right w:val="single" w:sz="4" w:space="0" w:color="auto"/>
            </w:tcBorders>
            <w:vAlign w:val="center"/>
          </w:tcPr>
          <w:p w14:paraId="4B676F7A" w14:textId="303F5DC0"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0757A1" w:rsidRPr="005F54FC" w14:paraId="3E86C9F8" w14:textId="5A2C789B" w:rsidTr="00621174">
        <w:trPr>
          <w:trHeight w:val="288"/>
        </w:trPr>
        <w:tc>
          <w:tcPr>
            <w:tcW w:w="2520" w:type="dxa"/>
            <w:tcBorders>
              <w:top w:val="nil"/>
              <w:left w:val="single" w:sz="4" w:space="0" w:color="auto"/>
              <w:bottom w:val="single" w:sz="4" w:space="0" w:color="auto"/>
              <w:right w:val="single" w:sz="4" w:space="0" w:color="auto"/>
            </w:tcBorders>
            <w:shd w:val="clear" w:color="000000" w:fill="BFBFBF"/>
            <w:vAlign w:val="center"/>
            <w:hideMark/>
          </w:tcPr>
          <w:p w14:paraId="430E98CC"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Relationship Type</w:t>
            </w:r>
          </w:p>
        </w:tc>
        <w:tc>
          <w:tcPr>
            <w:tcW w:w="1928" w:type="dxa"/>
            <w:tcBorders>
              <w:top w:val="nil"/>
              <w:left w:val="nil"/>
              <w:bottom w:val="single" w:sz="4" w:space="0" w:color="auto"/>
              <w:right w:val="single" w:sz="4" w:space="0" w:color="auto"/>
            </w:tcBorders>
            <w:shd w:val="clear" w:color="auto" w:fill="auto"/>
            <w:vAlign w:val="center"/>
            <w:hideMark/>
          </w:tcPr>
          <w:p w14:paraId="2208969D"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402" w:type="dxa"/>
            <w:tcBorders>
              <w:top w:val="nil"/>
              <w:left w:val="nil"/>
              <w:bottom w:val="single" w:sz="4" w:space="0" w:color="auto"/>
              <w:right w:val="single" w:sz="4" w:space="0" w:color="auto"/>
            </w:tcBorders>
            <w:vAlign w:val="center"/>
          </w:tcPr>
          <w:p w14:paraId="42065190" w14:textId="61168BCE"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170" w:type="dxa"/>
            <w:tcBorders>
              <w:top w:val="nil"/>
              <w:left w:val="nil"/>
              <w:bottom w:val="single" w:sz="4" w:space="0" w:color="auto"/>
              <w:right w:val="single" w:sz="4" w:space="0" w:color="auto"/>
            </w:tcBorders>
            <w:vAlign w:val="center"/>
          </w:tcPr>
          <w:p w14:paraId="5D526871" w14:textId="7CC30A42"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098" w:type="dxa"/>
            <w:tcBorders>
              <w:top w:val="nil"/>
              <w:left w:val="nil"/>
              <w:bottom w:val="single" w:sz="4" w:space="0" w:color="auto"/>
              <w:right w:val="single" w:sz="4" w:space="0" w:color="auto"/>
            </w:tcBorders>
            <w:vAlign w:val="center"/>
          </w:tcPr>
          <w:p w14:paraId="771BB19D" w14:textId="09FC6E70"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r w:rsidR="000757A1" w:rsidRPr="005F54FC" w14:paraId="07632D68" w14:textId="7C79D608" w:rsidTr="00621174">
        <w:trPr>
          <w:trHeight w:val="288"/>
        </w:trPr>
        <w:tc>
          <w:tcPr>
            <w:tcW w:w="2520" w:type="dxa"/>
            <w:tcBorders>
              <w:top w:val="nil"/>
              <w:left w:val="single" w:sz="4" w:space="0" w:color="auto"/>
              <w:bottom w:val="single" w:sz="4" w:space="0" w:color="auto"/>
              <w:right w:val="single" w:sz="4" w:space="0" w:color="auto"/>
            </w:tcBorders>
            <w:shd w:val="clear" w:color="000000" w:fill="BFBFBF"/>
            <w:vAlign w:val="center"/>
            <w:hideMark/>
          </w:tcPr>
          <w:p w14:paraId="53FF0D21"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Table Settings</w:t>
            </w:r>
          </w:p>
        </w:tc>
        <w:tc>
          <w:tcPr>
            <w:tcW w:w="1928" w:type="dxa"/>
            <w:tcBorders>
              <w:top w:val="nil"/>
              <w:left w:val="nil"/>
              <w:bottom w:val="single" w:sz="4" w:space="0" w:color="auto"/>
              <w:right w:val="single" w:sz="4" w:space="0" w:color="auto"/>
            </w:tcBorders>
            <w:shd w:val="clear" w:color="auto" w:fill="auto"/>
            <w:vAlign w:val="center"/>
            <w:hideMark/>
          </w:tcPr>
          <w:p w14:paraId="7AA78340" w14:textId="77777777"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402" w:type="dxa"/>
            <w:tcBorders>
              <w:top w:val="nil"/>
              <w:left w:val="nil"/>
              <w:bottom w:val="single" w:sz="4" w:space="0" w:color="auto"/>
              <w:right w:val="single" w:sz="4" w:space="0" w:color="auto"/>
            </w:tcBorders>
            <w:vAlign w:val="center"/>
          </w:tcPr>
          <w:p w14:paraId="7FEAF885" w14:textId="38FE5619"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170" w:type="dxa"/>
            <w:tcBorders>
              <w:top w:val="nil"/>
              <w:left w:val="nil"/>
              <w:bottom w:val="single" w:sz="4" w:space="0" w:color="auto"/>
              <w:right w:val="single" w:sz="4" w:space="0" w:color="auto"/>
            </w:tcBorders>
            <w:vAlign w:val="center"/>
          </w:tcPr>
          <w:p w14:paraId="19B59841" w14:textId="616D7132"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c>
          <w:tcPr>
            <w:tcW w:w="1098" w:type="dxa"/>
            <w:tcBorders>
              <w:top w:val="nil"/>
              <w:left w:val="nil"/>
              <w:bottom w:val="single" w:sz="4" w:space="0" w:color="auto"/>
              <w:right w:val="single" w:sz="4" w:space="0" w:color="auto"/>
            </w:tcBorders>
            <w:vAlign w:val="center"/>
          </w:tcPr>
          <w:p w14:paraId="6914F6CD" w14:textId="34257071" w:rsidR="000757A1" w:rsidRPr="005F54FC" w:rsidRDefault="000757A1" w:rsidP="00BC14DE">
            <w:pPr>
              <w:rPr>
                <w:rFonts w:ascii="Calibri" w:eastAsia="Times New Roman" w:hAnsi="Calibri" w:cs="Calibri"/>
                <w:color w:val="000000"/>
                <w:sz w:val="20"/>
                <w:szCs w:val="20"/>
                <w:lang w:val="en-US"/>
              </w:rPr>
            </w:pPr>
            <w:r w:rsidRPr="005F54FC">
              <w:rPr>
                <w:rFonts w:ascii="Calibri" w:eastAsia="Times New Roman" w:hAnsi="Calibri" w:cs="Calibri"/>
                <w:color w:val="000000"/>
                <w:sz w:val="20"/>
                <w:szCs w:val="20"/>
                <w:lang w:val="en-US"/>
              </w:rPr>
              <w:t>N/A</w:t>
            </w:r>
          </w:p>
        </w:tc>
      </w:tr>
    </w:tbl>
    <w:p w14:paraId="0EE15193" w14:textId="77777777" w:rsidR="007C22B4" w:rsidRDefault="007C22B4">
      <w:pPr>
        <w:rPr>
          <w:rFonts w:ascii="Calibri" w:hAnsi="Calibri" w:cs="Calibri"/>
        </w:rPr>
      </w:pPr>
    </w:p>
    <w:p w14:paraId="3F1BBF76" w14:textId="77777777" w:rsidR="00CC3E71" w:rsidRPr="00EA73FF" w:rsidRDefault="00CC3E71" w:rsidP="00CC3E71">
      <w:pPr>
        <w:ind w:left="720"/>
        <w:jc w:val="both"/>
        <w:rPr>
          <w:rFonts w:cs="Calibri"/>
        </w:rPr>
      </w:pPr>
      <w:r w:rsidRPr="00EA73FF">
        <w:rPr>
          <w:rFonts w:cs="Calibri"/>
        </w:rPr>
        <w:t>Below is the screen shot from Data Governance</w:t>
      </w:r>
    </w:p>
    <w:p w14:paraId="1E946CB9" w14:textId="77777777" w:rsidR="00CC3E71" w:rsidRDefault="00CC3E71" w:rsidP="00A97D7B">
      <w:pPr>
        <w:ind w:left="720"/>
        <w:jc w:val="both"/>
        <w:rPr>
          <w:rFonts w:cs="Calibri"/>
        </w:rPr>
      </w:pPr>
    </w:p>
    <w:p w14:paraId="0E23E072" w14:textId="11661D21" w:rsidR="00CC3E71" w:rsidRDefault="00CC3E71" w:rsidP="00A97D7B">
      <w:pPr>
        <w:ind w:left="720"/>
        <w:jc w:val="both"/>
        <w:rPr>
          <w:rFonts w:cs="Calibri"/>
        </w:rPr>
      </w:pPr>
      <w:r>
        <w:rPr>
          <w:rFonts w:ascii="Calibri" w:hAnsi="Calibri" w:cs="Calibri"/>
          <w:noProof/>
          <w:lang w:val="en-US"/>
        </w:rPr>
        <w:drawing>
          <wp:inline distT="0" distB="0" distL="0" distR="0" wp14:anchorId="157838CF" wp14:editId="473837C5">
            <wp:extent cx="5581650" cy="1287281"/>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059" cy="1287145"/>
                    </a:xfrm>
                    <a:prstGeom prst="rect">
                      <a:avLst/>
                    </a:prstGeom>
                    <a:noFill/>
                    <a:ln>
                      <a:noFill/>
                    </a:ln>
                  </pic:spPr>
                </pic:pic>
              </a:graphicData>
            </a:graphic>
          </wp:inline>
        </w:drawing>
      </w:r>
    </w:p>
    <w:p w14:paraId="29391693" w14:textId="77777777" w:rsidR="00CC3E71" w:rsidRDefault="00CC3E71" w:rsidP="00A97D7B">
      <w:pPr>
        <w:ind w:left="720"/>
        <w:jc w:val="both"/>
        <w:rPr>
          <w:rFonts w:cs="Calibri"/>
        </w:rPr>
      </w:pPr>
    </w:p>
    <w:p w14:paraId="7219D496" w14:textId="1E89BDC3" w:rsidR="000A3DB9" w:rsidRDefault="000A3DB9" w:rsidP="00A97D7B">
      <w:pPr>
        <w:ind w:left="720"/>
        <w:jc w:val="both"/>
        <w:rPr>
          <w:rFonts w:cs="Calibri"/>
        </w:rPr>
      </w:pPr>
      <w:r>
        <w:rPr>
          <w:rFonts w:cs="Calibri"/>
        </w:rPr>
        <w:t>Note :- In ThresholeImage Field user should embed the image to be displayed if the score falls within the given range. No other characters/contents should be added to this field.</w:t>
      </w:r>
    </w:p>
    <w:p w14:paraId="414B4CC2" w14:textId="77777777" w:rsidR="000A3DB9" w:rsidRDefault="000A3DB9" w:rsidP="00A97D7B">
      <w:pPr>
        <w:ind w:left="720"/>
        <w:jc w:val="both"/>
        <w:rPr>
          <w:rFonts w:cs="Calibri"/>
        </w:rPr>
      </w:pPr>
    </w:p>
    <w:p w14:paraId="02D1ABB4" w14:textId="77777777" w:rsidR="00A97D7B" w:rsidRDefault="00A97D7B">
      <w:pPr>
        <w:rPr>
          <w:rFonts w:ascii="Calibri" w:hAnsi="Calibri" w:cs="Calibri"/>
        </w:rPr>
      </w:pPr>
    </w:p>
    <w:p w14:paraId="37139159" w14:textId="0A3E17A1" w:rsidR="0038629F" w:rsidRPr="00343CCD" w:rsidRDefault="0038629F" w:rsidP="0038629F">
      <w:pPr>
        <w:ind w:left="720"/>
        <w:jc w:val="both"/>
        <w:rPr>
          <w:rFonts w:ascii="Calibri" w:hAnsi="Calibri" w:cs="Calibri"/>
        </w:rPr>
      </w:pPr>
      <w:r w:rsidRPr="00343CCD">
        <w:rPr>
          <w:rFonts w:ascii="Calibri" w:hAnsi="Calibri" w:cs="Calibri"/>
        </w:rPr>
        <w:t xml:space="preserve">Following </w:t>
      </w:r>
      <w:r w:rsidR="00CC3E71">
        <w:rPr>
          <w:rFonts w:ascii="Calibri" w:hAnsi="Calibri" w:cs="Calibri"/>
        </w:rPr>
        <w:t xml:space="preserve">are example </w:t>
      </w:r>
      <w:r w:rsidRPr="00343CCD">
        <w:rPr>
          <w:rFonts w:ascii="Calibri" w:hAnsi="Calibri" w:cs="Calibri"/>
        </w:rPr>
        <w:t xml:space="preserve">entries </w:t>
      </w:r>
      <w:r w:rsidR="00CC3E71">
        <w:rPr>
          <w:rFonts w:ascii="Calibri" w:hAnsi="Calibri" w:cs="Calibri"/>
        </w:rPr>
        <w:t>that can</w:t>
      </w:r>
      <w:r w:rsidRPr="00343CCD">
        <w:rPr>
          <w:rFonts w:ascii="Calibri" w:hAnsi="Calibri" w:cs="Calibri"/>
        </w:rPr>
        <w:t xml:space="preserve"> be created in the reference list with the given values. </w:t>
      </w:r>
    </w:p>
    <w:p w14:paraId="40B4BF5B" w14:textId="77777777" w:rsidR="00A97D7B" w:rsidRDefault="00A97D7B">
      <w:pPr>
        <w:rPr>
          <w:rFonts w:ascii="Calibri" w:hAnsi="Calibri" w:cs="Calibri"/>
        </w:rPr>
      </w:pPr>
    </w:p>
    <w:p w14:paraId="04BBE433" w14:textId="18CDF157" w:rsidR="0038629F" w:rsidRDefault="0038629F">
      <w:pPr>
        <w:rPr>
          <w:rFonts w:ascii="Calibri" w:hAnsi="Calibri" w:cs="Calibri"/>
        </w:rPr>
      </w:pPr>
      <w:r>
        <w:rPr>
          <w:rFonts w:ascii="Calibri" w:hAnsi="Calibri" w:cs="Calibri"/>
          <w:noProof/>
          <w:lang w:val="en-US"/>
        </w:rPr>
        <w:lastRenderedPageBreak/>
        <w:drawing>
          <wp:inline distT="0" distB="0" distL="0" distR="0" wp14:anchorId="36673E20" wp14:editId="25ED39C5">
            <wp:extent cx="6000115" cy="1540510"/>
            <wp:effectExtent l="0" t="0" r="63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0115" cy="1540510"/>
                    </a:xfrm>
                    <a:prstGeom prst="rect">
                      <a:avLst/>
                    </a:prstGeom>
                    <a:noFill/>
                    <a:ln>
                      <a:noFill/>
                    </a:ln>
                  </pic:spPr>
                </pic:pic>
              </a:graphicData>
            </a:graphic>
          </wp:inline>
        </w:drawing>
      </w:r>
    </w:p>
    <w:p w14:paraId="0CEC57E2" w14:textId="77777777" w:rsidR="00B14998" w:rsidRDefault="00B14998">
      <w:pPr>
        <w:rPr>
          <w:rFonts w:ascii="Calibri" w:hAnsi="Calibri" w:cs="Calibri"/>
        </w:rPr>
      </w:pPr>
    </w:p>
    <w:p w14:paraId="53013C80" w14:textId="77777777" w:rsidR="00D12139" w:rsidRDefault="00D12139">
      <w:pPr>
        <w:rPr>
          <w:rFonts w:ascii="Calibri" w:hAnsi="Calibri" w:cs="Calibri"/>
        </w:rPr>
      </w:pPr>
    </w:p>
    <w:p w14:paraId="717AD3E3" w14:textId="6F123661" w:rsidR="00D12139" w:rsidRDefault="00D12139">
      <w:pPr>
        <w:rPr>
          <w:rFonts w:ascii="Calibri" w:hAnsi="Calibri" w:cs="Calibri"/>
        </w:rPr>
      </w:pPr>
      <w:r>
        <w:rPr>
          <w:rFonts w:ascii="Calibri" w:hAnsi="Calibri" w:cs="Calibri"/>
        </w:rPr>
        <w:t xml:space="preserve">The above Threshold Images </w:t>
      </w:r>
      <w:r w:rsidR="00CC3E71">
        <w:rPr>
          <w:rFonts w:ascii="Calibri" w:hAnsi="Calibri" w:cs="Calibri"/>
        </w:rPr>
        <w:t>used</w:t>
      </w:r>
      <w:r>
        <w:rPr>
          <w:rFonts w:ascii="Calibri" w:hAnsi="Calibri" w:cs="Calibri"/>
        </w:rPr>
        <w:t xml:space="preserve"> are attached below</w:t>
      </w:r>
    </w:p>
    <w:p w14:paraId="61F441EE" w14:textId="77777777" w:rsidR="00B14998" w:rsidRDefault="00B14998">
      <w:pPr>
        <w:rPr>
          <w:rFonts w:ascii="Calibri" w:hAnsi="Calibri" w:cs="Calibri"/>
        </w:rPr>
      </w:pPr>
    </w:p>
    <w:p w14:paraId="72923694" w14:textId="4437D871" w:rsidR="00B14998" w:rsidRDefault="00D12139">
      <w:pPr>
        <w:rPr>
          <w:rFonts w:ascii="Calibri" w:hAnsi="Calibri" w:cs="Calibri"/>
        </w:rPr>
      </w:pPr>
      <w:r>
        <w:rPr>
          <w:rFonts w:ascii="Calibri" w:hAnsi="Calibri" w:cs="Calibri"/>
        </w:rPr>
        <w:object w:dxaOrig="1508" w:dyaOrig="943" w14:anchorId="500B5A6E">
          <v:shape id="_x0000_i1025" type="#_x0000_t75" style="width:75pt;height:47pt" o:ole="">
            <v:imagedata r:id="rId25" o:title=""/>
          </v:shape>
          <o:OLEObject Type="Embed" ProgID="Package" ShapeID="_x0000_i1025" DrawAspect="Icon" ObjectID="_1640513519" r:id="rId26"/>
        </w:object>
      </w:r>
      <w:r>
        <w:rPr>
          <w:rFonts w:ascii="Calibri" w:hAnsi="Calibri" w:cs="Calibri"/>
        </w:rPr>
        <w:t xml:space="preserve">        </w:t>
      </w:r>
      <w:r>
        <w:rPr>
          <w:rFonts w:ascii="Calibri" w:hAnsi="Calibri" w:cs="Calibri"/>
        </w:rPr>
        <w:object w:dxaOrig="1508" w:dyaOrig="943" w14:anchorId="30263123">
          <v:shape id="_x0000_i1026" type="#_x0000_t75" style="width:75pt;height:47pt" o:ole="">
            <v:imagedata r:id="rId27" o:title=""/>
          </v:shape>
          <o:OLEObject Type="Embed" ProgID="Package" ShapeID="_x0000_i1026" DrawAspect="Icon" ObjectID="_1640513520" r:id="rId28"/>
        </w:object>
      </w:r>
      <w:r>
        <w:rPr>
          <w:rFonts w:ascii="Calibri" w:hAnsi="Calibri" w:cs="Calibri"/>
        </w:rPr>
        <w:t xml:space="preserve">    </w:t>
      </w:r>
      <w:r>
        <w:rPr>
          <w:rFonts w:ascii="Calibri" w:hAnsi="Calibri" w:cs="Calibri"/>
        </w:rPr>
        <w:object w:dxaOrig="1508" w:dyaOrig="943" w14:anchorId="2D7740E4">
          <v:shape id="_x0000_i1027" type="#_x0000_t75" style="width:75pt;height:47pt" o:ole="">
            <v:imagedata r:id="rId29" o:title=""/>
          </v:shape>
          <o:OLEObject Type="Embed" ProgID="Package" ShapeID="_x0000_i1027" DrawAspect="Icon" ObjectID="_1640513521" r:id="rId30"/>
        </w:object>
      </w:r>
    </w:p>
    <w:p w14:paraId="6E44B3EA" w14:textId="77777777" w:rsidR="00B14998" w:rsidRDefault="00B14998">
      <w:pPr>
        <w:rPr>
          <w:rFonts w:ascii="Calibri" w:hAnsi="Calibri" w:cs="Calibri"/>
        </w:rPr>
      </w:pPr>
    </w:p>
    <w:p w14:paraId="551138ED" w14:textId="77777777" w:rsidR="004F2D7E" w:rsidRDefault="004F2D7E">
      <w:pPr>
        <w:rPr>
          <w:rFonts w:ascii="Calibri" w:hAnsi="Calibri" w:cs="Calibri"/>
        </w:rPr>
      </w:pPr>
    </w:p>
    <w:p w14:paraId="10C1B1E5" w14:textId="75DD07CA" w:rsidR="004F2D7E" w:rsidRDefault="004F2D7E" w:rsidP="00621174">
      <w:pPr>
        <w:pStyle w:val="Heading2"/>
        <w:numPr>
          <w:ilvl w:val="1"/>
          <w:numId w:val="3"/>
        </w:numPr>
        <w:spacing w:after="120"/>
        <w:ind w:right="270"/>
        <w:jc w:val="both"/>
        <w:rPr>
          <w:rFonts w:cstheme="majorHAnsi"/>
        </w:rPr>
      </w:pPr>
      <w:bookmarkStart w:id="344" w:name="_Toc29900791"/>
      <w:r w:rsidRPr="00621174">
        <w:rPr>
          <w:rFonts w:cstheme="majorHAnsi"/>
          <w:bCs w:val="0"/>
          <w:color w:val="auto"/>
          <w:sz w:val="24"/>
          <w:szCs w:val="24"/>
        </w:rPr>
        <w:t>IGX_Semantic_List</w:t>
      </w:r>
      <w:bookmarkEnd w:id="344"/>
    </w:p>
    <w:p w14:paraId="1C54CC29" w14:textId="78C0D2FF" w:rsidR="004F2D7E" w:rsidRDefault="004F2D7E" w:rsidP="004F2D7E">
      <w:r>
        <w:t xml:space="preserve">This </w:t>
      </w:r>
      <w:r w:rsidR="00CC3E71">
        <w:t xml:space="preserve">reference </w:t>
      </w:r>
      <w:r>
        <w:t xml:space="preserve">list contains </w:t>
      </w:r>
      <w:r w:rsidR="00CC3E71">
        <w:t xml:space="preserve">various </w:t>
      </w:r>
      <w:r w:rsidR="00621174">
        <w:t>types</w:t>
      </w:r>
      <w:r w:rsidR="00CC3E71">
        <w:t xml:space="preserve"> of </w:t>
      </w:r>
      <w:r>
        <w:t>Semantic</w:t>
      </w:r>
      <w:r w:rsidR="00CC3E71">
        <w:t>s</w:t>
      </w:r>
      <w:r>
        <w:t xml:space="preserve"> </w:t>
      </w:r>
      <w:r w:rsidR="00CC3E71">
        <w:t>which can be defined for different Source Column to elaborate their nature of content. These semantics can be further linked (Via relationship) to different DQ Rules. These rules are automatically applied to the Source Columns which had defined semantic.</w:t>
      </w:r>
    </w:p>
    <w:p w14:paraId="7AB88AF8" w14:textId="77777777" w:rsidR="004F2D7E" w:rsidRDefault="004F2D7E" w:rsidP="004F2D7E"/>
    <w:tbl>
      <w:tblPr>
        <w:tblW w:w="6360" w:type="dxa"/>
        <w:tblInd w:w="1440" w:type="dxa"/>
        <w:tblLook w:val="04A0" w:firstRow="1" w:lastRow="0" w:firstColumn="1" w:lastColumn="0" w:noHBand="0" w:noVBand="1"/>
      </w:tblPr>
      <w:tblGrid>
        <w:gridCol w:w="2540"/>
        <w:gridCol w:w="3820"/>
      </w:tblGrid>
      <w:tr w:rsidR="004F2D7E" w:rsidRPr="003D066A" w14:paraId="1D1D73DE" w14:textId="77777777" w:rsidTr="000A3DB9">
        <w:trPr>
          <w:trHeight w:val="290"/>
        </w:trPr>
        <w:tc>
          <w:tcPr>
            <w:tcW w:w="2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25270E" w14:textId="77777777" w:rsidR="004F2D7E" w:rsidRPr="003D066A" w:rsidRDefault="004F2D7E" w:rsidP="000A3DB9">
            <w:pPr>
              <w:rPr>
                <w:rFonts w:ascii="Calibri" w:eastAsia="Times New Roman" w:hAnsi="Calibri" w:cs="Calibri"/>
                <w:b/>
                <w:bCs/>
                <w:color w:val="000000"/>
                <w:sz w:val="20"/>
                <w:szCs w:val="20"/>
                <w:lang w:val="en-US"/>
              </w:rPr>
            </w:pPr>
            <w:r w:rsidRPr="003D066A">
              <w:rPr>
                <w:rFonts w:ascii="Calibri" w:eastAsia="Times New Roman" w:hAnsi="Calibri" w:cs="Calibri"/>
                <w:b/>
                <w:bCs/>
                <w:color w:val="000000"/>
                <w:sz w:val="20"/>
                <w:szCs w:val="20"/>
              </w:rPr>
              <w:t>Field Name</w:t>
            </w:r>
          </w:p>
        </w:tc>
        <w:tc>
          <w:tcPr>
            <w:tcW w:w="3820" w:type="dxa"/>
            <w:tcBorders>
              <w:top w:val="single" w:sz="4" w:space="0" w:color="auto"/>
              <w:left w:val="nil"/>
              <w:bottom w:val="single" w:sz="4" w:space="0" w:color="auto"/>
              <w:right w:val="single" w:sz="4" w:space="0" w:color="auto"/>
            </w:tcBorders>
            <w:shd w:val="clear" w:color="auto" w:fill="auto"/>
            <w:vAlign w:val="center"/>
            <w:hideMark/>
          </w:tcPr>
          <w:p w14:paraId="5957EC9F" w14:textId="77777777" w:rsidR="004F2D7E" w:rsidRPr="003D066A" w:rsidRDefault="004F2D7E" w:rsidP="000A3DB9">
            <w:pPr>
              <w:rPr>
                <w:rFonts w:ascii="Calibri" w:eastAsia="Times New Roman" w:hAnsi="Calibri" w:cs="Calibri"/>
                <w:b/>
                <w:bCs/>
                <w:color w:val="000000"/>
                <w:sz w:val="20"/>
                <w:szCs w:val="20"/>
                <w:lang w:val="en-US"/>
              </w:rPr>
            </w:pPr>
            <w:r w:rsidRPr="003D066A">
              <w:rPr>
                <w:rFonts w:ascii="Calibri" w:eastAsia="Times New Roman" w:hAnsi="Calibri" w:cs="Calibri"/>
                <w:b/>
                <w:bCs/>
                <w:color w:val="000000"/>
                <w:sz w:val="20"/>
                <w:szCs w:val="20"/>
              </w:rPr>
              <w:t>Description</w:t>
            </w:r>
          </w:p>
        </w:tc>
      </w:tr>
      <w:tr w:rsidR="004F2D7E" w:rsidRPr="003D066A" w14:paraId="68058763" w14:textId="77777777" w:rsidTr="000A3DB9">
        <w:trPr>
          <w:trHeight w:val="290"/>
        </w:trPr>
        <w:tc>
          <w:tcPr>
            <w:tcW w:w="2540" w:type="dxa"/>
            <w:tcBorders>
              <w:top w:val="nil"/>
              <w:left w:val="single" w:sz="4" w:space="0" w:color="auto"/>
              <w:bottom w:val="single" w:sz="4" w:space="0" w:color="auto"/>
              <w:right w:val="single" w:sz="4" w:space="0" w:color="auto"/>
            </w:tcBorders>
            <w:shd w:val="clear" w:color="auto" w:fill="auto"/>
            <w:vAlign w:val="center"/>
            <w:hideMark/>
          </w:tcPr>
          <w:p w14:paraId="0DF2D8E7" w14:textId="77777777" w:rsidR="004F2D7E" w:rsidRPr="003D066A" w:rsidRDefault="004F2D7E" w:rsidP="000A3DB9">
            <w:pPr>
              <w:rPr>
                <w:rFonts w:ascii="Calibri" w:eastAsia="Times New Roman" w:hAnsi="Calibri" w:cs="Calibri"/>
                <w:color w:val="000000"/>
                <w:sz w:val="20"/>
                <w:szCs w:val="20"/>
                <w:lang w:val="en-US"/>
              </w:rPr>
            </w:pPr>
            <w:r w:rsidRPr="003D066A">
              <w:rPr>
                <w:rFonts w:ascii="Calibri" w:eastAsia="Times New Roman" w:hAnsi="Calibri" w:cs="Calibri"/>
                <w:color w:val="000000"/>
                <w:sz w:val="20"/>
                <w:szCs w:val="20"/>
              </w:rPr>
              <w:t>CODE</w:t>
            </w:r>
          </w:p>
        </w:tc>
        <w:tc>
          <w:tcPr>
            <w:tcW w:w="3820" w:type="dxa"/>
            <w:tcBorders>
              <w:top w:val="nil"/>
              <w:left w:val="nil"/>
              <w:bottom w:val="single" w:sz="4" w:space="0" w:color="auto"/>
              <w:right w:val="single" w:sz="4" w:space="0" w:color="auto"/>
            </w:tcBorders>
            <w:shd w:val="clear" w:color="auto" w:fill="auto"/>
            <w:vAlign w:val="center"/>
            <w:hideMark/>
          </w:tcPr>
          <w:p w14:paraId="3877D3CF" w14:textId="77777777" w:rsidR="004F2D7E" w:rsidRPr="003D066A" w:rsidRDefault="004F2D7E" w:rsidP="000A3DB9">
            <w:pPr>
              <w:rPr>
                <w:rFonts w:ascii="Calibri" w:eastAsia="Times New Roman" w:hAnsi="Calibri" w:cs="Calibri"/>
                <w:color w:val="000000"/>
                <w:sz w:val="20"/>
                <w:szCs w:val="20"/>
                <w:lang w:val="en-US"/>
              </w:rPr>
            </w:pPr>
            <w:r w:rsidRPr="003D066A">
              <w:rPr>
                <w:rFonts w:ascii="Calibri" w:eastAsia="Times New Roman" w:hAnsi="Calibri" w:cs="Calibri"/>
                <w:color w:val="000000"/>
                <w:sz w:val="20"/>
                <w:szCs w:val="20"/>
              </w:rPr>
              <w:t>Regular Expression for the Rule</w:t>
            </w:r>
          </w:p>
        </w:tc>
      </w:tr>
    </w:tbl>
    <w:p w14:paraId="7C9EB96D" w14:textId="77777777" w:rsidR="004F2D7E" w:rsidRDefault="004F2D7E" w:rsidP="004F2D7E"/>
    <w:p w14:paraId="7C290B5F" w14:textId="5BB70F2A" w:rsidR="004F2D7E" w:rsidRDefault="00CC3E71" w:rsidP="004F2D7E">
      <w:r>
        <w:rPr>
          <w:noProof/>
          <w:lang w:val="en-US"/>
        </w:rPr>
        <w:drawing>
          <wp:inline distT="0" distB="0" distL="0" distR="0" wp14:anchorId="18CDAC08" wp14:editId="254D665B">
            <wp:extent cx="5943600" cy="1664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664335"/>
                    </a:xfrm>
                    <a:prstGeom prst="rect">
                      <a:avLst/>
                    </a:prstGeom>
                  </pic:spPr>
                </pic:pic>
              </a:graphicData>
            </a:graphic>
          </wp:inline>
        </w:drawing>
      </w:r>
    </w:p>
    <w:p w14:paraId="294340A4" w14:textId="77777777" w:rsidR="00AD12F7" w:rsidRDefault="00AD12F7" w:rsidP="004F2D7E"/>
    <w:p w14:paraId="1413A09B" w14:textId="56DC4DA2" w:rsidR="00AD12F7" w:rsidRDefault="00AD12F7" w:rsidP="00621174">
      <w:pPr>
        <w:pStyle w:val="Heading2"/>
        <w:numPr>
          <w:ilvl w:val="1"/>
          <w:numId w:val="3"/>
        </w:numPr>
        <w:spacing w:after="120"/>
        <w:ind w:right="270"/>
        <w:jc w:val="both"/>
        <w:rPr>
          <w:rFonts w:cstheme="majorHAnsi"/>
        </w:rPr>
      </w:pPr>
      <w:bookmarkStart w:id="345" w:name="_Toc29900792"/>
      <w:r>
        <w:rPr>
          <w:rFonts w:cstheme="majorHAnsi"/>
          <w:bCs w:val="0"/>
          <w:color w:val="auto"/>
          <w:sz w:val="24"/>
          <w:szCs w:val="24"/>
        </w:rPr>
        <w:t>IGX Data Entity Config</w:t>
      </w:r>
      <w:bookmarkEnd w:id="345"/>
    </w:p>
    <w:p w14:paraId="02B0E20A" w14:textId="77777777" w:rsidR="00AD12F7" w:rsidRDefault="00AD12F7" w:rsidP="00AD12F7"/>
    <w:p w14:paraId="1AA06194" w14:textId="77777777" w:rsidR="00AD12F7" w:rsidRPr="00265E86" w:rsidRDefault="00AD12F7" w:rsidP="00AD12F7">
      <w:pPr>
        <w:rPr>
          <w:rFonts w:asciiTheme="majorHAnsi" w:hAnsiTheme="majorHAnsi" w:cstheme="majorHAnsi"/>
        </w:rPr>
      </w:pPr>
      <w:r w:rsidRPr="00265E86">
        <w:rPr>
          <w:rFonts w:asciiTheme="majorHAnsi" w:hAnsiTheme="majorHAnsi" w:cstheme="majorHAnsi"/>
        </w:rPr>
        <w:t xml:space="preserve">This reference list will contain the configuration of source </w:t>
      </w:r>
      <w:r>
        <w:rPr>
          <w:rFonts w:asciiTheme="majorHAnsi" w:hAnsiTheme="majorHAnsi" w:cstheme="majorHAnsi"/>
        </w:rPr>
        <w:t xml:space="preserve">or Data Entity </w:t>
      </w:r>
      <w:r w:rsidRPr="00265E86">
        <w:rPr>
          <w:rFonts w:asciiTheme="majorHAnsi" w:hAnsiTheme="majorHAnsi" w:cstheme="majorHAnsi"/>
        </w:rPr>
        <w:t>on which DQ rules will be applied. Reference list will have following structure</w:t>
      </w:r>
    </w:p>
    <w:p w14:paraId="15CC2F7A" w14:textId="77777777" w:rsidR="00AD12F7" w:rsidRDefault="00AD12F7" w:rsidP="00AD12F7">
      <w:pPr>
        <w:spacing w:line="259" w:lineRule="auto"/>
        <w:ind w:left="360"/>
        <w:rPr>
          <w:rFonts w:ascii="Avenir LT Pro 45 Book" w:eastAsia="Verdana" w:hAnsi="Avenir LT Pro 45 Book" w:cs="Verdana"/>
          <w:color w:val="000000"/>
          <w:sz w:val="22"/>
          <w:szCs w:val="22"/>
          <w:lang w:val="en-IN" w:eastAsia="en-IN"/>
        </w:rPr>
      </w:pPr>
    </w:p>
    <w:tbl>
      <w:tblPr>
        <w:tblStyle w:val="TableGrid"/>
        <w:tblW w:w="0" w:type="auto"/>
        <w:tblInd w:w="360" w:type="dxa"/>
        <w:tblLook w:val="04A0" w:firstRow="1" w:lastRow="0" w:firstColumn="1" w:lastColumn="0" w:noHBand="0" w:noVBand="1"/>
      </w:tblPr>
      <w:tblGrid>
        <w:gridCol w:w="3207"/>
        <w:gridCol w:w="3538"/>
      </w:tblGrid>
      <w:tr w:rsidR="00AD12F7" w:rsidRPr="00923F48" w14:paraId="06745174" w14:textId="77777777" w:rsidTr="00F32CAE">
        <w:tc>
          <w:tcPr>
            <w:tcW w:w="3207" w:type="dxa"/>
          </w:tcPr>
          <w:p w14:paraId="55462473" w14:textId="77777777" w:rsidR="00AD12F7" w:rsidRPr="00923F48" w:rsidRDefault="00AD12F7" w:rsidP="00F32CAE">
            <w:pPr>
              <w:rPr>
                <w:b/>
                <w:color w:val="000000"/>
              </w:rPr>
            </w:pPr>
            <w:r>
              <w:rPr>
                <w:b/>
                <w:color w:val="000000"/>
              </w:rPr>
              <w:lastRenderedPageBreak/>
              <w:t>Field Name</w:t>
            </w:r>
          </w:p>
        </w:tc>
        <w:tc>
          <w:tcPr>
            <w:tcW w:w="3538" w:type="dxa"/>
          </w:tcPr>
          <w:p w14:paraId="7EF13467" w14:textId="77777777" w:rsidR="00AD12F7" w:rsidRPr="00923F48" w:rsidRDefault="00AD12F7" w:rsidP="00F32CAE">
            <w:pPr>
              <w:rPr>
                <w:b/>
                <w:color w:val="000000"/>
              </w:rPr>
            </w:pPr>
            <w:r>
              <w:rPr>
                <w:b/>
                <w:color w:val="000000"/>
              </w:rPr>
              <w:t>Description</w:t>
            </w:r>
          </w:p>
        </w:tc>
      </w:tr>
      <w:tr w:rsidR="00AD12F7" w:rsidRPr="00923F48" w14:paraId="34BBD39C" w14:textId="77777777" w:rsidTr="00F32CAE">
        <w:tc>
          <w:tcPr>
            <w:tcW w:w="3207" w:type="dxa"/>
            <w:vAlign w:val="center"/>
          </w:tcPr>
          <w:p w14:paraId="37657056" w14:textId="77777777" w:rsidR="00AD12F7" w:rsidRPr="00923F48" w:rsidRDefault="00AD12F7" w:rsidP="00F32CAE">
            <w:pPr>
              <w:rPr>
                <w:color w:val="000000"/>
              </w:rPr>
            </w:pPr>
            <w:r>
              <w:rPr>
                <w:color w:val="000000"/>
              </w:rPr>
              <w:t>CODE</w:t>
            </w:r>
          </w:p>
        </w:tc>
        <w:tc>
          <w:tcPr>
            <w:tcW w:w="3538" w:type="dxa"/>
            <w:vAlign w:val="center"/>
          </w:tcPr>
          <w:p w14:paraId="499358A0" w14:textId="4FBDE699" w:rsidR="00AD12F7" w:rsidRPr="00923F48" w:rsidRDefault="00F32CAE" w:rsidP="00920379">
            <w:pPr>
              <w:rPr>
                <w:color w:val="000000"/>
              </w:rPr>
            </w:pPr>
            <w:r>
              <w:rPr>
                <w:color w:val="000000"/>
              </w:rPr>
              <w:t xml:space="preserve">Exact </w:t>
            </w:r>
            <w:r w:rsidR="00AD12F7">
              <w:rPr>
                <w:color w:val="000000"/>
              </w:rPr>
              <w:t xml:space="preserve">Name </w:t>
            </w:r>
            <w:r>
              <w:rPr>
                <w:color w:val="000000"/>
              </w:rPr>
              <w:t>Data S</w:t>
            </w:r>
            <w:r w:rsidR="00AD12F7">
              <w:rPr>
                <w:color w:val="000000"/>
              </w:rPr>
              <w:t xml:space="preserve">ource </w:t>
            </w:r>
            <w:r>
              <w:rPr>
                <w:color w:val="000000"/>
              </w:rPr>
              <w:t xml:space="preserve">as defined in </w:t>
            </w:r>
            <w:hyperlink w:anchor="DataSources" w:history="1">
              <w:r w:rsidR="00920379" w:rsidRPr="00920379">
                <w:rPr>
                  <w:rStyle w:val="Hyperlink"/>
                </w:rPr>
                <w:t>Data Sources</w:t>
              </w:r>
            </w:hyperlink>
            <w:r>
              <w:rPr>
                <w:color w:val="000000"/>
              </w:rPr>
              <w:t xml:space="preserve"> </w:t>
            </w:r>
          </w:p>
        </w:tc>
      </w:tr>
      <w:tr w:rsidR="00AD12F7" w:rsidRPr="00923F48" w14:paraId="4AA1D521" w14:textId="77777777" w:rsidTr="00F32CAE">
        <w:tc>
          <w:tcPr>
            <w:tcW w:w="3207" w:type="dxa"/>
            <w:vAlign w:val="center"/>
          </w:tcPr>
          <w:p w14:paraId="24B1C737" w14:textId="77777777" w:rsidR="00AD12F7" w:rsidRPr="00923F48" w:rsidRDefault="00AD12F7" w:rsidP="00F32CAE">
            <w:pPr>
              <w:rPr>
                <w:color w:val="000000"/>
              </w:rPr>
            </w:pPr>
            <w:r>
              <w:rPr>
                <w:color w:val="000000"/>
              </w:rPr>
              <w:t xml:space="preserve">INGESTION_MODE </w:t>
            </w:r>
          </w:p>
        </w:tc>
        <w:tc>
          <w:tcPr>
            <w:tcW w:w="3538" w:type="dxa"/>
            <w:vAlign w:val="center"/>
          </w:tcPr>
          <w:p w14:paraId="4891BB5B" w14:textId="68B25BEF" w:rsidR="00920379" w:rsidRDefault="00920379" w:rsidP="00F32CAE">
            <w:pPr>
              <w:rPr>
                <w:color w:val="000000"/>
              </w:rPr>
            </w:pPr>
            <w:r>
              <w:rPr>
                <w:color w:val="000000"/>
              </w:rPr>
              <w:t xml:space="preserve">Based on nature of </w:t>
            </w:r>
            <w:r w:rsidR="00BB32B2">
              <w:rPr>
                <w:color w:val="000000"/>
              </w:rPr>
              <w:t>sources,</w:t>
            </w:r>
            <w:r>
              <w:rPr>
                <w:color w:val="000000"/>
              </w:rPr>
              <w:t xml:space="preserve"> data can be ingested into system to perform data quality </w:t>
            </w:r>
            <w:r w:rsidR="00BB32B2">
              <w:rPr>
                <w:color w:val="000000"/>
              </w:rPr>
              <w:t xml:space="preserve">check. </w:t>
            </w:r>
            <w:r>
              <w:rPr>
                <w:color w:val="000000"/>
              </w:rPr>
              <w:t xml:space="preserve">Following are various ingestion modes supported </w:t>
            </w:r>
          </w:p>
          <w:p w14:paraId="53343DA7" w14:textId="56239F7F" w:rsidR="00AD12F7" w:rsidRDefault="00AD12F7" w:rsidP="00F32CAE">
            <w:pPr>
              <w:rPr>
                <w:color w:val="000000"/>
              </w:rPr>
            </w:pPr>
            <w:r>
              <w:rPr>
                <w:color w:val="000000"/>
              </w:rPr>
              <w:t>D – Direct</w:t>
            </w:r>
            <w:r w:rsidR="00BB32B2">
              <w:rPr>
                <w:color w:val="000000"/>
              </w:rPr>
              <w:t>.</w:t>
            </w:r>
            <w:r>
              <w:rPr>
                <w:color w:val="000000"/>
              </w:rPr>
              <w:t xml:space="preserve"> </w:t>
            </w:r>
            <w:r w:rsidR="00BB32B2">
              <w:rPr>
                <w:color w:val="000000"/>
              </w:rPr>
              <w:t xml:space="preserve">This mode works for the data sources which already exist on DQ+ and their data keeps updating directly in the source. </w:t>
            </w:r>
          </w:p>
          <w:p w14:paraId="162E241C" w14:textId="096BFC72" w:rsidR="00AD12F7" w:rsidRDefault="00AD12F7" w:rsidP="00F32CAE">
            <w:pPr>
              <w:rPr>
                <w:color w:val="000000"/>
              </w:rPr>
            </w:pPr>
            <w:r>
              <w:rPr>
                <w:color w:val="000000"/>
              </w:rPr>
              <w:t xml:space="preserve">L – </w:t>
            </w:r>
            <w:r w:rsidR="00BB32B2">
              <w:rPr>
                <w:color w:val="000000"/>
              </w:rPr>
              <w:t>Manually l</w:t>
            </w:r>
            <w:r>
              <w:rPr>
                <w:color w:val="000000"/>
              </w:rPr>
              <w:t xml:space="preserve">oaded </w:t>
            </w:r>
            <w:r w:rsidR="00BB32B2">
              <w:rPr>
                <w:color w:val="000000"/>
              </w:rPr>
              <w:t xml:space="preserve">into DQ+ </w:t>
            </w:r>
            <w:r>
              <w:rPr>
                <w:color w:val="000000"/>
              </w:rPr>
              <w:t xml:space="preserve">through </w:t>
            </w:r>
            <w:r w:rsidR="00BB32B2">
              <w:rPr>
                <w:color w:val="000000"/>
              </w:rPr>
              <w:t xml:space="preserve">an adhoc process and their </w:t>
            </w:r>
            <w:r>
              <w:rPr>
                <w:color w:val="000000"/>
              </w:rPr>
              <w:t>log</w:t>
            </w:r>
            <w:r w:rsidR="00BB32B2">
              <w:rPr>
                <w:color w:val="000000"/>
              </w:rPr>
              <w:t>s</w:t>
            </w:r>
            <w:r>
              <w:rPr>
                <w:color w:val="000000"/>
              </w:rPr>
              <w:t xml:space="preserve"> </w:t>
            </w:r>
            <w:r w:rsidR="00BB32B2">
              <w:rPr>
                <w:color w:val="000000"/>
              </w:rPr>
              <w:t>are populated accordingly to indicate the new load.</w:t>
            </w:r>
          </w:p>
          <w:p w14:paraId="032C03FE" w14:textId="5C047158" w:rsidR="00AD12F7" w:rsidRPr="00923F48" w:rsidRDefault="00AD12F7" w:rsidP="00BB32B2">
            <w:pPr>
              <w:rPr>
                <w:color w:val="000000"/>
              </w:rPr>
            </w:pPr>
            <w:r>
              <w:rPr>
                <w:color w:val="000000"/>
              </w:rPr>
              <w:t xml:space="preserve">T – </w:t>
            </w:r>
            <w:r w:rsidR="00BB32B2">
              <w:rPr>
                <w:color w:val="000000"/>
              </w:rPr>
              <w:t>It is used for Data Sources which lands in to DQ+ system on a predefined time. N</w:t>
            </w:r>
            <w:r>
              <w:rPr>
                <w:color w:val="000000"/>
              </w:rPr>
              <w:t xml:space="preserve">o log of </w:t>
            </w:r>
            <w:r w:rsidR="00BB32B2">
              <w:rPr>
                <w:color w:val="000000"/>
              </w:rPr>
              <w:t xml:space="preserve">such </w:t>
            </w:r>
            <w:r>
              <w:rPr>
                <w:color w:val="000000"/>
              </w:rPr>
              <w:t>data load is available</w:t>
            </w:r>
          </w:p>
        </w:tc>
      </w:tr>
      <w:tr w:rsidR="00AD12F7" w:rsidRPr="00923F48" w14:paraId="7EE70D04" w14:textId="77777777" w:rsidTr="00F32CAE">
        <w:tc>
          <w:tcPr>
            <w:tcW w:w="3207" w:type="dxa"/>
            <w:vAlign w:val="center"/>
          </w:tcPr>
          <w:p w14:paraId="3D7A3320" w14:textId="77777777" w:rsidR="00AD12F7" w:rsidRPr="00923F48" w:rsidRDefault="00AD12F7" w:rsidP="00F32CAE">
            <w:pPr>
              <w:rPr>
                <w:color w:val="000000"/>
              </w:rPr>
            </w:pPr>
            <w:r>
              <w:rPr>
                <w:color w:val="000000"/>
              </w:rPr>
              <w:t>FREQ</w:t>
            </w:r>
          </w:p>
        </w:tc>
        <w:tc>
          <w:tcPr>
            <w:tcW w:w="3538" w:type="dxa"/>
            <w:vAlign w:val="center"/>
          </w:tcPr>
          <w:p w14:paraId="14081ED5" w14:textId="77777777" w:rsidR="00AD12F7" w:rsidRDefault="00AD12F7" w:rsidP="00F32CAE">
            <w:r>
              <w:t>D – Daily</w:t>
            </w:r>
          </w:p>
          <w:p w14:paraId="16937A71" w14:textId="77777777" w:rsidR="00AD12F7" w:rsidRDefault="00AD12F7" w:rsidP="00F32CAE">
            <w:r>
              <w:t>W – Weekly</w:t>
            </w:r>
          </w:p>
          <w:p w14:paraId="32CD0935" w14:textId="77777777" w:rsidR="00AD12F7" w:rsidRPr="00923F48" w:rsidRDefault="00AD12F7" w:rsidP="00F32CAE">
            <w:pPr>
              <w:rPr>
                <w:color w:val="000000"/>
              </w:rPr>
            </w:pPr>
            <w:r>
              <w:t>M – Monthly</w:t>
            </w:r>
          </w:p>
        </w:tc>
      </w:tr>
      <w:tr w:rsidR="00AD12F7" w:rsidRPr="00923F48" w14:paraId="305B679C" w14:textId="77777777" w:rsidTr="00F32CAE">
        <w:tc>
          <w:tcPr>
            <w:tcW w:w="3207" w:type="dxa"/>
            <w:vAlign w:val="center"/>
          </w:tcPr>
          <w:p w14:paraId="00EB5FB2" w14:textId="77777777" w:rsidR="00AD12F7" w:rsidRDefault="00AD12F7" w:rsidP="00F32CAE">
            <w:pPr>
              <w:rPr>
                <w:color w:val="000000"/>
              </w:rPr>
            </w:pPr>
            <w:r>
              <w:rPr>
                <w:color w:val="000000"/>
              </w:rPr>
              <w:t>DAYS</w:t>
            </w:r>
          </w:p>
        </w:tc>
        <w:tc>
          <w:tcPr>
            <w:tcW w:w="3538" w:type="dxa"/>
            <w:vAlign w:val="center"/>
          </w:tcPr>
          <w:p w14:paraId="60C2F246" w14:textId="77777777" w:rsidR="00AD12F7" w:rsidRDefault="00AD12F7" w:rsidP="00F32CAE">
            <w:r>
              <w:t>It is the days on which file is expected e.g.</w:t>
            </w:r>
          </w:p>
          <w:p w14:paraId="31D553A1" w14:textId="77777777" w:rsidR="00AD12F7" w:rsidRDefault="00AD12F7" w:rsidP="00F32CAE">
            <w:r>
              <w:t>If Freq is ‘W’</w:t>
            </w:r>
          </w:p>
          <w:p w14:paraId="5FF61184" w14:textId="77777777" w:rsidR="00AD12F7" w:rsidRDefault="00AD12F7" w:rsidP="00F32CAE">
            <w:r>
              <w:t>1,3,5 – represents Monday, Wednesday and Friday</w:t>
            </w:r>
          </w:p>
          <w:p w14:paraId="7E0AE079" w14:textId="77777777" w:rsidR="00AD12F7" w:rsidRDefault="00AD12F7" w:rsidP="00F32CAE">
            <w:r>
              <w:t>If Freq is ‘M</w:t>
            </w:r>
          </w:p>
          <w:p w14:paraId="025274E7" w14:textId="77777777" w:rsidR="00AD12F7" w:rsidRDefault="00AD12F7" w:rsidP="00F32CAE">
            <w:r>
              <w:t>10,20 – 10</w:t>
            </w:r>
            <w:r w:rsidRPr="00D06C2A">
              <w:rPr>
                <w:vertAlign w:val="superscript"/>
              </w:rPr>
              <w:t>th</w:t>
            </w:r>
            <w:r>
              <w:t xml:space="preserve"> and 20</w:t>
            </w:r>
            <w:r w:rsidRPr="00D06C2A">
              <w:rPr>
                <w:vertAlign w:val="superscript"/>
              </w:rPr>
              <w:t>th</w:t>
            </w:r>
            <w:r>
              <w:t xml:space="preserve"> of the month</w:t>
            </w:r>
          </w:p>
        </w:tc>
      </w:tr>
      <w:tr w:rsidR="00AD12F7" w:rsidRPr="00923F48" w14:paraId="3930F9B2" w14:textId="77777777" w:rsidTr="00F32CAE">
        <w:tc>
          <w:tcPr>
            <w:tcW w:w="3207" w:type="dxa"/>
            <w:vAlign w:val="center"/>
          </w:tcPr>
          <w:p w14:paraId="3DA28D29" w14:textId="77777777" w:rsidR="00AD12F7" w:rsidRDefault="00AD12F7" w:rsidP="00F32CAE">
            <w:pPr>
              <w:rPr>
                <w:color w:val="000000"/>
              </w:rPr>
            </w:pPr>
            <w:r>
              <w:rPr>
                <w:color w:val="000000"/>
              </w:rPr>
              <w:t>DATA_LOAD_TIME</w:t>
            </w:r>
          </w:p>
        </w:tc>
        <w:tc>
          <w:tcPr>
            <w:tcW w:w="3538" w:type="dxa"/>
            <w:vAlign w:val="center"/>
          </w:tcPr>
          <w:p w14:paraId="200E454C" w14:textId="77777777" w:rsidR="00AD12F7" w:rsidRDefault="00AD12F7" w:rsidP="00F32CAE">
            <w:r>
              <w:t>Time by which data is assumed to have got loaded</w:t>
            </w:r>
          </w:p>
          <w:p w14:paraId="5E85418F" w14:textId="77777777" w:rsidR="00AD12F7" w:rsidRDefault="00AD12F7" w:rsidP="00F32CAE">
            <w:r>
              <w:t>Format: HH24:MI</w:t>
            </w:r>
          </w:p>
        </w:tc>
      </w:tr>
    </w:tbl>
    <w:p w14:paraId="5C9B1BF0" w14:textId="77777777" w:rsidR="00AD12F7" w:rsidRDefault="00AD12F7" w:rsidP="00AD12F7"/>
    <w:p w14:paraId="4344513A" w14:textId="77777777" w:rsidR="00920379" w:rsidRDefault="00920379" w:rsidP="00AD12F7"/>
    <w:p w14:paraId="2EECE926" w14:textId="77777777" w:rsidR="00920379" w:rsidRDefault="00920379" w:rsidP="00AD12F7"/>
    <w:p w14:paraId="4988EC1E" w14:textId="20094A4B" w:rsidR="00AD12F7" w:rsidRPr="00621174" w:rsidRDefault="00AD12F7" w:rsidP="00AD12F7">
      <w:r>
        <w:rPr>
          <w:noProof/>
          <w:lang w:val="en-US"/>
        </w:rPr>
        <w:drawing>
          <wp:inline distT="0" distB="0" distL="0" distR="0" wp14:anchorId="1F73F245" wp14:editId="3E21FE6F">
            <wp:extent cx="5943600" cy="9505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950595"/>
                    </a:xfrm>
                    <a:prstGeom prst="rect">
                      <a:avLst/>
                    </a:prstGeom>
                  </pic:spPr>
                </pic:pic>
              </a:graphicData>
            </a:graphic>
          </wp:inline>
        </w:drawing>
      </w:r>
    </w:p>
    <w:p w14:paraId="1108D18E" w14:textId="6C6DB9D8" w:rsidR="00AD3BE5" w:rsidRDefault="00467984" w:rsidP="00F224F5">
      <w:pPr>
        <w:pStyle w:val="Heading1"/>
        <w:numPr>
          <w:ilvl w:val="0"/>
          <w:numId w:val="3"/>
        </w:numPr>
        <w:spacing w:after="120" w:line="288" w:lineRule="auto"/>
        <w:ind w:right="270"/>
        <w:jc w:val="both"/>
        <w:rPr>
          <w:rFonts w:asciiTheme="minorHAnsi" w:hAnsiTheme="minorHAnsi" w:cstheme="majorHAnsi"/>
        </w:rPr>
      </w:pPr>
      <w:bookmarkStart w:id="346" w:name="_Toc29900793"/>
      <w:r w:rsidRPr="00467984">
        <w:rPr>
          <w:rFonts w:asciiTheme="minorHAnsi" w:hAnsiTheme="minorHAnsi" w:cstheme="majorHAnsi"/>
        </w:rPr>
        <w:t>Creating Relatio</w:t>
      </w:r>
      <w:r w:rsidR="00522088">
        <w:rPr>
          <w:rFonts w:asciiTheme="minorHAnsi" w:hAnsiTheme="minorHAnsi" w:cstheme="majorHAnsi"/>
        </w:rPr>
        <w:t>ns</w:t>
      </w:r>
      <w:bookmarkEnd w:id="346"/>
    </w:p>
    <w:p w14:paraId="2ED747B2" w14:textId="435F5660" w:rsidR="00EE29AE" w:rsidRPr="00EA73FF" w:rsidRDefault="00356CF6" w:rsidP="00EA73FF">
      <w:pPr>
        <w:ind w:left="720"/>
        <w:jc w:val="both"/>
        <w:rPr>
          <w:rFonts w:cs="Calibri"/>
        </w:rPr>
      </w:pPr>
      <w:r w:rsidRPr="00EA73FF">
        <w:rPr>
          <w:rFonts w:cs="Calibri"/>
        </w:rPr>
        <w:t>User</w:t>
      </w:r>
      <w:r w:rsidR="00EE29AE" w:rsidRPr="00EA73FF">
        <w:rPr>
          <w:rFonts w:cs="Calibri"/>
        </w:rPr>
        <w:t xml:space="preserve"> need</w:t>
      </w:r>
      <w:r w:rsidRPr="00EA73FF">
        <w:rPr>
          <w:rFonts w:cs="Calibri"/>
        </w:rPr>
        <w:t>s</w:t>
      </w:r>
      <w:r w:rsidR="00EE29AE" w:rsidRPr="00EA73FF">
        <w:rPr>
          <w:rFonts w:cs="Calibri"/>
        </w:rPr>
        <w:t xml:space="preserve"> to </w:t>
      </w:r>
      <w:r w:rsidRPr="00EA73FF">
        <w:rPr>
          <w:rFonts w:cs="Calibri"/>
        </w:rPr>
        <w:t>setup</w:t>
      </w:r>
      <w:r w:rsidR="00EE29AE" w:rsidRPr="00EA73FF">
        <w:rPr>
          <w:rFonts w:cs="Calibri"/>
        </w:rPr>
        <w:t xml:space="preserve"> relationship </w:t>
      </w:r>
      <w:r w:rsidRPr="00EA73FF">
        <w:rPr>
          <w:rFonts w:cs="Calibri"/>
        </w:rPr>
        <w:t>between following:</w:t>
      </w:r>
    </w:p>
    <w:p w14:paraId="02C3B6B7" w14:textId="77777777" w:rsidR="00EE29AE" w:rsidRDefault="00EE29AE" w:rsidP="00EE29AE">
      <w:pPr>
        <w:ind w:left="720"/>
      </w:pPr>
    </w:p>
    <w:p w14:paraId="294545E6" w14:textId="5484B5DE" w:rsidR="00EE29AE" w:rsidRPr="00EA73FF" w:rsidRDefault="0090782F" w:rsidP="00EE29AE">
      <w:pPr>
        <w:pStyle w:val="ListParagraph"/>
        <w:numPr>
          <w:ilvl w:val="1"/>
          <w:numId w:val="11"/>
        </w:numPr>
        <w:rPr>
          <w:rFonts w:cs="Calibri"/>
        </w:rPr>
      </w:pPr>
      <w:hyperlink w:anchor="DataSources" w:history="1">
        <w:r w:rsidR="00EE29AE" w:rsidRPr="00EA73FF">
          <w:rPr>
            <w:rStyle w:val="Hyperlink"/>
            <w:rFonts w:cs="Calibri"/>
          </w:rPr>
          <w:t xml:space="preserve">Data </w:t>
        </w:r>
        <w:r w:rsidR="00356CF6" w:rsidRPr="00EA73FF">
          <w:rPr>
            <w:rStyle w:val="Hyperlink"/>
            <w:rFonts w:cs="Calibri"/>
          </w:rPr>
          <w:t>Source</w:t>
        </w:r>
      </w:hyperlink>
      <w:r w:rsidR="00DB458A" w:rsidRPr="00EA73FF">
        <w:rPr>
          <w:rFonts w:cs="Calibri"/>
        </w:rPr>
        <w:t xml:space="preserve"> </w:t>
      </w:r>
      <w:r w:rsidR="00EE29AE" w:rsidRPr="00EA73FF">
        <w:rPr>
          <w:rFonts w:cs="Calibri"/>
        </w:rPr>
        <w:t xml:space="preserve">and </w:t>
      </w:r>
      <w:hyperlink w:anchor="SourceAttributes" w:history="1">
        <w:r w:rsidR="00356CF6" w:rsidRPr="00EA73FF">
          <w:rPr>
            <w:rStyle w:val="Hyperlink"/>
            <w:rFonts w:cs="Calibri"/>
          </w:rPr>
          <w:t>Source Attributes</w:t>
        </w:r>
      </w:hyperlink>
      <w:r w:rsidR="00EE29AE" w:rsidRPr="00EA73FF">
        <w:rPr>
          <w:rFonts w:cs="Calibri"/>
        </w:rPr>
        <w:t xml:space="preserve"> </w:t>
      </w:r>
    </w:p>
    <w:p w14:paraId="619763F8" w14:textId="70D3A5DE" w:rsidR="00EE29AE" w:rsidRDefault="0090782F" w:rsidP="00EE29AE">
      <w:pPr>
        <w:pStyle w:val="ListParagraph"/>
        <w:numPr>
          <w:ilvl w:val="1"/>
          <w:numId w:val="11"/>
        </w:numPr>
        <w:rPr>
          <w:rFonts w:cs="Calibri"/>
        </w:rPr>
      </w:pPr>
      <w:hyperlink w:anchor="SourceAttributes" w:history="1">
        <w:r w:rsidR="000A273C" w:rsidRPr="00EA73FF">
          <w:rPr>
            <w:rStyle w:val="Hyperlink"/>
            <w:rFonts w:cs="Calibri"/>
          </w:rPr>
          <w:t>Source Attributes</w:t>
        </w:r>
      </w:hyperlink>
      <w:r w:rsidR="00EE29AE" w:rsidRPr="00EA73FF">
        <w:rPr>
          <w:rFonts w:cs="Calibri"/>
        </w:rPr>
        <w:t xml:space="preserve"> and </w:t>
      </w:r>
      <w:hyperlink w:anchor="RulesConfigurations" w:history="1">
        <w:r w:rsidR="00EE29AE" w:rsidRPr="00EA73FF">
          <w:rPr>
            <w:rStyle w:val="Hyperlink"/>
            <w:rFonts w:cs="Calibri"/>
          </w:rPr>
          <w:t>Rules</w:t>
        </w:r>
      </w:hyperlink>
      <w:r w:rsidR="00EE29AE" w:rsidRPr="00EA73FF">
        <w:rPr>
          <w:rFonts w:cs="Calibri"/>
        </w:rPr>
        <w:t xml:space="preserve"> </w:t>
      </w:r>
    </w:p>
    <w:p w14:paraId="255C746C" w14:textId="66EB1206" w:rsidR="00CC3E71" w:rsidRPr="00EA73FF" w:rsidRDefault="00CC3E71" w:rsidP="00EE29AE">
      <w:pPr>
        <w:pStyle w:val="ListParagraph"/>
        <w:numPr>
          <w:ilvl w:val="1"/>
          <w:numId w:val="11"/>
        </w:numPr>
        <w:rPr>
          <w:rFonts w:cs="Calibri"/>
        </w:rPr>
      </w:pPr>
      <w:r>
        <w:rPr>
          <w:rFonts w:cs="Calibri"/>
        </w:rPr>
        <w:t>IGX_Semantic_List and Rules</w:t>
      </w:r>
    </w:p>
    <w:p w14:paraId="07E302A7" w14:textId="358CF19C" w:rsidR="00EE29AE" w:rsidRPr="00EA73FF" w:rsidRDefault="0090782F" w:rsidP="00EE29AE">
      <w:pPr>
        <w:pStyle w:val="ListParagraph"/>
        <w:numPr>
          <w:ilvl w:val="1"/>
          <w:numId w:val="11"/>
        </w:numPr>
        <w:rPr>
          <w:rFonts w:cs="Calibri"/>
        </w:rPr>
      </w:pPr>
      <w:hyperlink w:anchor="SourceAttributes" w:history="1">
        <w:r w:rsidR="000A273C" w:rsidRPr="00EA73FF">
          <w:rPr>
            <w:rStyle w:val="Hyperlink"/>
            <w:rFonts w:cs="Calibri"/>
          </w:rPr>
          <w:t>Source Attributes</w:t>
        </w:r>
      </w:hyperlink>
      <w:r w:rsidR="00EE29AE" w:rsidRPr="00EA73FF">
        <w:rPr>
          <w:rFonts w:cs="Calibri"/>
        </w:rPr>
        <w:t xml:space="preserve"> and </w:t>
      </w:r>
      <w:hyperlink w:anchor="BusinessTerms" w:history="1">
        <w:r w:rsidR="00EE29AE" w:rsidRPr="00EA73FF">
          <w:rPr>
            <w:rStyle w:val="Hyperlink"/>
            <w:rFonts w:cs="Calibri"/>
          </w:rPr>
          <w:t>Business Terms</w:t>
        </w:r>
      </w:hyperlink>
    </w:p>
    <w:p w14:paraId="6A3ABC6B" w14:textId="68ADE885" w:rsidR="00E40E2D" w:rsidRPr="00EA73FF" w:rsidRDefault="0090782F" w:rsidP="000A273C">
      <w:pPr>
        <w:pStyle w:val="ListParagraph"/>
        <w:numPr>
          <w:ilvl w:val="1"/>
          <w:numId w:val="11"/>
        </w:numPr>
        <w:rPr>
          <w:rFonts w:cs="Calibri"/>
        </w:rPr>
      </w:pPr>
      <w:hyperlink w:anchor="BusinessTerms" w:history="1">
        <w:r w:rsidR="00EE29AE" w:rsidRPr="00EA73FF">
          <w:rPr>
            <w:rStyle w:val="Hyperlink"/>
            <w:rFonts w:cs="Calibri"/>
          </w:rPr>
          <w:t>Business Terms</w:t>
        </w:r>
      </w:hyperlink>
      <w:r w:rsidR="00EE29AE" w:rsidRPr="00EA73FF">
        <w:rPr>
          <w:rFonts w:cs="Calibri"/>
        </w:rPr>
        <w:t xml:space="preserve"> and Models</w:t>
      </w:r>
    </w:p>
    <w:p w14:paraId="4CE14B51" w14:textId="1D946B86" w:rsidR="00E40E2D" w:rsidRDefault="00E40E2D" w:rsidP="00F224F5">
      <w:pPr>
        <w:ind w:left="90"/>
        <w:jc w:val="both"/>
      </w:pPr>
    </w:p>
    <w:p w14:paraId="3AFB73BF" w14:textId="705B06D9" w:rsidR="00D00FB5" w:rsidRPr="00EA73FF" w:rsidRDefault="00D00FB5" w:rsidP="00D00FB5">
      <w:pPr>
        <w:ind w:left="720"/>
        <w:jc w:val="both"/>
        <w:rPr>
          <w:rFonts w:cs="Calibri"/>
        </w:rPr>
      </w:pPr>
      <w:r w:rsidRPr="00EA73FF">
        <w:rPr>
          <w:rFonts w:cs="Calibri"/>
        </w:rPr>
        <w:t>While creating a relationship type between Business Terms and Model, below custom field needs to be configured:</w:t>
      </w:r>
    </w:p>
    <w:p w14:paraId="093D34AF" w14:textId="77777777" w:rsidR="001442D1" w:rsidRDefault="001442D1" w:rsidP="00D00FB5">
      <w:pPr>
        <w:ind w:left="720"/>
        <w:jc w:val="both"/>
      </w:pPr>
    </w:p>
    <w:tbl>
      <w:tblPr>
        <w:tblW w:w="4345" w:type="dxa"/>
        <w:jc w:val="center"/>
        <w:tblLook w:val="04A0" w:firstRow="1" w:lastRow="0" w:firstColumn="1" w:lastColumn="0" w:noHBand="0" w:noVBand="1"/>
      </w:tblPr>
      <w:tblGrid>
        <w:gridCol w:w="2080"/>
        <w:gridCol w:w="2265"/>
      </w:tblGrid>
      <w:tr w:rsidR="00B364FB" w:rsidRPr="00B364FB" w14:paraId="0338ABF5" w14:textId="77777777" w:rsidTr="00835562">
        <w:trPr>
          <w:trHeight w:val="255"/>
          <w:jc w:val="center"/>
        </w:trPr>
        <w:tc>
          <w:tcPr>
            <w:tcW w:w="208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0732F0B" w14:textId="347BEF42" w:rsidR="00B364FB" w:rsidRPr="00B364FB" w:rsidRDefault="00B364FB" w:rsidP="00B364FB">
            <w:pPr>
              <w:rPr>
                <w:rFonts w:ascii="Calibri" w:eastAsia="Times New Roman" w:hAnsi="Calibri" w:cs="Calibri"/>
                <w:b/>
                <w:bCs/>
                <w:color w:val="FFFFFF"/>
                <w:sz w:val="20"/>
                <w:szCs w:val="20"/>
                <w:lang w:val="en-US"/>
              </w:rPr>
            </w:pPr>
            <w:r w:rsidRPr="00B364FB">
              <w:rPr>
                <w:rFonts w:ascii="Calibri" w:eastAsia="Times New Roman" w:hAnsi="Calibri" w:cs="Calibri"/>
                <w:b/>
                <w:bCs/>
                <w:color w:val="FFFFFF"/>
                <w:sz w:val="20"/>
                <w:szCs w:val="20"/>
                <w:lang w:val="en-US"/>
              </w:rPr>
              <w:t>Field Attribute</w:t>
            </w:r>
          </w:p>
        </w:tc>
        <w:tc>
          <w:tcPr>
            <w:tcW w:w="2265" w:type="dxa"/>
            <w:tcBorders>
              <w:top w:val="single" w:sz="4" w:space="0" w:color="auto"/>
              <w:left w:val="nil"/>
              <w:bottom w:val="single" w:sz="4" w:space="0" w:color="auto"/>
              <w:right w:val="single" w:sz="4" w:space="0" w:color="auto"/>
            </w:tcBorders>
            <w:shd w:val="clear" w:color="000000" w:fill="000000"/>
            <w:noWrap/>
            <w:vAlign w:val="bottom"/>
            <w:hideMark/>
          </w:tcPr>
          <w:p w14:paraId="5DE05C10" w14:textId="1AD68DEE" w:rsidR="00B364FB" w:rsidRPr="00B364FB" w:rsidRDefault="003E52FA" w:rsidP="00B364FB">
            <w:pPr>
              <w:jc w:val="center"/>
              <w:rPr>
                <w:rFonts w:ascii="Calibri" w:eastAsia="Times New Roman" w:hAnsi="Calibri" w:cs="Calibri"/>
                <w:b/>
                <w:bCs/>
                <w:color w:val="FFFFFF"/>
                <w:sz w:val="20"/>
                <w:szCs w:val="20"/>
                <w:lang w:val="en-US"/>
              </w:rPr>
            </w:pPr>
            <w:r>
              <w:rPr>
                <w:rFonts w:ascii="Calibri" w:eastAsia="Times New Roman" w:hAnsi="Calibri" w:cs="Calibri"/>
                <w:b/>
                <w:bCs/>
                <w:color w:val="FFFFFF"/>
                <w:sz w:val="20"/>
                <w:szCs w:val="20"/>
                <w:lang w:val="en-US"/>
              </w:rPr>
              <w:t>Field-1</w:t>
            </w:r>
          </w:p>
        </w:tc>
      </w:tr>
      <w:tr w:rsidR="00B364FB" w:rsidRPr="00B364FB" w14:paraId="704EAEF2"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3029824A"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Name</w:t>
            </w:r>
          </w:p>
        </w:tc>
        <w:tc>
          <w:tcPr>
            <w:tcW w:w="2265" w:type="dxa"/>
            <w:tcBorders>
              <w:top w:val="nil"/>
              <w:left w:val="nil"/>
              <w:bottom w:val="single" w:sz="4" w:space="0" w:color="auto"/>
              <w:right w:val="single" w:sz="4" w:space="0" w:color="auto"/>
            </w:tcBorders>
            <w:shd w:val="clear" w:color="auto" w:fill="auto"/>
            <w:noWrap/>
            <w:vAlign w:val="bottom"/>
            <w:hideMark/>
          </w:tcPr>
          <w:p w14:paraId="437811C6"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Weightage</w:t>
            </w:r>
          </w:p>
        </w:tc>
      </w:tr>
      <w:tr w:rsidR="00B364FB" w:rsidRPr="00B364FB" w14:paraId="6F8E86FA"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159A67D6"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API Name</w:t>
            </w:r>
          </w:p>
        </w:tc>
        <w:tc>
          <w:tcPr>
            <w:tcW w:w="2265" w:type="dxa"/>
            <w:tcBorders>
              <w:top w:val="nil"/>
              <w:left w:val="nil"/>
              <w:bottom w:val="single" w:sz="4" w:space="0" w:color="auto"/>
              <w:right w:val="single" w:sz="4" w:space="0" w:color="auto"/>
            </w:tcBorders>
            <w:shd w:val="clear" w:color="auto" w:fill="auto"/>
            <w:noWrap/>
            <w:vAlign w:val="bottom"/>
            <w:hideMark/>
          </w:tcPr>
          <w:p w14:paraId="5F8E4233"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Weightage</w:t>
            </w:r>
          </w:p>
        </w:tc>
      </w:tr>
      <w:tr w:rsidR="00B364FB" w:rsidRPr="00B364FB" w14:paraId="729CFCD8"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49DD069A"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Input Type</w:t>
            </w:r>
          </w:p>
        </w:tc>
        <w:tc>
          <w:tcPr>
            <w:tcW w:w="2265" w:type="dxa"/>
            <w:tcBorders>
              <w:top w:val="nil"/>
              <w:left w:val="nil"/>
              <w:bottom w:val="single" w:sz="4" w:space="0" w:color="auto"/>
              <w:right w:val="single" w:sz="4" w:space="0" w:color="auto"/>
            </w:tcBorders>
            <w:shd w:val="clear" w:color="auto" w:fill="auto"/>
            <w:noWrap/>
            <w:vAlign w:val="bottom"/>
            <w:hideMark/>
          </w:tcPr>
          <w:p w14:paraId="3F531D6F"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Decimal Number</w:t>
            </w:r>
          </w:p>
        </w:tc>
      </w:tr>
      <w:tr w:rsidR="00B364FB" w:rsidRPr="00B364FB" w14:paraId="0AD13ECA"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0B9CDC4A"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Category</w:t>
            </w:r>
          </w:p>
        </w:tc>
        <w:tc>
          <w:tcPr>
            <w:tcW w:w="2265" w:type="dxa"/>
            <w:tcBorders>
              <w:top w:val="nil"/>
              <w:left w:val="nil"/>
              <w:bottom w:val="single" w:sz="4" w:space="0" w:color="auto"/>
              <w:right w:val="single" w:sz="4" w:space="0" w:color="auto"/>
            </w:tcBorders>
            <w:shd w:val="clear" w:color="auto" w:fill="auto"/>
            <w:noWrap/>
            <w:vAlign w:val="bottom"/>
            <w:hideMark/>
          </w:tcPr>
          <w:p w14:paraId="1BBBB310"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N/A</w:t>
            </w:r>
          </w:p>
        </w:tc>
      </w:tr>
      <w:tr w:rsidR="00B364FB" w:rsidRPr="00B364FB" w14:paraId="40CE2F92"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186273EC"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Minimum Value</w:t>
            </w:r>
          </w:p>
        </w:tc>
        <w:tc>
          <w:tcPr>
            <w:tcW w:w="2265" w:type="dxa"/>
            <w:tcBorders>
              <w:top w:val="nil"/>
              <w:left w:val="nil"/>
              <w:bottom w:val="single" w:sz="4" w:space="0" w:color="auto"/>
              <w:right w:val="single" w:sz="4" w:space="0" w:color="auto"/>
            </w:tcBorders>
            <w:shd w:val="clear" w:color="auto" w:fill="auto"/>
            <w:noWrap/>
            <w:vAlign w:val="bottom"/>
            <w:hideMark/>
          </w:tcPr>
          <w:p w14:paraId="1405E27A"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0</w:t>
            </w:r>
          </w:p>
        </w:tc>
      </w:tr>
      <w:tr w:rsidR="00B364FB" w:rsidRPr="00B364FB" w14:paraId="10EACE57"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4103D84B"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Maximum Value</w:t>
            </w:r>
          </w:p>
        </w:tc>
        <w:tc>
          <w:tcPr>
            <w:tcW w:w="2265" w:type="dxa"/>
            <w:tcBorders>
              <w:top w:val="nil"/>
              <w:left w:val="nil"/>
              <w:bottom w:val="single" w:sz="4" w:space="0" w:color="auto"/>
              <w:right w:val="single" w:sz="4" w:space="0" w:color="auto"/>
            </w:tcBorders>
            <w:shd w:val="clear" w:color="auto" w:fill="auto"/>
            <w:noWrap/>
            <w:vAlign w:val="bottom"/>
            <w:hideMark/>
          </w:tcPr>
          <w:p w14:paraId="4B8D906F"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1</w:t>
            </w:r>
          </w:p>
        </w:tc>
      </w:tr>
      <w:tr w:rsidR="00B364FB" w:rsidRPr="00B364FB" w14:paraId="38871E4D"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1AFA952F"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Type of List</w:t>
            </w:r>
          </w:p>
        </w:tc>
        <w:tc>
          <w:tcPr>
            <w:tcW w:w="2265" w:type="dxa"/>
            <w:tcBorders>
              <w:top w:val="nil"/>
              <w:left w:val="nil"/>
              <w:bottom w:val="single" w:sz="4" w:space="0" w:color="auto"/>
              <w:right w:val="single" w:sz="4" w:space="0" w:color="auto"/>
            </w:tcBorders>
            <w:shd w:val="clear" w:color="auto" w:fill="auto"/>
            <w:noWrap/>
            <w:vAlign w:val="bottom"/>
            <w:hideMark/>
          </w:tcPr>
          <w:p w14:paraId="1A39DAAF"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N/A</w:t>
            </w:r>
          </w:p>
        </w:tc>
      </w:tr>
      <w:tr w:rsidR="00B364FB" w:rsidRPr="00B364FB" w14:paraId="13CEDCD4"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32A248B0"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List Display Format</w:t>
            </w:r>
          </w:p>
        </w:tc>
        <w:tc>
          <w:tcPr>
            <w:tcW w:w="2265" w:type="dxa"/>
            <w:tcBorders>
              <w:top w:val="nil"/>
              <w:left w:val="nil"/>
              <w:bottom w:val="single" w:sz="4" w:space="0" w:color="auto"/>
              <w:right w:val="single" w:sz="4" w:space="0" w:color="auto"/>
            </w:tcBorders>
            <w:shd w:val="clear" w:color="auto" w:fill="auto"/>
            <w:noWrap/>
            <w:vAlign w:val="bottom"/>
            <w:hideMark/>
          </w:tcPr>
          <w:p w14:paraId="16CB642D"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N/A</w:t>
            </w:r>
          </w:p>
        </w:tc>
      </w:tr>
      <w:tr w:rsidR="00B364FB" w:rsidRPr="00B364FB" w14:paraId="29311EF9"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01FA79A0"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Show In Detail Tile</w:t>
            </w:r>
          </w:p>
        </w:tc>
        <w:tc>
          <w:tcPr>
            <w:tcW w:w="2265" w:type="dxa"/>
            <w:tcBorders>
              <w:top w:val="nil"/>
              <w:left w:val="nil"/>
              <w:bottom w:val="single" w:sz="4" w:space="0" w:color="auto"/>
              <w:right w:val="single" w:sz="4" w:space="0" w:color="auto"/>
            </w:tcBorders>
            <w:shd w:val="clear" w:color="auto" w:fill="auto"/>
            <w:noWrap/>
            <w:vAlign w:val="bottom"/>
            <w:hideMark/>
          </w:tcPr>
          <w:p w14:paraId="0118A2FB"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TRUE</w:t>
            </w:r>
          </w:p>
        </w:tc>
      </w:tr>
      <w:tr w:rsidR="00B364FB" w:rsidRPr="00B364FB" w14:paraId="561408FF"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5C7E123D"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Is Editable</w:t>
            </w:r>
          </w:p>
        </w:tc>
        <w:tc>
          <w:tcPr>
            <w:tcW w:w="2265" w:type="dxa"/>
            <w:tcBorders>
              <w:top w:val="nil"/>
              <w:left w:val="nil"/>
              <w:bottom w:val="single" w:sz="4" w:space="0" w:color="auto"/>
              <w:right w:val="single" w:sz="4" w:space="0" w:color="auto"/>
            </w:tcBorders>
            <w:shd w:val="clear" w:color="auto" w:fill="auto"/>
            <w:noWrap/>
            <w:vAlign w:val="bottom"/>
            <w:hideMark/>
          </w:tcPr>
          <w:p w14:paraId="6B8E8869"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TRUE</w:t>
            </w:r>
          </w:p>
        </w:tc>
      </w:tr>
      <w:tr w:rsidR="00B364FB" w:rsidRPr="00B364FB" w14:paraId="0B10F31D"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59AA0B5B"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Is Listable</w:t>
            </w:r>
          </w:p>
        </w:tc>
        <w:tc>
          <w:tcPr>
            <w:tcW w:w="2265" w:type="dxa"/>
            <w:tcBorders>
              <w:top w:val="nil"/>
              <w:left w:val="nil"/>
              <w:bottom w:val="single" w:sz="4" w:space="0" w:color="auto"/>
              <w:right w:val="single" w:sz="4" w:space="0" w:color="auto"/>
            </w:tcBorders>
            <w:shd w:val="clear" w:color="auto" w:fill="auto"/>
            <w:noWrap/>
            <w:vAlign w:val="bottom"/>
            <w:hideMark/>
          </w:tcPr>
          <w:p w14:paraId="6B829166"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TRUE</w:t>
            </w:r>
          </w:p>
        </w:tc>
      </w:tr>
      <w:tr w:rsidR="00B364FB" w:rsidRPr="00B364FB" w14:paraId="420CDC44"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244B5928"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Is Required</w:t>
            </w:r>
          </w:p>
        </w:tc>
        <w:tc>
          <w:tcPr>
            <w:tcW w:w="2265" w:type="dxa"/>
            <w:tcBorders>
              <w:top w:val="nil"/>
              <w:left w:val="nil"/>
              <w:bottom w:val="single" w:sz="4" w:space="0" w:color="auto"/>
              <w:right w:val="single" w:sz="4" w:space="0" w:color="auto"/>
            </w:tcBorders>
            <w:shd w:val="clear" w:color="auto" w:fill="auto"/>
            <w:noWrap/>
            <w:vAlign w:val="bottom"/>
            <w:hideMark/>
          </w:tcPr>
          <w:p w14:paraId="79A82127"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FALSE</w:t>
            </w:r>
          </w:p>
        </w:tc>
      </w:tr>
      <w:tr w:rsidR="00B364FB" w:rsidRPr="00B364FB" w14:paraId="161FDB02"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026AE35D"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Part of Key</w:t>
            </w:r>
          </w:p>
        </w:tc>
        <w:tc>
          <w:tcPr>
            <w:tcW w:w="2265" w:type="dxa"/>
            <w:tcBorders>
              <w:top w:val="nil"/>
              <w:left w:val="nil"/>
              <w:bottom w:val="single" w:sz="4" w:space="0" w:color="auto"/>
              <w:right w:val="single" w:sz="4" w:space="0" w:color="auto"/>
            </w:tcBorders>
            <w:shd w:val="clear" w:color="auto" w:fill="auto"/>
            <w:noWrap/>
            <w:vAlign w:val="bottom"/>
            <w:hideMark/>
          </w:tcPr>
          <w:p w14:paraId="59A12546"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FALSE</w:t>
            </w:r>
          </w:p>
        </w:tc>
      </w:tr>
      <w:tr w:rsidR="00B364FB" w:rsidRPr="00B364FB" w14:paraId="5D185C12"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5F218768"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Show As Top Level Filter</w:t>
            </w:r>
          </w:p>
        </w:tc>
        <w:tc>
          <w:tcPr>
            <w:tcW w:w="2265" w:type="dxa"/>
            <w:tcBorders>
              <w:top w:val="nil"/>
              <w:left w:val="nil"/>
              <w:bottom w:val="single" w:sz="4" w:space="0" w:color="auto"/>
              <w:right w:val="single" w:sz="4" w:space="0" w:color="auto"/>
            </w:tcBorders>
            <w:shd w:val="clear" w:color="auto" w:fill="auto"/>
            <w:noWrap/>
            <w:vAlign w:val="bottom"/>
            <w:hideMark/>
          </w:tcPr>
          <w:p w14:paraId="24549D04"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FALSE</w:t>
            </w:r>
          </w:p>
        </w:tc>
      </w:tr>
      <w:tr w:rsidR="00B364FB" w:rsidRPr="00B364FB" w14:paraId="346489E0"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0A911288"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Allow Multiple Items</w:t>
            </w:r>
          </w:p>
        </w:tc>
        <w:tc>
          <w:tcPr>
            <w:tcW w:w="2265" w:type="dxa"/>
            <w:tcBorders>
              <w:top w:val="nil"/>
              <w:left w:val="nil"/>
              <w:bottom w:val="single" w:sz="4" w:space="0" w:color="auto"/>
              <w:right w:val="single" w:sz="4" w:space="0" w:color="auto"/>
            </w:tcBorders>
            <w:shd w:val="clear" w:color="auto" w:fill="auto"/>
            <w:noWrap/>
            <w:vAlign w:val="bottom"/>
            <w:hideMark/>
          </w:tcPr>
          <w:p w14:paraId="7A80A5C6"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FALSE</w:t>
            </w:r>
          </w:p>
        </w:tc>
      </w:tr>
      <w:tr w:rsidR="00B364FB" w:rsidRPr="00B364FB" w14:paraId="1EDD2CF0"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100A346A"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Show if Empty</w:t>
            </w:r>
          </w:p>
        </w:tc>
        <w:tc>
          <w:tcPr>
            <w:tcW w:w="2265" w:type="dxa"/>
            <w:tcBorders>
              <w:top w:val="nil"/>
              <w:left w:val="nil"/>
              <w:bottom w:val="single" w:sz="4" w:space="0" w:color="auto"/>
              <w:right w:val="single" w:sz="4" w:space="0" w:color="auto"/>
            </w:tcBorders>
            <w:shd w:val="clear" w:color="auto" w:fill="auto"/>
            <w:noWrap/>
            <w:vAlign w:val="bottom"/>
            <w:hideMark/>
          </w:tcPr>
          <w:p w14:paraId="72897868"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FALSE</w:t>
            </w:r>
          </w:p>
        </w:tc>
      </w:tr>
      <w:tr w:rsidR="00B364FB" w:rsidRPr="00B364FB" w14:paraId="333A0893"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2611B01B"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Lookup Type</w:t>
            </w:r>
          </w:p>
        </w:tc>
        <w:tc>
          <w:tcPr>
            <w:tcW w:w="2265" w:type="dxa"/>
            <w:tcBorders>
              <w:top w:val="nil"/>
              <w:left w:val="nil"/>
              <w:bottom w:val="single" w:sz="4" w:space="0" w:color="auto"/>
              <w:right w:val="single" w:sz="4" w:space="0" w:color="auto"/>
            </w:tcBorders>
            <w:shd w:val="clear" w:color="auto" w:fill="auto"/>
            <w:noWrap/>
            <w:vAlign w:val="bottom"/>
            <w:hideMark/>
          </w:tcPr>
          <w:p w14:paraId="0F9DC923"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N/A</w:t>
            </w:r>
          </w:p>
        </w:tc>
      </w:tr>
      <w:tr w:rsidR="00B364FB" w:rsidRPr="00B364FB" w14:paraId="25F9069A"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5467C678"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Relationship Type</w:t>
            </w:r>
          </w:p>
        </w:tc>
        <w:tc>
          <w:tcPr>
            <w:tcW w:w="2265" w:type="dxa"/>
            <w:tcBorders>
              <w:top w:val="nil"/>
              <w:left w:val="nil"/>
              <w:bottom w:val="single" w:sz="4" w:space="0" w:color="auto"/>
              <w:right w:val="single" w:sz="4" w:space="0" w:color="auto"/>
            </w:tcBorders>
            <w:shd w:val="clear" w:color="auto" w:fill="auto"/>
            <w:noWrap/>
            <w:vAlign w:val="bottom"/>
            <w:hideMark/>
          </w:tcPr>
          <w:p w14:paraId="2C35C5FB"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N/A</w:t>
            </w:r>
          </w:p>
        </w:tc>
      </w:tr>
      <w:tr w:rsidR="00B364FB" w:rsidRPr="00B364FB" w14:paraId="48971FDD" w14:textId="77777777" w:rsidTr="00835562">
        <w:trPr>
          <w:trHeight w:val="255"/>
          <w:jc w:val="center"/>
        </w:trPr>
        <w:tc>
          <w:tcPr>
            <w:tcW w:w="2080" w:type="dxa"/>
            <w:tcBorders>
              <w:top w:val="nil"/>
              <w:left w:val="single" w:sz="4" w:space="0" w:color="auto"/>
              <w:bottom w:val="single" w:sz="4" w:space="0" w:color="auto"/>
              <w:right w:val="single" w:sz="4" w:space="0" w:color="auto"/>
            </w:tcBorders>
            <w:shd w:val="clear" w:color="000000" w:fill="BFBFBF"/>
            <w:noWrap/>
            <w:vAlign w:val="bottom"/>
            <w:hideMark/>
          </w:tcPr>
          <w:p w14:paraId="5D7F024F"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Table Settings</w:t>
            </w:r>
          </w:p>
        </w:tc>
        <w:tc>
          <w:tcPr>
            <w:tcW w:w="2265" w:type="dxa"/>
            <w:tcBorders>
              <w:top w:val="nil"/>
              <w:left w:val="nil"/>
              <w:bottom w:val="single" w:sz="4" w:space="0" w:color="auto"/>
              <w:right w:val="single" w:sz="4" w:space="0" w:color="auto"/>
            </w:tcBorders>
            <w:shd w:val="clear" w:color="auto" w:fill="auto"/>
            <w:noWrap/>
            <w:vAlign w:val="bottom"/>
            <w:hideMark/>
          </w:tcPr>
          <w:p w14:paraId="6C886BA9" w14:textId="77777777" w:rsidR="00B364FB" w:rsidRPr="00B364FB" w:rsidRDefault="00B364FB" w:rsidP="00B364FB">
            <w:pPr>
              <w:rPr>
                <w:rFonts w:ascii="Calibri" w:eastAsia="Times New Roman" w:hAnsi="Calibri" w:cs="Calibri"/>
                <w:color w:val="000000"/>
                <w:sz w:val="20"/>
                <w:szCs w:val="20"/>
                <w:lang w:val="en-US"/>
              </w:rPr>
            </w:pPr>
            <w:r w:rsidRPr="00B364FB">
              <w:rPr>
                <w:rFonts w:ascii="Calibri" w:eastAsia="Times New Roman" w:hAnsi="Calibri" w:cs="Calibri"/>
                <w:color w:val="000000"/>
                <w:sz w:val="20"/>
                <w:szCs w:val="20"/>
                <w:lang w:val="en-US"/>
              </w:rPr>
              <w:t>N/A</w:t>
            </w:r>
          </w:p>
        </w:tc>
      </w:tr>
    </w:tbl>
    <w:p w14:paraId="7C22CC9E" w14:textId="77777777" w:rsidR="001F55CB" w:rsidRDefault="001F55CB" w:rsidP="0028197E">
      <w:pPr>
        <w:ind w:left="720"/>
        <w:jc w:val="both"/>
        <w:rPr>
          <w:b/>
        </w:rPr>
      </w:pPr>
    </w:p>
    <w:p w14:paraId="69807669" w14:textId="7FF52F41" w:rsidR="00861C3D" w:rsidRPr="00EA73FF" w:rsidRDefault="0028197E" w:rsidP="0028197E">
      <w:pPr>
        <w:ind w:left="720"/>
        <w:jc w:val="both"/>
        <w:rPr>
          <w:rFonts w:cs="Calibri"/>
        </w:rPr>
      </w:pPr>
      <w:r w:rsidRPr="00EA73FF">
        <w:rPr>
          <w:rFonts w:cs="Calibri"/>
          <w:b/>
        </w:rPr>
        <w:t>Note</w:t>
      </w:r>
      <w:r w:rsidR="001F55CB" w:rsidRPr="00EA73FF">
        <w:rPr>
          <w:rFonts w:cs="Calibri"/>
        </w:rPr>
        <w:t>:</w:t>
      </w:r>
    </w:p>
    <w:p w14:paraId="078EEA0E" w14:textId="004B8F7D" w:rsidR="0028197E" w:rsidRPr="00EA73FF" w:rsidRDefault="00861C3D" w:rsidP="00861C3D">
      <w:pPr>
        <w:ind w:left="720" w:firstLine="720"/>
        <w:jc w:val="both"/>
        <w:rPr>
          <w:rFonts w:cs="Calibri"/>
        </w:rPr>
      </w:pPr>
      <w:r w:rsidRPr="00EA73FF">
        <w:rPr>
          <w:rFonts w:cs="Calibri"/>
        </w:rPr>
        <w:t xml:space="preserve">1. </w:t>
      </w:r>
      <w:r w:rsidR="0028197E" w:rsidRPr="00EA73FF">
        <w:rPr>
          <w:rFonts w:cs="Calibri"/>
        </w:rPr>
        <w:t>It is recommended to use different predicates for above relations.</w:t>
      </w:r>
    </w:p>
    <w:p w14:paraId="087CDE98" w14:textId="42603D68" w:rsidR="00861C3D" w:rsidRPr="00EA73FF" w:rsidRDefault="00861C3D" w:rsidP="00E946AD">
      <w:pPr>
        <w:ind w:left="1440"/>
        <w:jc w:val="both"/>
        <w:rPr>
          <w:rFonts w:cs="Calibri"/>
        </w:rPr>
      </w:pPr>
      <w:r w:rsidRPr="00EA73FF">
        <w:rPr>
          <w:rFonts w:cs="Calibri"/>
        </w:rPr>
        <w:t xml:space="preserve">2. Owners should be </w:t>
      </w:r>
      <w:r w:rsidR="004A1E90" w:rsidRPr="00EA73FF">
        <w:rPr>
          <w:rFonts w:cs="Calibri"/>
        </w:rPr>
        <w:t>assigned</w:t>
      </w:r>
      <w:r w:rsidRPr="00EA73FF">
        <w:rPr>
          <w:rFonts w:cs="Calibri"/>
        </w:rPr>
        <w:t xml:space="preserve"> for the Models.</w:t>
      </w:r>
      <w:r w:rsidR="00E946AD" w:rsidRPr="00EA73FF">
        <w:rPr>
          <w:rFonts w:cs="Calibri"/>
        </w:rPr>
        <w:t xml:space="preserve"> It is recommended not to assign owners at any other assets.</w:t>
      </w:r>
    </w:p>
    <w:p w14:paraId="5BC6356E" w14:textId="119691F1" w:rsidR="00780D10" w:rsidRPr="00EA73FF" w:rsidRDefault="00780D10" w:rsidP="00E946AD">
      <w:pPr>
        <w:ind w:left="1440"/>
        <w:jc w:val="both"/>
        <w:rPr>
          <w:rFonts w:cs="Calibri"/>
        </w:rPr>
      </w:pPr>
      <w:r w:rsidRPr="00EA73FF">
        <w:rPr>
          <w:rFonts w:cs="Calibri"/>
        </w:rPr>
        <w:t xml:space="preserve">3. While establishing the relationship, </w:t>
      </w:r>
      <w:r w:rsidR="00CF34EB" w:rsidRPr="00EA73FF">
        <w:rPr>
          <w:rFonts w:cs="Calibri"/>
        </w:rPr>
        <w:t>w</w:t>
      </w:r>
      <w:r w:rsidRPr="00EA73FF">
        <w:rPr>
          <w:rFonts w:cs="Calibri"/>
        </w:rPr>
        <w:t xml:space="preserve">eightage </w:t>
      </w:r>
      <w:r w:rsidR="00A80526" w:rsidRPr="00EA73FF">
        <w:rPr>
          <w:rFonts w:cs="Calibri"/>
        </w:rPr>
        <w:t xml:space="preserve">can be assigned. Refer </w:t>
      </w:r>
      <w:hyperlink w:anchor="Weightage" w:history="1">
        <w:r w:rsidR="00A80526" w:rsidRPr="00EA73FF">
          <w:rPr>
            <w:rStyle w:val="Hyperlink"/>
            <w:rFonts w:cs="Calibri"/>
          </w:rPr>
          <w:t>section#7</w:t>
        </w:r>
        <w:r w:rsidRPr="00EA73FF">
          <w:rPr>
            <w:rStyle w:val="Hyperlink"/>
            <w:rFonts w:cs="Calibri"/>
          </w:rPr>
          <w:t>.0</w:t>
        </w:r>
      </w:hyperlink>
      <w:r w:rsidRPr="00EA73FF">
        <w:rPr>
          <w:rFonts w:cs="Calibri"/>
        </w:rPr>
        <w:t xml:space="preserve"> for more details.</w:t>
      </w:r>
    </w:p>
    <w:p w14:paraId="2D1A88FC" w14:textId="6505C254" w:rsidR="00054360" w:rsidRPr="00EA73FF" w:rsidRDefault="00054360" w:rsidP="00E946AD">
      <w:pPr>
        <w:ind w:left="1440"/>
        <w:jc w:val="both"/>
        <w:rPr>
          <w:rFonts w:cs="Calibri"/>
        </w:rPr>
      </w:pPr>
      <w:r w:rsidRPr="00EA73FF">
        <w:rPr>
          <w:rFonts w:cs="Calibri"/>
        </w:rPr>
        <w:t>4. Each Business Term should</w:t>
      </w:r>
      <w:r w:rsidR="002126F5" w:rsidRPr="00EA73FF">
        <w:rPr>
          <w:rFonts w:cs="Calibri"/>
        </w:rPr>
        <w:t xml:space="preserve"> </w:t>
      </w:r>
      <w:r w:rsidR="00CF34EB" w:rsidRPr="00EA73FF">
        <w:rPr>
          <w:rFonts w:cs="Calibri"/>
        </w:rPr>
        <w:t>at least</w:t>
      </w:r>
      <w:r w:rsidR="002126F5" w:rsidRPr="00EA73FF">
        <w:rPr>
          <w:rFonts w:cs="Calibri"/>
        </w:rPr>
        <w:t xml:space="preserve"> be related to one </w:t>
      </w:r>
      <w:r w:rsidR="00CF34EB" w:rsidRPr="00EA73FF">
        <w:rPr>
          <w:rFonts w:cs="Calibri"/>
        </w:rPr>
        <w:t>s</w:t>
      </w:r>
      <w:r w:rsidRPr="00EA73FF">
        <w:rPr>
          <w:rFonts w:cs="Calibri"/>
        </w:rPr>
        <w:t>ource</w:t>
      </w:r>
      <w:r w:rsidR="002126F5" w:rsidRPr="00EA73FF">
        <w:rPr>
          <w:rFonts w:cs="Calibri"/>
        </w:rPr>
        <w:t xml:space="preserve"> attributes</w:t>
      </w:r>
      <w:r w:rsidRPr="00EA73FF">
        <w:rPr>
          <w:rFonts w:cs="Calibri"/>
        </w:rPr>
        <w:t>.</w:t>
      </w:r>
    </w:p>
    <w:p w14:paraId="37DC7082" w14:textId="77777777" w:rsidR="00CF34EB" w:rsidRDefault="00CF34EB">
      <w:pPr>
        <w:rPr>
          <w:rFonts w:eastAsiaTheme="majorEastAsia" w:cstheme="majorHAnsi"/>
          <w:color w:val="365F91" w:themeColor="accent1" w:themeShade="BF"/>
          <w:sz w:val="32"/>
          <w:szCs w:val="32"/>
        </w:rPr>
      </w:pPr>
      <w:bookmarkStart w:id="347" w:name="Weightage"/>
      <w:r>
        <w:rPr>
          <w:rFonts w:cstheme="majorHAnsi"/>
        </w:rPr>
        <w:br w:type="page"/>
      </w:r>
    </w:p>
    <w:p w14:paraId="4F906386" w14:textId="05D78380" w:rsidR="00A80526" w:rsidRDefault="00A80526" w:rsidP="00A80526">
      <w:pPr>
        <w:pStyle w:val="Heading1"/>
        <w:numPr>
          <w:ilvl w:val="0"/>
          <w:numId w:val="3"/>
        </w:numPr>
        <w:spacing w:after="120" w:line="288" w:lineRule="auto"/>
        <w:ind w:right="270"/>
        <w:jc w:val="both"/>
        <w:rPr>
          <w:rFonts w:asciiTheme="minorHAnsi" w:hAnsiTheme="minorHAnsi" w:cstheme="majorHAnsi"/>
        </w:rPr>
      </w:pPr>
      <w:bookmarkStart w:id="348" w:name="_Toc29900794"/>
      <w:r w:rsidRPr="006E7F6D">
        <w:rPr>
          <w:rFonts w:asciiTheme="minorHAnsi" w:hAnsiTheme="minorHAnsi" w:cstheme="majorHAnsi"/>
        </w:rPr>
        <w:lastRenderedPageBreak/>
        <w:t>Weightage</w:t>
      </w:r>
      <w:bookmarkEnd w:id="348"/>
    </w:p>
    <w:bookmarkEnd w:id="347"/>
    <w:p w14:paraId="117F6FCB" w14:textId="233B1DDC" w:rsidR="00D53D08" w:rsidRPr="00EA73FF" w:rsidRDefault="00D53D08" w:rsidP="00A80526">
      <w:pPr>
        <w:ind w:left="720"/>
        <w:rPr>
          <w:rFonts w:cs="Calibri"/>
        </w:rPr>
      </w:pPr>
      <w:r w:rsidRPr="00EA73FF">
        <w:rPr>
          <w:rFonts w:cs="Calibri"/>
        </w:rPr>
        <w:t>When creating a relation between Business Term and Model</w:t>
      </w:r>
      <w:r w:rsidR="00DD577F" w:rsidRPr="00EA73FF">
        <w:rPr>
          <w:rFonts w:cs="Calibri"/>
        </w:rPr>
        <w:t xml:space="preserve">, user can assign </w:t>
      </w:r>
      <w:r w:rsidR="00CF34EB" w:rsidRPr="00EA73FF">
        <w:rPr>
          <w:rFonts w:cs="Calibri"/>
        </w:rPr>
        <w:t>w</w:t>
      </w:r>
      <w:r w:rsidR="00DD577F" w:rsidRPr="00EA73FF">
        <w:rPr>
          <w:rFonts w:cs="Calibri"/>
        </w:rPr>
        <w:t xml:space="preserve">eightage to each </w:t>
      </w:r>
      <w:r w:rsidR="00CF34EB" w:rsidRPr="00EA73FF">
        <w:rPr>
          <w:rFonts w:cs="Calibri"/>
        </w:rPr>
        <w:t>b</w:t>
      </w:r>
      <w:r w:rsidR="00DD577F" w:rsidRPr="00EA73FF">
        <w:rPr>
          <w:rFonts w:cs="Calibri"/>
        </w:rPr>
        <w:t xml:space="preserve">usiness </w:t>
      </w:r>
      <w:r w:rsidR="00CF34EB" w:rsidRPr="00EA73FF">
        <w:rPr>
          <w:rFonts w:cs="Calibri"/>
        </w:rPr>
        <w:t>t</w:t>
      </w:r>
      <w:r w:rsidR="00DD577F" w:rsidRPr="00EA73FF">
        <w:rPr>
          <w:rFonts w:cs="Calibri"/>
        </w:rPr>
        <w:t>erm.</w:t>
      </w:r>
      <w:r w:rsidR="004352D8" w:rsidRPr="00EA73FF">
        <w:rPr>
          <w:rFonts w:cs="Calibri"/>
        </w:rPr>
        <w:t xml:space="preserve"> This weightage, if defined, will be used in computing the score of the Model.</w:t>
      </w:r>
    </w:p>
    <w:p w14:paraId="60F07272" w14:textId="77777777" w:rsidR="00D53D08" w:rsidRPr="00EA73FF" w:rsidRDefault="00D53D08" w:rsidP="00A80526">
      <w:pPr>
        <w:ind w:left="720"/>
        <w:rPr>
          <w:rFonts w:cs="Calibri"/>
        </w:rPr>
      </w:pPr>
    </w:p>
    <w:p w14:paraId="27A25C29" w14:textId="71FC221E" w:rsidR="00A80526" w:rsidRPr="00EA73FF" w:rsidRDefault="00A80526" w:rsidP="00A80526">
      <w:pPr>
        <w:ind w:left="720"/>
        <w:rPr>
          <w:rFonts w:cs="Calibri"/>
        </w:rPr>
      </w:pPr>
      <w:r w:rsidRPr="00EA73FF">
        <w:rPr>
          <w:rFonts w:cs="Calibri"/>
          <w:b/>
        </w:rPr>
        <w:t>Note</w:t>
      </w:r>
      <w:r w:rsidR="001F55CB" w:rsidRPr="00EA73FF">
        <w:rPr>
          <w:rFonts w:cs="Calibri"/>
        </w:rPr>
        <w:t xml:space="preserve">: </w:t>
      </w:r>
      <w:r w:rsidRPr="00EA73FF">
        <w:rPr>
          <w:rFonts w:cs="Calibri"/>
        </w:rPr>
        <w:t xml:space="preserve">Sum of </w:t>
      </w:r>
      <w:r w:rsidR="00CF34EB" w:rsidRPr="00EA73FF">
        <w:rPr>
          <w:rFonts w:cs="Calibri"/>
        </w:rPr>
        <w:t>w</w:t>
      </w:r>
      <w:r w:rsidRPr="00EA73FF">
        <w:rPr>
          <w:rFonts w:cs="Calibri"/>
        </w:rPr>
        <w:t xml:space="preserve">eightage for </w:t>
      </w:r>
      <w:r w:rsidR="00F02675" w:rsidRPr="00EA73FF">
        <w:rPr>
          <w:rFonts w:cs="Calibri"/>
        </w:rPr>
        <w:t xml:space="preserve">all </w:t>
      </w:r>
      <w:r w:rsidR="00CF34EB" w:rsidRPr="00EA73FF">
        <w:rPr>
          <w:rFonts w:cs="Calibri"/>
        </w:rPr>
        <w:t>b</w:t>
      </w:r>
      <w:r w:rsidR="00F02675" w:rsidRPr="00EA73FF">
        <w:rPr>
          <w:rFonts w:cs="Calibri"/>
        </w:rPr>
        <w:t xml:space="preserve">usiness </w:t>
      </w:r>
      <w:r w:rsidR="00CF34EB" w:rsidRPr="00EA73FF">
        <w:rPr>
          <w:rFonts w:cs="Calibri"/>
        </w:rPr>
        <w:t>t</w:t>
      </w:r>
      <w:r w:rsidR="00F02675" w:rsidRPr="00EA73FF">
        <w:rPr>
          <w:rFonts w:cs="Calibri"/>
        </w:rPr>
        <w:t xml:space="preserve">erms related to a </w:t>
      </w:r>
      <w:r w:rsidR="00CF34EB" w:rsidRPr="00EA73FF">
        <w:rPr>
          <w:rFonts w:cs="Calibri"/>
        </w:rPr>
        <w:t>m</w:t>
      </w:r>
      <w:r w:rsidR="00F02675" w:rsidRPr="00EA73FF">
        <w:rPr>
          <w:rFonts w:cs="Calibri"/>
        </w:rPr>
        <w:t xml:space="preserve">odel should </w:t>
      </w:r>
      <w:r w:rsidRPr="00EA73FF">
        <w:rPr>
          <w:rFonts w:cs="Calibri"/>
        </w:rPr>
        <w:t>always be 1.</w:t>
      </w:r>
      <w:r w:rsidR="00065AC6" w:rsidRPr="00EA73FF">
        <w:rPr>
          <w:rFonts w:cs="Calibri"/>
        </w:rPr>
        <w:t xml:space="preserve"> If configured, Weightage should be assigned to all the Business Terms related to a Model.</w:t>
      </w:r>
      <w:r w:rsidRPr="00EA73FF">
        <w:rPr>
          <w:rFonts w:cs="Calibri"/>
        </w:rPr>
        <w:t xml:space="preserve">  </w:t>
      </w:r>
    </w:p>
    <w:p w14:paraId="2FEBB4FA" w14:textId="77777777" w:rsidR="007F5EDB" w:rsidRPr="00EA73FF" w:rsidRDefault="007F5EDB" w:rsidP="00A80526">
      <w:pPr>
        <w:ind w:left="720"/>
      </w:pPr>
    </w:p>
    <w:p w14:paraId="1459D69B" w14:textId="77777777" w:rsidR="00CF34EB" w:rsidRDefault="00CF34EB">
      <w:pPr>
        <w:rPr>
          <w:rFonts w:eastAsiaTheme="majorEastAsia" w:cstheme="majorHAnsi"/>
          <w:color w:val="365F91" w:themeColor="accent1" w:themeShade="BF"/>
          <w:sz w:val="32"/>
          <w:szCs w:val="32"/>
        </w:rPr>
      </w:pPr>
      <w:r>
        <w:rPr>
          <w:rFonts w:cstheme="majorHAnsi"/>
        </w:rPr>
        <w:br w:type="page"/>
      </w:r>
    </w:p>
    <w:p w14:paraId="008A9FFC" w14:textId="4595869C" w:rsidR="007F5EDB" w:rsidRPr="007F5EDB" w:rsidRDefault="007F5EDB" w:rsidP="007F5EDB">
      <w:pPr>
        <w:pStyle w:val="Heading1"/>
        <w:numPr>
          <w:ilvl w:val="0"/>
          <w:numId w:val="3"/>
        </w:numPr>
        <w:spacing w:after="120" w:line="288" w:lineRule="auto"/>
        <w:ind w:right="270"/>
        <w:jc w:val="both"/>
        <w:rPr>
          <w:rFonts w:asciiTheme="minorHAnsi" w:hAnsiTheme="minorHAnsi" w:cstheme="majorHAnsi"/>
        </w:rPr>
      </w:pPr>
      <w:bookmarkStart w:id="349" w:name="_Toc29900795"/>
      <w:r w:rsidRPr="007F5EDB">
        <w:rPr>
          <w:rFonts w:asciiTheme="minorHAnsi" w:hAnsiTheme="minorHAnsi" w:cstheme="majorHAnsi"/>
        </w:rPr>
        <w:lastRenderedPageBreak/>
        <w:t>Creating Assets</w:t>
      </w:r>
      <w:bookmarkEnd w:id="349"/>
    </w:p>
    <w:p w14:paraId="1AB65156" w14:textId="4277C359" w:rsidR="00A80526" w:rsidRDefault="00F16EAE" w:rsidP="00F16EAE">
      <w:pPr>
        <w:ind w:left="720"/>
      </w:pPr>
      <w:r>
        <w:t xml:space="preserve">Assets </w:t>
      </w:r>
      <w:r w:rsidR="00B130C5">
        <w:t xml:space="preserve">need </w:t>
      </w:r>
      <w:r>
        <w:t xml:space="preserve">to be created </w:t>
      </w:r>
      <w:r w:rsidR="00A02145">
        <w:t>for</w:t>
      </w:r>
      <w:r>
        <w:t xml:space="preserve"> </w:t>
      </w:r>
      <w:r w:rsidR="00A02145">
        <w:t>following</w:t>
      </w:r>
      <w:r>
        <w:t xml:space="preserve"> asset types</w:t>
      </w:r>
      <w:r w:rsidR="00A02145">
        <w:t xml:space="preserve"> along with their relations</w:t>
      </w:r>
      <w:r w:rsidR="00A56A50">
        <w:t>hips</w:t>
      </w:r>
      <w:r>
        <w:t>.</w:t>
      </w:r>
      <w:r w:rsidR="00B130C5">
        <w:t xml:space="preserve"> </w:t>
      </w:r>
    </w:p>
    <w:p w14:paraId="4117A55E" w14:textId="72782B35" w:rsidR="00A02145" w:rsidRDefault="00A02145" w:rsidP="00A02145">
      <w:r>
        <w:tab/>
      </w:r>
    </w:p>
    <w:p w14:paraId="071E80BA" w14:textId="47C5F977" w:rsidR="00A02145" w:rsidRDefault="0090782F" w:rsidP="003C30B3">
      <w:pPr>
        <w:pStyle w:val="ListParagraph"/>
        <w:numPr>
          <w:ilvl w:val="0"/>
          <w:numId w:val="28"/>
        </w:numPr>
      </w:pPr>
      <w:hyperlink w:anchor="DataSources" w:history="1">
        <w:r w:rsidR="00A02145" w:rsidRPr="00D770E1">
          <w:rPr>
            <w:rStyle w:val="Hyperlink"/>
          </w:rPr>
          <w:t>Data Sources</w:t>
        </w:r>
      </w:hyperlink>
    </w:p>
    <w:p w14:paraId="10E2F5EF" w14:textId="242B79B6" w:rsidR="00A02145" w:rsidRDefault="0090782F" w:rsidP="003C30B3">
      <w:pPr>
        <w:pStyle w:val="ListParagraph"/>
        <w:numPr>
          <w:ilvl w:val="0"/>
          <w:numId w:val="28"/>
        </w:numPr>
      </w:pPr>
      <w:hyperlink w:anchor="SourceAttributes" w:history="1">
        <w:r w:rsidR="00A02145" w:rsidRPr="00D770E1">
          <w:rPr>
            <w:rStyle w:val="Hyperlink"/>
          </w:rPr>
          <w:t>Source Attributes</w:t>
        </w:r>
      </w:hyperlink>
      <w:r w:rsidR="00C55819">
        <w:t xml:space="preserve"> </w:t>
      </w:r>
      <w:r w:rsidR="00384F87">
        <w:t>– Naming con</w:t>
      </w:r>
      <w:r w:rsidR="003C30B3">
        <w:t xml:space="preserve">vention of source attributes is       </w:t>
      </w:r>
      <w:r w:rsidR="00384F87">
        <w:t>&lt;DataSource&gt;.&lt;SourceAttribute&gt;</w:t>
      </w:r>
      <w:r w:rsidR="00C55819">
        <w:t xml:space="preserve"> </w:t>
      </w:r>
    </w:p>
    <w:p w14:paraId="4D57D624" w14:textId="160C2820" w:rsidR="00A02145" w:rsidRDefault="0090782F" w:rsidP="003C30B3">
      <w:pPr>
        <w:pStyle w:val="ListParagraph"/>
        <w:numPr>
          <w:ilvl w:val="0"/>
          <w:numId w:val="28"/>
        </w:numPr>
      </w:pPr>
      <w:hyperlink w:anchor="BusinessTerms" w:history="1">
        <w:r w:rsidR="00A02145" w:rsidRPr="00D770E1">
          <w:rPr>
            <w:rStyle w:val="Hyperlink"/>
          </w:rPr>
          <w:t>Business Terms</w:t>
        </w:r>
      </w:hyperlink>
    </w:p>
    <w:p w14:paraId="15A67FC5" w14:textId="686D98A9" w:rsidR="00A02145" w:rsidRDefault="0090782F" w:rsidP="003C30B3">
      <w:pPr>
        <w:pStyle w:val="ListParagraph"/>
        <w:numPr>
          <w:ilvl w:val="0"/>
          <w:numId w:val="28"/>
        </w:numPr>
      </w:pPr>
      <w:hyperlink w:anchor="BusinessTerms" w:history="1">
        <w:r w:rsidR="00A02145" w:rsidRPr="00D770E1">
          <w:rPr>
            <w:rStyle w:val="Hyperlink"/>
          </w:rPr>
          <w:t>Rules</w:t>
        </w:r>
      </w:hyperlink>
    </w:p>
    <w:p w14:paraId="20697307" w14:textId="77777777" w:rsidR="007C5CC5" w:rsidRDefault="007C5CC5" w:rsidP="003C30B3">
      <w:pPr>
        <w:pStyle w:val="ListParagraph"/>
        <w:numPr>
          <w:ilvl w:val="0"/>
          <w:numId w:val="28"/>
        </w:numPr>
      </w:pPr>
      <w:r>
        <w:t>Model</w:t>
      </w:r>
    </w:p>
    <w:p w14:paraId="1D0B10AE" w14:textId="5001C8A0" w:rsidR="00017F44" w:rsidRDefault="00017F44" w:rsidP="003C30B3">
      <w:pPr>
        <w:pStyle w:val="ListParagraph"/>
        <w:numPr>
          <w:ilvl w:val="0"/>
          <w:numId w:val="28"/>
        </w:numPr>
      </w:pPr>
      <w:r>
        <w:t>Responsibilit</w:t>
      </w:r>
      <w:r w:rsidR="006265F8">
        <w:t>i</w:t>
      </w:r>
      <w:r>
        <w:t>es</w:t>
      </w:r>
    </w:p>
    <w:p w14:paraId="2075D71A" w14:textId="63C9CE72" w:rsidR="006265F8" w:rsidRDefault="006265F8" w:rsidP="003C30B3">
      <w:pPr>
        <w:pStyle w:val="ListParagraph"/>
        <w:numPr>
          <w:ilvl w:val="0"/>
          <w:numId w:val="28"/>
        </w:numPr>
      </w:pPr>
      <w:r>
        <w:t>User</w:t>
      </w:r>
    </w:p>
    <w:p w14:paraId="6F7A7A76" w14:textId="48B906FD" w:rsidR="006265F8" w:rsidRDefault="006265F8" w:rsidP="003C30B3">
      <w:pPr>
        <w:pStyle w:val="ListParagraph"/>
        <w:numPr>
          <w:ilvl w:val="0"/>
          <w:numId w:val="28"/>
        </w:numPr>
      </w:pPr>
      <w:r>
        <w:t>Group</w:t>
      </w:r>
    </w:p>
    <w:p w14:paraId="7A26E7B5" w14:textId="77777777" w:rsidR="00BA25B0" w:rsidRDefault="00BA25B0" w:rsidP="00475227">
      <w:pPr>
        <w:ind w:left="720"/>
      </w:pPr>
    </w:p>
    <w:p w14:paraId="292FA254" w14:textId="77777777" w:rsidR="009B4A1B" w:rsidRDefault="001F55CB" w:rsidP="00475227">
      <w:pPr>
        <w:ind w:left="720"/>
      </w:pPr>
      <w:r w:rsidRPr="001F55CB">
        <w:rPr>
          <w:b/>
        </w:rPr>
        <w:t>Note</w:t>
      </w:r>
      <w:r>
        <w:t xml:space="preserve">: </w:t>
      </w:r>
    </w:p>
    <w:p w14:paraId="62E67B9E" w14:textId="66EF2B51" w:rsidR="00BA25B0" w:rsidRDefault="00DD29F2" w:rsidP="00621174">
      <w:pPr>
        <w:pStyle w:val="ListParagraph"/>
        <w:numPr>
          <w:ilvl w:val="0"/>
          <w:numId w:val="46"/>
        </w:numPr>
      </w:pPr>
      <w:r>
        <w:t>A</w:t>
      </w:r>
      <w:r w:rsidR="00BA25B0">
        <w:t>ssets</w:t>
      </w:r>
      <w:r>
        <w:t xml:space="preserve"> of any other types may</w:t>
      </w:r>
      <w:r w:rsidR="00BA25B0">
        <w:t xml:space="preserve"> be configured as per project requirements.</w:t>
      </w:r>
    </w:p>
    <w:p w14:paraId="15182FDC" w14:textId="30624FD3" w:rsidR="00BC14DE" w:rsidRDefault="00F32CAE" w:rsidP="00621174">
      <w:pPr>
        <w:pStyle w:val="ListParagraph"/>
        <w:numPr>
          <w:ilvl w:val="0"/>
          <w:numId w:val="46"/>
        </w:numPr>
        <w:ind w:left="720"/>
      </w:pPr>
      <w:r>
        <w:t xml:space="preserve">Currently there is a limitation of DQ+ due to which if any record in Java Script takes more than 60 secs to process then it throws error in analysis execution. Due to this limitation processes related to building Hierarchy , Asset Versioning &amp; Scoring may throw an error if the number of source attributes and business terms are huge in nature and may require some performance optimization. </w:t>
      </w:r>
      <w:r w:rsidR="000D3516">
        <w:t xml:space="preserve">(Zendesk </w:t>
      </w:r>
      <w:r w:rsidR="000D3516">
        <w:rPr>
          <w:color w:val="000000"/>
        </w:rPr>
        <w:t>Ticket #80783 opened for same).</w:t>
      </w:r>
    </w:p>
    <w:p w14:paraId="2B48477F" w14:textId="45B91ECC" w:rsidR="002A2F1A" w:rsidRPr="002A2F1A" w:rsidRDefault="007E7104" w:rsidP="002A2F1A">
      <w:pPr>
        <w:pStyle w:val="Heading1"/>
        <w:numPr>
          <w:ilvl w:val="0"/>
          <w:numId w:val="3"/>
        </w:numPr>
        <w:spacing w:after="120" w:line="288" w:lineRule="auto"/>
        <w:ind w:right="270"/>
        <w:jc w:val="both"/>
        <w:rPr>
          <w:rFonts w:asciiTheme="minorHAnsi" w:hAnsiTheme="minorHAnsi" w:cstheme="majorHAnsi"/>
        </w:rPr>
      </w:pPr>
      <w:bookmarkStart w:id="350" w:name="_Toc29900796"/>
      <w:r>
        <w:rPr>
          <w:rFonts w:asciiTheme="minorHAnsi" w:hAnsiTheme="minorHAnsi" w:cstheme="majorHAnsi"/>
        </w:rPr>
        <w:t>Configurations</w:t>
      </w:r>
      <w:r w:rsidR="00431848">
        <w:rPr>
          <w:rFonts w:asciiTheme="minorHAnsi" w:hAnsiTheme="minorHAnsi" w:cstheme="majorHAnsi"/>
        </w:rPr>
        <w:t xml:space="preserve"> in DQ+</w:t>
      </w:r>
      <w:bookmarkEnd w:id="350"/>
    </w:p>
    <w:p w14:paraId="476B5A7B" w14:textId="7AA1521D" w:rsidR="0022485C" w:rsidRDefault="0022485C" w:rsidP="0022485C">
      <w:pPr>
        <w:ind w:left="720" w:right="270"/>
        <w:jc w:val="both"/>
      </w:pPr>
      <w:bookmarkStart w:id="351" w:name="_Hlk24651313"/>
      <w:r>
        <w:t xml:space="preserve">Configure following environment variables in DQ+ to point </w:t>
      </w:r>
      <w:r w:rsidR="00F7019F" w:rsidRPr="00F7019F">
        <w:t>Data Governance</w:t>
      </w:r>
      <w:r w:rsidR="00F7019F">
        <w:t>.</w:t>
      </w:r>
      <w:r w:rsidR="00F7019F" w:rsidRPr="00F7019F">
        <w:t xml:space="preserve"> </w:t>
      </w:r>
      <w:bookmarkEnd w:id="351"/>
      <w:r>
        <w:t xml:space="preserve"> Please ensure connectivity between Data Govern</w:t>
      </w:r>
      <w:r w:rsidR="00016C14">
        <w:t>ance</w:t>
      </w:r>
      <w:r>
        <w:t xml:space="preserve"> and DQ+ before configuring.</w:t>
      </w:r>
    </w:p>
    <w:p w14:paraId="7C7AED68" w14:textId="77777777" w:rsidR="0022485C" w:rsidRDefault="0022485C" w:rsidP="0022485C">
      <w:pPr>
        <w:ind w:left="720" w:right="270"/>
        <w:jc w:val="both"/>
      </w:pPr>
    </w:p>
    <w:p w14:paraId="12F2AEFD" w14:textId="7DCD2B22" w:rsidR="0022485C" w:rsidRDefault="0022485C" w:rsidP="001F55CB">
      <w:pPr>
        <w:ind w:left="720" w:right="270"/>
        <w:jc w:val="both"/>
      </w:pPr>
      <w:r w:rsidRPr="0022485C">
        <w:rPr>
          <w:b/>
        </w:rPr>
        <w:t>governURL</w:t>
      </w:r>
      <w:r w:rsidR="001F55CB">
        <w:t xml:space="preserve"> – </w:t>
      </w:r>
      <w:r w:rsidR="00016C14" w:rsidRPr="00016C14">
        <w:t xml:space="preserve">Data Governance </w:t>
      </w:r>
      <w:r>
        <w:t xml:space="preserve">application URL (for e.g. </w:t>
      </w:r>
      <w:hyperlink r:id="rId33" w:history="1">
        <w:r w:rsidRPr="004B2F1E">
          <w:rPr>
            <w:rStyle w:val="Hyperlink"/>
          </w:rPr>
          <w:t>https://infogix-fda.dev.data3sixty.com</w:t>
        </w:r>
      </w:hyperlink>
      <w:r>
        <w:t>)</w:t>
      </w:r>
    </w:p>
    <w:p w14:paraId="032FCB4C" w14:textId="77777777" w:rsidR="0022485C" w:rsidRDefault="0022485C" w:rsidP="0022485C">
      <w:pPr>
        <w:ind w:left="720" w:right="270"/>
        <w:jc w:val="both"/>
      </w:pPr>
      <w:r>
        <w:t xml:space="preserve">  </w:t>
      </w:r>
    </w:p>
    <w:p w14:paraId="5B96DC9A" w14:textId="61232999" w:rsidR="0022485C" w:rsidRDefault="001F55CB" w:rsidP="0022485C">
      <w:pPr>
        <w:ind w:left="720" w:right="270"/>
        <w:jc w:val="both"/>
      </w:pPr>
      <w:r>
        <w:rPr>
          <w:b/>
        </w:rPr>
        <w:t xml:space="preserve">governAuth </w:t>
      </w:r>
      <w:r w:rsidRPr="00AD66D2">
        <w:t xml:space="preserve">– </w:t>
      </w:r>
      <w:r w:rsidR="0022485C">
        <w:t xml:space="preserve">API authorization key to call </w:t>
      </w:r>
      <w:r w:rsidR="00016C14" w:rsidRPr="00016C14">
        <w:t xml:space="preserve">Data Governance </w:t>
      </w:r>
      <w:r w:rsidR="0022485C">
        <w:t>APIs</w:t>
      </w:r>
      <w:r w:rsidR="00D05086">
        <w:t xml:space="preserve"> using a service account</w:t>
      </w:r>
      <w:r w:rsidR="0022485C">
        <w:t xml:space="preserve">. </w:t>
      </w:r>
      <w:r w:rsidR="00ED7607">
        <w:t>To</w:t>
      </w:r>
      <w:r w:rsidR="0022485C">
        <w:t xml:space="preserve"> get this key </w:t>
      </w:r>
      <w:r w:rsidR="00ED7607">
        <w:t>reach out to</w:t>
      </w:r>
      <w:r w:rsidR="0022485C">
        <w:t xml:space="preserve"> </w:t>
      </w:r>
      <w:r w:rsidR="00ED7607">
        <w:t>administrator/infrastructure</w:t>
      </w:r>
      <w:r w:rsidR="0022485C">
        <w:t xml:space="preserve"> team.</w:t>
      </w:r>
    </w:p>
    <w:p w14:paraId="69DF57CA" w14:textId="77777777" w:rsidR="0022485C" w:rsidRDefault="0022485C" w:rsidP="00641E4E">
      <w:pPr>
        <w:ind w:left="720"/>
        <w:jc w:val="both"/>
      </w:pPr>
    </w:p>
    <w:p w14:paraId="3837DEDD" w14:textId="77777777" w:rsidR="0022485C" w:rsidRDefault="0022485C" w:rsidP="00641E4E">
      <w:pPr>
        <w:ind w:left="720"/>
        <w:jc w:val="both"/>
      </w:pPr>
    </w:p>
    <w:p w14:paraId="0AD9AF22" w14:textId="589988B6" w:rsidR="00C55819" w:rsidRDefault="00780221" w:rsidP="00641E4E">
      <w:pPr>
        <w:ind w:left="720"/>
        <w:jc w:val="both"/>
      </w:pPr>
      <w:r>
        <w:t xml:space="preserve">For each input </w:t>
      </w:r>
      <w:hyperlink w:anchor="DataSources" w:history="1">
        <w:r w:rsidRPr="00782FAB">
          <w:rPr>
            <w:rStyle w:val="Hyperlink"/>
          </w:rPr>
          <w:t>data sourc</w:t>
        </w:r>
        <w:r w:rsidR="004459B2" w:rsidRPr="00782FAB">
          <w:rPr>
            <w:rStyle w:val="Hyperlink"/>
          </w:rPr>
          <w:t>e</w:t>
        </w:r>
      </w:hyperlink>
      <w:r w:rsidR="00E64E54">
        <w:t>, following steps need to be performed:</w:t>
      </w:r>
    </w:p>
    <w:p w14:paraId="3145C169" w14:textId="27AE6D8B" w:rsidR="00AE4E40" w:rsidRPr="00467867" w:rsidRDefault="00AE4E40" w:rsidP="001F55CB">
      <w:pPr>
        <w:pStyle w:val="Heading2"/>
        <w:numPr>
          <w:ilvl w:val="1"/>
          <w:numId w:val="3"/>
        </w:numPr>
        <w:rPr>
          <w:rFonts w:asciiTheme="minorHAnsi" w:hAnsiTheme="minorHAnsi" w:cstheme="majorHAnsi"/>
          <w:color w:val="auto"/>
          <w:sz w:val="28"/>
          <w:szCs w:val="24"/>
        </w:rPr>
      </w:pPr>
      <w:bookmarkStart w:id="352" w:name="_Toc29900797"/>
      <w:r w:rsidRPr="00467867">
        <w:rPr>
          <w:rFonts w:asciiTheme="minorHAnsi" w:hAnsiTheme="minorHAnsi" w:cstheme="majorHAnsi"/>
          <w:color w:val="auto"/>
          <w:sz w:val="28"/>
          <w:szCs w:val="24"/>
        </w:rPr>
        <w:t>Create Data Source</w:t>
      </w:r>
      <w:bookmarkEnd w:id="352"/>
    </w:p>
    <w:p w14:paraId="186699F1" w14:textId="6D32BA19" w:rsidR="008764E7" w:rsidRDefault="008764E7" w:rsidP="008764E7">
      <w:pPr>
        <w:ind w:left="720"/>
      </w:pPr>
      <w:r>
        <w:t xml:space="preserve">For each data source on which data quality is to be evaluated, create DS </w:t>
      </w:r>
      <w:r w:rsidR="002B4A1E">
        <w:t>and configure it as per the specific requirement</w:t>
      </w:r>
      <w:r w:rsidR="004D7E9C">
        <w:t xml:space="preserve"> of the project</w:t>
      </w:r>
      <w:r w:rsidR="002B4A1E">
        <w:t>.</w:t>
      </w:r>
    </w:p>
    <w:p w14:paraId="6F821F14" w14:textId="77777777" w:rsidR="002B4A1E" w:rsidRDefault="002B4A1E" w:rsidP="008764E7">
      <w:pPr>
        <w:ind w:left="720"/>
      </w:pPr>
    </w:p>
    <w:p w14:paraId="62DFD2F3" w14:textId="025E3442" w:rsidR="00145F39" w:rsidRPr="00467867" w:rsidRDefault="00145F39" w:rsidP="001F55CB">
      <w:pPr>
        <w:pStyle w:val="Heading2"/>
        <w:numPr>
          <w:ilvl w:val="1"/>
          <w:numId w:val="3"/>
        </w:numPr>
        <w:rPr>
          <w:rFonts w:asciiTheme="minorHAnsi" w:hAnsiTheme="minorHAnsi" w:cstheme="majorHAnsi"/>
          <w:color w:val="auto"/>
          <w:sz w:val="28"/>
          <w:szCs w:val="24"/>
        </w:rPr>
      </w:pPr>
      <w:bookmarkStart w:id="353" w:name="_Toc24980323"/>
      <w:bookmarkStart w:id="354" w:name="_Toc24980324"/>
      <w:bookmarkStart w:id="355" w:name="_Toc24980325"/>
      <w:bookmarkStart w:id="356" w:name="_Toc24980326"/>
      <w:bookmarkStart w:id="357" w:name="_Create_Analysis"/>
      <w:bookmarkStart w:id="358" w:name="_Toc29900798"/>
      <w:bookmarkEnd w:id="353"/>
      <w:bookmarkEnd w:id="354"/>
      <w:bookmarkEnd w:id="355"/>
      <w:bookmarkEnd w:id="356"/>
      <w:bookmarkEnd w:id="357"/>
      <w:r w:rsidRPr="00467867">
        <w:rPr>
          <w:rFonts w:asciiTheme="minorHAnsi" w:hAnsiTheme="minorHAnsi" w:cstheme="majorHAnsi"/>
          <w:color w:val="auto"/>
          <w:sz w:val="28"/>
          <w:szCs w:val="24"/>
        </w:rPr>
        <w:t>Create Analysis</w:t>
      </w:r>
      <w:bookmarkEnd w:id="358"/>
    </w:p>
    <w:p w14:paraId="42EF273D" w14:textId="1A0AFE9C" w:rsidR="00FB2690" w:rsidRDefault="00FB2690" w:rsidP="001F55CB">
      <w:pPr>
        <w:ind w:left="720"/>
        <w:rPr>
          <w:lang w:val="en-US"/>
        </w:rPr>
      </w:pPr>
      <w:r>
        <w:t>Purpose of this analysis is to identify the data and transform into standard layout, so that Rule Evaluator can execute the DQ rules on it. Such separate analysis to be developed for each data source for which DQ is to be ascertained.</w:t>
      </w:r>
    </w:p>
    <w:p w14:paraId="68B9C285" w14:textId="77777777" w:rsidR="00FB2690" w:rsidRDefault="00FB2690" w:rsidP="001F55CB">
      <w:pPr>
        <w:ind w:left="720"/>
      </w:pPr>
    </w:p>
    <w:p w14:paraId="6BC13356" w14:textId="25555637" w:rsidR="00FB2690" w:rsidRDefault="00FB2690" w:rsidP="001F55CB">
      <w:pPr>
        <w:ind w:left="720"/>
        <w:rPr>
          <w:sz w:val="22"/>
          <w:szCs w:val="22"/>
        </w:rPr>
      </w:pPr>
      <w:r>
        <w:t>There may be different scenarios of data identification and example o</w:t>
      </w:r>
      <w:r w:rsidR="001F55CB">
        <w:t>f some of them are listed below:</w:t>
      </w:r>
    </w:p>
    <w:p w14:paraId="6DDB64D3" w14:textId="77777777" w:rsidR="00FB2690" w:rsidRDefault="00FB2690" w:rsidP="001F55CB">
      <w:pPr>
        <w:pStyle w:val="ListParagraph"/>
        <w:numPr>
          <w:ilvl w:val="0"/>
          <w:numId w:val="43"/>
        </w:numPr>
        <w:ind w:left="1440"/>
      </w:pPr>
      <w:r>
        <w:t>Whole data in the dataset to be evaluated for DQ</w:t>
      </w:r>
    </w:p>
    <w:p w14:paraId="14B7D2CA" w14:textId="77777777" w:rsidR="00FB2690" w:rsidRDefault="00FB2690" w:rsidP="001F55CB">
      <w:pPr>
        <w:pStyle w:val="ListParagraph"/>
        <w:numPr>
          <w:ilvl w:val="0"/>
          <w:numId w:val="43"/>
        </w:numPr>
        <w:ind w:left="1440"/>
      </w:pPr>
      <w:r>
        <w:t>Only new data in the dataset to be evaluated for DQ</w:t>
      </w:r>
    </w:p>
    <w:p w14:paraId="0F9EC7B7" w14:textId="77777777" w:rsidR="001F55CB" w:rsidRDefault="00FB2690" w:rsidP="001F55CB">
      <w:pPr>
        <w:pStyle w:val="ListParagraph"/>
        <w:numPr>
          <w:ilvl w:val="1"/>
          <w:numId w:val="43"/>
        </w:numPr>
        <w:ind w:left="2160"/>
      </w:pPr>
      <w:r>
        <w:t>New data loaded in data source after last run</w:t>
      </w:r>
    </w:p>
    <w:p w14:paraId="033CC07E" w14:textId="78B9EBFA" w:rsidR="00FB2690" w:rsidRDefault="00FB2690" w:rsidP="001F55CB">
      <w:pPr>
        <w:pStyle w:val="ListParagraph"/>
        <w:numPr>
          <w:ilvl w:val="1"/>
          <w:numId w:val="43"/>
        </w:numPr>
        <w:ind w:left="2160"/>
      </w:pPr>
      <w:r>
        <w:t>New data based on some log</w:t>
      </w:r>
    </w:p>
    <w:p w14:paraId="4CB16522" w14:textId="77777777" w:rsidR="00FB2690" w:rsidRDefault="00FB2690" w:rsidP="001F55CB">
      <w:pPr>
        <w:pStyle w:val="ListParagraph"/>
        <w:numPr>
          <w:ilvl w:val="1"/>
          <w:numId w:val="43"/>
        </w:numPr>
        <w:ind w:left="1800"/>
      </w:pPr>
      <w:r>
        <w:t>New data based on insert/update date available in data source</w:t>
      </w:r>
    </w:p>
    <w:p w14:paraId="701E5245" w14:textId="77777777" w:rsidR="00FB2690" w:rsidRDefault="00FB2690" w:rsidP="001F55CB">
      <w:pPr>
        <w:ind w:left="360"/>
      </w:pPr>
    </w:p>
    <w:p w14:paraId="4C81AE82" w14:textId="3F668FCB" w:rsidR="00FB2690" w:rsidRDefault="00FB2690" w:rsidP="001F55CB">
      <w:pPr>
        <w:ind w:left="360"/>
        <w:rPr>
          <w:lang w:val="en-US"/>
        </w:rPr>
      </w:pPr>
      <w:r>
        <w:t>Based on the scenarios the analysis needs to be customized as below-</w:t>
      </w:r>
    </w:p>
    <w:p w14:paraId="7CD7176C" w14:textId="07E1A326" w:rsidR="00D35706" w:rsidRDefault="00D35706" w:rsidP="001F55CB">
      <w:pPr>
        <w:pStyle w:val="ListParagraph"/>
        <w:ind w:left="1080"/>
        <w:rPr>
          <w:rFonts w:asciiTheme="majorHAnsi" w:hAnsiTheme="majorHAnsi" w:cstheme="majorHAnsi"/>
        </w:rPr>
      </w:pPr>
    </w:p>
    <w:p w14:paraId="1B4D4519" w14:textId="0192A98D" w:rsidR="002C60E2" w:rsidRPr="00FA2A27" w:rsidRDefault="002C60E2" w:rsidP="001F55CB">
      <w:pPr>
        <w:pStyle w:val="ListParagraph"/>
        <w:ind w:left="1080"/>
        <w:rPr>
          <w:rFonts w:cstheme="majorHAnsi"/>
        </w:rPr>
      </w:pPr>
      <w:r w:rsidRPr="00FA2A27">
        <w:rPr>
          <w:rFonts w:cstheme="majorHAnsi"/>
          <w:b/>
          <w:bCs/>
        </w:rPr>
        <w:t>IGX_PRC_</w:t>
      </w:r>
      <w:r w:rsidR="00AD12F7">
        <w:rPr>
          <w:rFonts w:cstheme="majorHAnsi"/>
          <w:b/>
          <w:bCs/>
        </w:rPr>
        <w:t>EVALUATE_DQ</w:t>
      </w:r>
      <w:r w:rsidR="00AD12F7" w:rsidRPr="00FA2A27" w:rsidDel="00AD12F7">
        <w:rPr>
          <w:rFonts w:cstheme="majorHAnsi"/>
          <w:b/>
          <w:bCs/>
        </w:rPr>
        <w:t xml:space="preserve"> </w:t>
      </w:r>
      <w:r w:rsidRPr="00FA2A27">
        <w:rPr>
          <w:rFonts w:cstheme="majorHAnsi"/>
          <w:b/>
          <w:bCs/>
        </w:rPr>
        <w:t>_&lt;</w:t>
      </w:r>
      <w:r w:rsidR="00AD12F7" w:rsidRPr="00FA2A27" w:rsidDel="00AD12F7">
        <w:rPr>
          <w:rFonts w:cstheme="majorHAnsi"/>
          <w:b/>
          <w:bCs/>
        </w:rPr>
        <w:t xml:space="preserve"> </w:t>
      </w:r>
      <w:r w:rsidR="00AD12F7">
        <w:rPr>
          <w:rFonts w:cstheme="majorHAnsi"/>
          <w:b/>
          <w:bCs/>
        </w:rPr>
        <w:t xml:space="preserve"> DATA Entity</w:t>
      </w:r>
      <w:r w:rsidR="001F55CB" w:rsidRPr="00FA2A27">
        <w:rPr>
          <w:rFonts w:cstheme="majorHAnsi"/>
          <w:b/>
          <w:bCs/>
        </w:rPr>
        <w:t>&gt;:</w:t>
      </w:r>
      <w:r w:rsidR="00FA2A27">
        <w:rPr>
          <w:rFonts w:cstheme="majorHAnsi"/>
          <w:b/>
          <w:bCs/>
        </w:rPr>
        <w:t xml:space="preserve"> </w:t>
      </w:r>
      <w:r w:rsidR="00D35706" w:rsidRPr="00FA2A27">
        <w:rPr>
          <w:rFonts w:cstheme="majorHAnsi"/>
        </w:rPr>
        <w:t xml:space="preserve">This analysis reads the input data and prepares the transformed key value pair for each record </w:t>
      </w:r>
      <w:r w:rsidR="00BC6AED">
        <w:rPr>
          <w:rFonts w:cstheme="majorHAnsi"/>
        </w:rPr>
        <w:t>&amp;</w:t>
      </w:r>
      <w:r w:rsidR="00D35706" w:rsidRPr="00FA2A27">
        <w:rPr>
          <w:rFonts w:cstheme="majorHAnsi"/>
        </w:rPr>
        <w:t xml:space="preserve"> column in the </w:t>
      </w:r>
      <w:r w:rsidR="00BC6AED">
        <w:rPr>
          <w:rFonts w:cstheme="majorHAnsi"/>
        </w:rPr>
        <w:t>input</w:t>
      </w:r>
      <w:r w:rsidR="00D35706" w:rsidRPr="00FA2A27">
        <w:rPr>
          <w:rFonts w:cstheme="majorHAnsi"/>
        </w:rPr>
        <w:t>.</w:t>
      </w:r>
      <w:r w:rsidRPr="00FA2A27">
        <w:rPr>
          <w:rFonts w:cstheme="majorHAnsi"/>
        </w:rPr>
        <w:t xml:space="preserve"> And then it calls the </w:t>
      </w:r>
      <w:r w:rsidRPr="00FA2A27">
        <w:rPr>
          <w:rFonts w:cstheme="majorHAnsi"/>
          <w:b/>
          <w:bCs/>
        </w:rPr>
        <w:t>IGX_PRC_</w:t>
      </w:r>
      <w:r w:rsidR="00AD12F7">
        <w:rPr>
          <w:rFonts w:cstheme="majorHAnsi"/>
          <w:b/>
          <w:bCs/>
        </w:rPr>
        <w:t>DQ_RULES_EXECUTOR</w:t>
      </w:r>
      <w:r w:rsidRPr="00FA2A27">
        <w:rPr>
          <w:rFonts w:cstheme="majorHAnsi"/>
          <w:b/>
          <w:bCs/>
        </w:rPr>
        <w:t xml:space="preserve">, </w:t>
      </w:r>
      <w:r w:rsidRPr="00FA2A27">
        <w:rPr>
          <w:rFonts w:cstheme="majorHAnsi"/>
        </w:rPr>
        <w:t xml:space="preserve">using Nested Analysis </w:t>
      </w:r>
      <w:r w:rsidR="00BC6AED">
        <w:rPr>
          <w:rFonts w:cstheme="majorHAnsi"/>
        </w:rPr>
        <w:t>n</w:t>
      </w:r>
      <w:r w:rsidRPr="00FA2A27">
        <w:rPr>
          <w:rFonts w:cstheme="majorHAnsi"/>
        </w:rPr>
        <w:t>ode.</w:t>
      </w:r>
    </w:p>
    <w:p w14:paraId="2447607E" w14:textId="77777777" w:rsidR="00D35706" w:rsidRPr="00FA2A27" w:rsidRDefault="00D35706" w:rsidP="001F55CB">
      <w:pPr>
        <w:pStyle w:val="ListParagraph"/>
        <w:ind w:left="1080"/>
        <w:rPr>
          <w:rFonts w:cstheme="majorHAnsi"/>
        </w:rPr>
      </w:pPr>
    </w:p>
    <w:p w14:paraId="4F5A6111" w14:textId="7FA9E7A3" w:rsidR="004D7E9C" w:rsidRPr="00FA2A27" w:rsidRDefault="004D7E9C" w:rsidP="001F55CB">
      <w:pPr>
        <w:pStyle w:val="ListParagraph"/>
        <w:ind w:left="1080"/>
      </w:pPr>
      <w:r w:rsidRPr="00FA2A27">
        <w:t>User can create a copy of existing analysis</w:t>
      </w:r>
      <w:r w:rsidR="00CB38C8" w:rsidRPr="00FA2A27">
        <w:t xml:space="preserve"> </w:t>
      </w:r>
      <w:r w:rsidRPr="00FA2A27">
        <w:t xml:space="preserve">– </w:t>
      </w:r>
    </w:p>
    <w:p w14:paraId="36661591" w14:textId="727F3B7E" w:rsidR="008764E7" w:rsidRPr="00FA2A27" w:rsidRDefault="00002949" w:rsidP="001F55CB">
      <w:pPr>
        <w:pStyle w:val="ListParagraph"/>
        <w:ind w:left="1080"/>
      </w:pPr>
      <w:r w:rsidRPr="00FA2A27">
        <w:t>“</w:t>
      </w:r>
      <w:r w:rsidR="004D7E9C" w:rsidRPr="00FA2A27">
        <w:t>DQ Govern Scoring\ Sample\</w:t>
      </w:r>
      <w:r w:rsidR="00CB38C8" w:rsidRPr="00FA2A27">
        <w:t>Analysis\</w:t>
      </w:r>
      <w:r w:rsidR="004D7E9C" w:rsidRPr="00FA2A27">
        <w:t>IGX_PRC_</w:t>
      </w:r>
      <w:r w:rsidR="00AD12F7" w:rsidRPr="00FA2A27" w:rsidDel="00AD12F7">
        <w:t xml:space="preserve"> </w:t>
      </w:r>
      <w:r w:rsidR="00AD12F7">
        <w:t>EVALAUTE_DQ</w:t>
      </w:r>
      <w:r w:rsidR="004D7E9C" w:rsidRPr="00FA2A27">
        <w:t>_CMF</w:t>
      </w:r>
      <w:r w:rsidRPr="00FA2A27">
        <w:t>”</w:t>
      </w:r>
    </w:p>
    <w:p w14:paraId="0E1DCF9F" w14:textId="7CCB0BCF" w:rsidR="002B4A1E" w:rsidRPr="00FA2A27" w:rsidRDefault="002B4A1E" w:rsidP="001F55CB">
      <w:pPr>
        <w:pStyle w:val="ListParagraph"/>
        <w:ind w:left="1080"/>
      </w:pPr>
    </w:p>
    <w:p w14:paraId="1490FCE9" w14:textId="7C6F644E" w:rsidR="004D7E9C" w:rsidRPr="00FA2A27" w:rsidRDefault="004D7E9C" w:rsidP="001F55CB">
      <w:pPr>
        <w:pStyle w:val="ListParagraph"/>
        <w:ind w:left="1080"/>
      </w:pPr>
      <w:r w:rsidRPr="00FA2A27">
        <w:t xml:space="preserve">And make the required changes in it. Changes are applicable </w:t>
      </w:r>
      <w:r w:rsidR="00002949" w:rsidRPr="00FA2A27">
        <w:t xml:space="preserve">only </w:t>
      </w:r>
      <w:r w:rsidRPr="00FA2A27">
        <w:t xml:space="preserve">to </w:t>
      </w:r>
      <w:r w:rsidR="00002949" w:rsidRPr="00FA2A27">
        <w:t xml:space="preserve">the </w:t>
      </w:r>
      <w:r w:rsidR="00075931" w:rsidRPr="00FA2A27">
        <w:t xml:space="preserve">6 nodes highlighted </w:t>
      </w:r>
      <w:r w:rsidR="00002949" w:rsidRPr="00FA2A27">
        <w:t xml:space="preserve">in </w:t>
      </w:r>
      <w:r w:rsidR="00075931" w:rsidRPr="00FA2A27">
        <w:t>below screen shot.</w:t>
      </w:r>
    </w:p>
    <w:p w14:paraId="7E68E1B8" w14:textId="4FD5DC25" w:rsidR="008764E7" w:rsidRPr="00FA2A27" w:rsidRDefault="008764E7" w:rsidP="008764E7">
      <w:pPr>
        <w:pStyle w:val="ListParagraph"/>
      </w:pPr>
    </w:p>
    <w:p w14:paraId="2F2BFFAF" w14:textId="161A5699" w:rsidR="00F92186" w:rsidRDefault="00F92186" w:rsidP="004D7E9C">
      <w:pPr>
        <w:pStyle w:val="ListParagraph"/>
        <w:ind w:left="0"/>
      </w:pPr>
    </w:p>
    <w:p w14:paraId="23ECD3EE" w14:textId="25D19D9F" w:rsidR="007E3CD4" w:rsidRPr="00FA2A27" w:rsidRDefault="007E3CD4" w:rsidP="004D7E9C">
      <w:pPr>
        <w:pStyle w:val="ListParagraph"/>
        <w:ind w:left="0"/>
      </w:pPr>
      <w:r>
        <w:rPr>
          <w:noProof/>
          <w:lang w:val="en-US"/>
        </w:rPr>
        <w:drawing>
          <wp:inline distT="0" distB="0" distL="0" distR="0" wp14:anchorId="65F89790" wp14:editId="24929101">
            <wp:extent cx="6000750" cy="2266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0750" cy="2266950"/>
                    </a:xfrm>
                    <a:prstGeom prst="rect">
                      <a:avLst/>
                    </a:prstGeom>
                    <a:noFill/>
                    <a:ln>
                      <a:noFill/>
                    </a:ln>
                  </pic:spPr>
                </pic:pic>
              </a:graphicData>
            </a:graphic>
          </wp:inline>
        </w:drawing>
      </w:r>
    </w:p>
    <w:p w14:paraId="7F0C9663" w14:textId="1AB45AD4" w:rsidR="00467867" w:rsidRPr="00FA2A27" w:rsidRDefault="00F92186" w:rsidP="008764E7">
      <w:r w:rsidRPr="00FA2A27">
        <w:tab/>
      </w:r>
    </w:p>
    <w:p w14:paraId="140D277F" w14:textId="596EDEE0" w:rsidR="00075931" w:rsidRPr="00FA2A27" w:rsidRDefault="00075931" w:rsidP="00075931">
      <w:pPr>
        <w:jc w:val="both"/>
      </w:pPr>
      <w:r w:rsidRPr="00FA2A27">
        <w:t xml:space="preserve">Custom configurations to be done in </w:t>
      </w:r>
      <w:r w:rsidR="00CB38C8" w:rsidRPr="00FA2A27">
        <w:t xml:space="preserve">above highlighted </w:t>
      </w:r>
      <w:r w:rsidRPr="00FA2A27">
        <w:t>nodes –</w:t>
      </w:r>
    </w:p>
    <w:p w14:paraId="7638CA1F" w14:textId="2DE68DDD" w:rsidR="00075931" w:rsidRPr="00FA2A27" w:rsidRDefault="00075931" w:rsidP="00075931">
      <w:pPr>
        <w:jc w:val="both"/>
      </w:pPr>
    </w:p>
    <w:p w14:paraId="00DD3420" w14:textId="4B2C3CDE" w:rsidR="00FB2690" w:rsidRPr="00FA2A27" w:rsidRDefault="00075931" w:rsidP="00FB2690">
      <w:pPr>
        <w:ind w:left="720" w:hanging="720"/>
        <w:jc w:val="both"/>
      </w:pPr>
      <w:r w:rsidRPr="00FA2A27">
        <w:t xml:space="preserve">Node </w:t>
      </w:r>
      <w:r w:rsidR="001F55CB" w:rsidRPr="00FA2A27">
        <w:t>1:</w:t>
      </w:r>
      <w:r w:rsidRPr="00FA2A27">
        <w:t xml:space="preserve"> </w:t>
      </w:r>
      <w:r w:rsidR="00265BEC">
        <w:t xml:space="preserve">Data Input Node - </w:t>
      </w:r>
      <w:r w:rsidRPr="00FA2A27">
        <w:t xml:space="preserve">This node reads in the data from source input. The user needs to configure here the data load range as per </w:t>
      </w:r>
      <w:r w:rsidR="00CB38C8" w:rsidRPr="00FA2A27">
        <w:t xml:space="preserve">the applicable </w:t>
      </w:r>
      <w:r w:rsidRPr="00FA2A27">
        <w:t>scenario</w:t>
      </w:r>
      <w:r w:rsidR="00FB2690">
        <w:t>.</w:t>
      </w:r>
      <w:r w:rsidR="00CB38C8" w:rsidRPr="00FA2A27">
        <w:t xml:space="preserve"> </w:t>
      </w:r>
    </w:p>
    <w:p w14:paraId="1D70DA8E" w14:textId="29109520" w:rsidR="00CB38C8" w:rsidRPr="00FA2A27" w:rsidRDefault="00CB38C8" w:rsidP="00D35706">
      <w:pPr>
        <w:ind w:left="810"/>
        <w:jc w:val="both"/>
      </w:pPr>
    </w:p>
    <w:p w14:paraId="286EBC7A" w14:textId="21BB0F9C" w:rsidR="00002949" w:rsidRPr="00FA2A27" w:rsidRDefault="00CB38C8" w:rsidP="00002949">
      <w:pPr>
        <w:ind w:left="810"/>
        <w:jc w:val="both"/>
      </w:pPr>
      <w:r w:rsidRPr="00FA2A27">
        <w:t>In the same node a</w:t>
      </w:r>
      <w:r w:rsidR="00002949" w:rsidRPr="00FA2A27">
        <w:t>dd a new field by name “</w:t>
      </w:r>
      <w:r w:rsidR="00002949" w:rsidRPr="00FA2A27">
        <w:rPr>
          <w:b/>
          <w:bCs/>
        </w:rPr>
        <w:t>Data Key</w:t>
      </w:r>
      <w:r w:rsidR="00002949" w:rsidRPr="00FA2A27">
        <w:t>”</w:t>
      </w:r>
      <w:r w:rsidRPr="00FA2A27">
        <w:t xml:space="preserve"> and assign </w:t>
      </w:r>
      <w:r w:rsidR="00FB2690">
        <w:t>the unique identifier column(s)</w:t>
      </w:r>
      <w:r w:rsidRPr="00FA2A27">
        <w:t xml:space="preserve"> available in input data. </w:t>
      </w:r>
    </w:p>
    <w:p w14:paraId="5162A54B" w14:textId="77777777" w:rsidR="00075931" w:rsidRPr="00FA2A27" w:rsidRDefault="00075931" w:rsidP="00075931">
      <w:pPr>
        <w:pStyle w:val="ListParagraph"/>
        <w:ind w:left="360"/>
        <w:jc w:val="both"/>
      </w:pPr>
    </w:p>
    <w:p w14:paraId="62C335F4" w14:textId="4B5212E3" w:rsidR="00075931" w:rsidRPr="00FA2A27" w:rsidRDefault="00075931" w:rsidP="00075931">
      <w:pPr>
        <w:ind w:left="720" w:hanging="720"/>
        <w:jc w:val="both"/>
      </w:pPr>
      <w:r w:rsidRPr="00FA2A27">
        <w:lastRenderedPageBreak/>
        <w:t xml:space="preserve">Node </w:t>
      </w:r>
      <w:r w:rsidR="001F55CB" w:rsidRPr="00FA2A27">
        <w:t>2:</w:t>
      </w:r>
      <w:r w:rsidRPr="00FA2A27">
        <w:t xml:space="preserve"> </w:t>
      </w:r>
      <w:r w:rsidR="00265BEC">
        <w:t xml:space="preserve">Compute Node - </w:t>
      </w:r>
      <w:r w:rsidRPr="00FA2A27">
        <w:t>Converts those attributes to String data type, on which data quality is to be evaluated. Assigns these String values to new attributes with original names suffixed with string "_1".</w:t>
      </w:r>
      <w:r w:rsidR="00025348">
        <w:t xml:space="preserve"> This node is required to convert non string data types to string data types. </w:t>
      </w:r>
    </w:p>
    <w:p w14:paraId="3B8B642D" w14:textId="6D8EF7F3" w:rsidR="00075931" w:rsidRPr="00FA2A27" w:rsidRDefault="00075931" w:rsidP="00075931">
      <w:pPr>
        <w:ind w:left="720" w:hanging="720"/>
        <w:jc w:val="both"/>
      </w:pPr>
    </w:p>
    <w:p w14:paraId="20CB0ACF" w14:textId="3BD4322E" w:rsidR="00075931" w:rsidRPr="00FA2A27" w:rsidRDefault="00075931" w:rsidP="00075931">
      <w:pPr>
        <w:ind w:left="720" w:hanging="720"/>
        <w:jc w:val="both"/>
      </w:pPr>
      <w:r w:rsidRPr="00FA2A27">
        <w:t xml:space="preserve">Node </w:t>
      </w:r>
      <w:r w:rsidR="001F55CB" w:rsidRPr="00FA2A27">
        <w:t>3:</w:t>
      </w:r>
      <w:r w:rsidR="00002949" w:rsidRPr="00FA2A27">
        <w:t xml:space="preserve"> </w:t>
      </w:r>
      <w:r w:rsidR="00265BEC">
        <w:t xml:space="preserve">Select Node - </w:t>
      </w:r>
      <w:r w:rsidR="00002949" w:rsidRPr="00FA2A27">
        <w:t>Select the required fields (Retain the field with names that are suffixed with "_1" and ignore their corresponding original fields)</w:t>
      </w:r>
    </w:p>
    <w:p w14:paraId="5C1B4718" w14:textId="77777777" w:rsidR="00002949" w:rsidRPr="00FA2A27" w:rsidRDefault="00002949" w:rsidP="00075931">
      <w:pPr>
        <w:ind w:left="720" w:hanging="720"/>
        <w:jc w:val="both"/>
      </w:pPr>
    </w:p>
    <w:p w14:paraId="5B7BF14D" w14:textId="516EC1EA" w:rsidR="00002949" w:rsidRPr="00FA2A27" w:rsidRDefault="00002949" w:rsidP="00075931">
      <w:pPr>
        <w:ind w:left="720" w:hanging="720"/>
        <w:jc w:val="both"/>
      </w:pPr>
      <w:r w:rsidRPr="00FA2A27">
        <w:t xml:space="preserve">Node </w:t>
      </w:r>
      <w:r w:rsidR="001F55CB" w:rsidRPr="00FA2A27">
        <w:t>4:</w:t>
      </w:r>
      <w:r w:rsidRPr="00FA2A27">
        <w:t xml:space="preserve"> </w:t>
      </w:r>
      <w:r w:rsidR="00265BEC">
        <w:t xml:space="preserve">Rename Node - </w:t>
      </w:r>
      <w:r w:rsidRPr="00FA2A27">
        <w:t>Rename all the attributes that are selected in previous node (Remove the suffix "_1" from attributes name)</w:t>
      </w:r>
    </w:p>
    <w:p w14:paraId="53BCF07E" w14:textId="77777777" w:rsidR="00002949" w:rsidRPr="00FA2A27" w:rsidRDefault="00002949" w:rsidP="00075931">
      <w:pPr>
        <w:ind w:left="720" w:hanging="720"/>
        <w:jc w:val="both"/>
      </w:pPr>
    </w:p>
    <w:p w14:paraId="7EAA12BB" w14:textId="363DE94F" w:rsidR="00025348" w:rsidRDefault="00002949" w:rsidP="00075931">
      <w:pPr>
        <w:ind w:left="720" w:hanging="720"/>
        <w:jc w:val="both"/>
      </w:pPr>
      <w:r w:rsidRPr="00FA2A27">
        <w:t xml:space="preserve">Node </w:t>
      </w:r>
      <w:r w:rsidR="001F55CB" w:rsidRPr="00FA2A27">
        <w:t>5:</w:t>
      </w:r>
      <w:r w:rsidRPr="00FA2A27">
        <w:t xml:space="preserve"> </w:t>
      </w:r>
      <w:r w:rsidR="00265BEC">
        <w:t xml:space="preserve">Reshape Node - </w:t>
      </w:r>
      <w:r w:rsidRPr="00FA2A27">
        <w:t xml:space="preserve">Convert all input columns, on which data quality is to be evaluated, to rows and create key value pair. </w:t>
      </w:r>
      <w:r w:rsidR="00025348">
        <w:t xml:space="preserve">Select option “Convert Columns to Rows” in drop down – “Reshape Operation to perform”. Add all the fields except </w:t>
      </w:r>
      <w:r w:rsidR="001F55CB">
        <w:t>Data Key</w:t>
      </w:r>
      <w:r w:rsidR="00025348">
        <w:t xml:space="preserve"> in section – “Fields to Move to Rows”. Put the field name as FieldName and values as FieldValue.</w:t>
      </w:r>
    </w:p>
    <w:p w14:paraId="00EBBDAD" w14:textId="77777777" w:rsidR="00025348" w:rsidRDefault="00025348" w:rsidP="00075931">
      <w:pPr>
        <w:ind w:left="720" w:hanging="720"/>
        <w:jc w:val="both"/>
      </w:pPr>
    </w:p>
    <w:p w14:paraId="6417BBEB" w14:textId="6175AF78" w:rsidR="00002949" w:rsidRPr="00FA2A27" w:rsidRDefault="00002949" w:rsidP="00075931">
      <w:pPr>
        <w:ind w:left="720" w:hanging="720"/>
        <w:jc w:val="both"/>
      </w:pPr>
      <w:r w:rsidRPr="00FA2A27">
        <w:t xml:space="preserve">Node </w:t>
      </w:r>
      <w:r w:rsidR="00DA2DC7" w:rsidRPr="00FA2A27">
        <w:t>6:</w:t>
      </w:r>
      <w:r w:rsidRPr="00FA2A27">
        <w:t xml:space="preserve"> </w:t>
      </w:r>
      <w:r w:rsidR="00265BEC">
        <w:t xml:space="preserve">Select Node - </w:t>
      </w:r>
      <w:r w:rsidRPr="00FA2A27">
        <w:t>Select the Data Key, Field Name and Field Value and add fields</w:t>
      </w:r>
      <w:r w:rsidR="00AD66D2">
        <w:t>:</w:t>
      </w:r>
      <w:r w:rsidRPr="00FA2A27">
        <w:t xml:space="preserve"> </w:t>
      </w:r>
      <w:r w:rsidRPr="00FA2A27">
        <w:rPr>
          <w:b/>
          <w:bCs/>
        </w:rPr>
        <w:t>Batch_Identifier</w:t>
      </w:r>
      <w:r w:rsidRPr="00FA2A27">
        <w:t xml:space="preserve"> </w:t>
      </w:r>
      <w:r w:rsidR="00B97450">
        <w:t xml:space="preserve">Assign the unique batch identifier to the column, if available in data set, else assign </w:t>
      </w:r>
      <w:r w:rsidR="00B97450" w:rsidRPr="00FA2A27">
        <w:t>SUBSTRING( CURRENT_TIMESTAMP(),0,10 )</w:t>
      </w:r>
      <w:r w:rsidR="00B97450">
        <w:t>.</w:t>
      </w:r>
      <w:r w:rsidRPr="00FA2A27">
        <w:t xml:space="preserve"> </w:t>
      </w:r>
    </w:p>
    <w:p w14:paraId="010E19AD" w14:textId="3F8AB626" w:rsidR="00002949" w:rsidRDefault="00002949" w:rsidP="00002949">
      <w:pPr>
        <w:ind w:left="720"/>
        <w:jc w:val="both"/>
      </w:pPr>
      <w:r w:rsidRPr="00FA2A27">
        <w:rPr>
          <w:b/>
          <w:bCs/>
        </w:rPr>
        <w:t>PM_DATA_ENTITY</w:t>
      </w:r>
      <w:r w:rsidRPr="00FA2A27">
        <w:t xml:space="preserve"> as RUNTIME('PM_DATA_ENTITY').</w:t>
      </w:r>
    </w:p>
    <w:p w14:paraId="477A932A" w14:textId="43CB39C1" w:rsidR="00B97450" w:rsidRPr="00FA2A27" w:rsidRDefault="00B97450" w:rsidP="00002949">
      <w:pPr>
        <w:ind w:left="720"/>
        <w:jc w:val="both"/>
      </w:pPr>
      <w:r w:rsidRPr="00B97450">
        <w:rPr>
          <w:b/>
          <w:bCs/>
        </w:rPr>
        <w:t>Run_Date</w:t>
      </w:r>
      <w:r>
        <w:t xml:space="preserve"> as </w:t>
      </w:r>
      <w:r w:rsidRPr="00B97450">
        <w:t>RUNTIME('PM_START_TS')</w:t>
      </w:r>
    </w:p>
    <w:p w14:paraId="493C1730" w14:textId="77777777" w:rsidR="00075931" w:rsidRPr="00FA2A27" w:rsidRDefault="00075931" w:rsidP="00075931">
      <w:pPr>
        <w:ind w:left="720" w:hanging="720"/>
      </w:pPr>
    </w:p>
    <w:p w14:paraId="0C34D2BF" w14:textId="5B119EB1" w:rsidR="00B84D5F" w:rsidRDefault="00B84D5F" w:rsidP="001F55CB">
      <w:pPr>
        <w:pStyle w:val="Heading2"/>
        <w:numPr>
          <w:ilvl w:val="1"/>
          <w:numId w:val="3"/>
        </w:numPr>
        <w:rPr>
          <w:ins w:id="359" w:author="Naveen Seth" w:date="2020-01-13T14:49:00Z"/>
          <w:rFonts w:asciiTheme="minorHAnsi" w:hAnsiTheme="minorHAnsi" w:cstheme="majorHAnsi"/>
          <w:color w:val="auto"/>
          <w:sz w:val="24"/>
          <w:szCs w:val="24"/>
        </w:rPr>
      </w:pPr>
      <w:bookmarkStart w:id="360" w:name="CreateProcessModel"/>
      <w:bookmarkStart w:id="361" w:name="_Toc29900799"/>
      <w:r w:rsidRPr="00FA2A27">
        <w:rPr>
          <w:rFonts w:asciiTheme="minorHAnsi" w:hAnsiTheme="minorHAnsi" w:cstheme="majorHAnsi"/>
          <w:color w:val="auto"/>
          <w:sz w:val="24"/>
          <w:szCs w:val="24"/>
        </w:rPr>
        <w:t>Create Process Model</w:t>
      </w:r>
      <w:bookmarkEnd w:id="361"/>
    </w:p>
    <w:p w14:paraId="41626CEC" w14:textId="77777777" w:rsidR="00F368E5" w:rsidRDefault="00F368E5">
      <w:pPr>
        <w:rPr>
          <w:ins w:id="362" w:author="Naveen Seth" w:date="2020-01-13T14:49:00Z"/>
        </w:rPr>
        <w:pPrChange w:id="363" w:author="Naveen Seth" w:date="2020-01-13T14:49:00Z">
          <w:pPr>
            <w:pStyle w:val="Heading2"/>
            <w:numPr>
              <w:ilvl w:val="1"/>
              <w:numId w:val="3"/>
            </w:numPr>
            <w:ind w:left="1440" w:hanging="720"/>
          </w:pPr>
        </w:pPrChange>
      </w:pPr>
    </w:p>
    <w:p w14:paraId="5946E6B6" w14:textId="01E8CA74" w:rsidR="00F368E5" w:rsidRDefault="00F368E5">
      <w:pPr>
        <w:pStyle w:val="ListParagraph"/>
        <w:numPr>
          <w:ilvl w:val="0"/>
          <w:numId w:val="48"/>
        </w:numPr>
        <w:rPr>
          <w:ins w:id="364" w:author="Naveen Seth" w:date="2020-01-13T14:51:00Z"/>
        </w:rPr>
        <w:pPrChange w:id="365" w:author="Naveen Seth" w:date="2020-01-13T14:51:00Z">
          <w:pPr>
            <w:pStyle w:val="Heading2"/>
            <w:numPr>
              <w:ilvl w:val="1"/>
              <w:numId w:val="3"/>
            </w:numPr>
            <w:ind w:left="1440" w:hanging="720"/>
          </w:pPr>
        </w:pPrChange>
      </w:pPr>
      <w:ins w:id="366" w:author="Naveen Seth" w:date="2020-01-13T14:50:00Z">
        <w:r>
          <w:t>Create Process Model</w:t>
        </w:r>
      </w:ins>
      <w:ins w:id="367" w:author="Naveen Seth" w:date="2020-01-13T14:51:00Z">
        <w:r>
          <w:t>s</w:t>
        </w:r>
      </w:ins>
      <w:ins w:id="368" w:author="Naveen Seth" w:date="2020-01-13T14:50:00Z">
        <w:r>
          <w:t xml:space="preserve"> IGX_PM_RULE_EVALUATE_&lt;DATA </w:t>
        </w:r>
      </w:ins>
      <w:ins w:id="369" w:author="Naveen Seth" w:date="2020-01-13T15:08:00Z">
        <w:r w:rsidR="00520794">
          <w:t>SOURCE</w:t>
        </w:r>
      </w:ins>
      <w:ins w:id="370" w:author="Naveen Seth" w:date="2020-01-13T14:50:00Z">
        <w:r>
          <w:t xml:space="preserve">&gt; </w:t>
        </w:r>
      </w:ins>
      <w:ins w:id="371" w:author="Naveen Seth" w:date="2020-01-13T14:51:00Z">
        <w:r>
          <w:t xml:space="preserve">each </w:t>
        </w:r>
      </w:ins>
      <w:ins w:id="372" w:author="Naveen Seth" w:date="2020-01-13T14:50:00Z">
        <w:r>
          <w:t>for executing the ana</w:t>
        </w:r>
      </w:ins>
      <w:ins w:id="373" w:author="Naveen Seth" w:date="2020-01-13T14:51:00Z">
        <w:r>
          <w:t>l</w:t>
        </w:r>
      </w:ins>
      <w:ins w:id="374" w:author="Naveen Seth" w:date="2020-01-13T14:50:00Z">
        <w:r>
          <w:t xml:space="preserve">ysis defined in </w:t>
        </w:r>
      </w:ins>
      <w:ins w:id="375" w:author="Naveen Seth" w:date="2020-01-13T14:51:00Z">
        <w:r>
          <w:fldChar w:fldCharType="begin"/>
        </w:r>
        <w:r>
          <w:instrText xml:space="preserve"> HYPERLINK \l "_Create_Analysis" </w:instrText>
        </w:r>
        <w:r>
          <w:fldChar w:fldCharType="separate"/>
        </w:r>
        <w:r w:rsidRPr="00FA2A27">
          <w:rPr>
            <w:rStyle w:val="Hyperlink"/>
          </w:rPr>
          <w:t>Create Analysis section above</w:t>
        </w:r>
        <w:r>
          <w:rPr>
            <w:rStyle w:val="Hyperlink"/>
          </w:rPr>
          <w:fldChar w:fldCharType="end"/>
        </w:r>
        <w:r w:rsidR="00520794">
          <w:t xml:space="preserve"> for each Data </w:t>
        </w:r>
      </w:ins>
      <w:ins w:id="376" w:author="Naveen Seth" w:date="2020-01-13T15:08:00Z">
        <w:r w:rsidR="00520794">
          <w:t>Source in the system</w:t>
        </w:r>
      </w:ins>
      <w:ins w:id="377" w:author="Naveen Seth" w:date="2020-01-13T14:51:00Z">
        <w:r>
          <w:t>.</w:t>
        </w:r>
      </w:ins>
    </w:p>
    <w:p w14:paraId="7C1838A5" w14:textId="77777777" w:rsidR="00F368E5" w:rsidRDefault="00F368E5">
      <w:pPr>
        <w:rPr>
          <w:ins w:id="378" w:author="Naveen Seth" w:date="2020-01-13T14:52:00Z"/>
        </w:rPr>
        <w:pPrChange w:id="379" w:author="Naveen Seth" w:date="2020-01-13T14:52:00Z">
          <w:pPr>
            <w:pStyle w:val="Heading2"/>
            <w:numPr>
              <w:ilvl w:val="1"/>
              <w:numId w:val="3"/>
            </w:numPr>
            <w:ind w:left="1440" w:hanging="720"/>
          </w:pPr>
        </w:pPrChange>
      </w:pPr>
      <w:ins w:id="380" w:author="Naveen Seth" w:date="2020-01-13T14:52:00Z">
        <w:r>
          <w:rPr>
            <w:noProof/>
            <w:lang w:val="en-US"/>
          </w:rPr>
          <w:drawing>
            <wp:inline distT="0" distB="0" distL="0" distR="0" wp14:anchorId="5ACD41C7" wp14:editId="43F20D81">
              <wp:extent cx="5111750" cy="3079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1750" cy="3079750"/>
                      </a:xfrm>
                      <a:prstGeom prst="rect">
                        <a:avLst/>
                      </a:prstGeom>
                      <a:noFill/>
                      <a:ln>
                        <a:noFill/>
                      </a:ln>
                    </pic:spPr>
                  </pic:pic>
                </a:graphicData>
              </a:graphic>
            </wp:inline>
          </w:drawing>
        </w:r>
      </w:ins>
    </w:p>
    <w:p w14:paraId="2A881E23" w14:textId="77777777" w:rsidR="00F368E5" w:rsidRDefault="00F368E5">
      <w:pPr>
        <w:rPr>
          <w:ins w:id="381" w:author="Naveen Seth" w:date="2020-01-13T14:52:00Z"/>
        </w:rPr>
        <w:pPrChange w:id="382" w:author="Naveen Seth" w:date="2020-01-13T14:52:00Z">
          <w:pPr>
            <w:pStyle w:val="Heading2"/>
            <w:numPr>
              <w:ilvl w:val="1"/>
              <w:numId w:val="3"/>
            </w:numPr>
            <w:ind w:left="1440" w:hanging="720"/>
          </w:pPr>
        </w:pPrChange>
      </w:pPr>
    </w:p>
    <w:p w14:paraId="77F979A4" w14:textId="0E04B818" w:rsidR="00F368E5" w:rsidRDefault="00F368E5">
      <w:pPr>
        <w:rPr>
          <w:ins w:id="383" w:author="Naveen Seth" w:date="2020-01-13T14:49:00Z"/>
        </w:rPr>
        <w:pPrChange w:id="384" w:author="Naveen Seth" w:date="2020-01-13T14:52:00Z">
          <w:pPr>
            <w:pStyle w:val="Heading2"/>
            <w:numPr>
              <w:ilvl w:val="1"/>
              <w:numId w:val="3"/>
            </w:numPr>
            <w:ind w:left="1440" w:hanging="720"/>
          </w:pPr>
        </w:pPrChange>
      </w:pPr>
      <w:ins w:id="385" w:author="Naveen Seth" w:date="2020-01-13T14:55:00Z">
        <w:r>
          <w:lastRenderedPageBreak/>
          <w:t xml:space="preserve">Step 1 :- </w:t>
        </w:r>
      </w:ins>
      <w:ins w:id="386" w:author="Naveen Seth" w:date="2020-01-13T14:53:00Z">
        <w:r>
          <w:t xml:space="preserve">External Start Event :- </w:t>
        </w:r>
      </w:ins>
      <w:ins w:id="387" w:author="Naveen Seth" w:date="2020-01-13T14:51:00Z">
        <w:r>
          <w:t xml:space="preserve">  </w:t>
        </w:r>
      </w:ins>
    </w:p>
    <w:p w14:paraId="38BC7599" w14:textId="77777777" w:rsidR="00F368E5" w:rsidRDefault="00F368E5">
      <w:pPr>
        <w:rPr>
          <w:ins w:id="388" w:author="Naveen Seth" w:date="2020-01-13T14:53:00Z"/>
        </w:rPr>
        <w:pPrChange w:id="389" w:author="Naveen Seth" w:date="2020-01-13T14:49:00Z">
          <w:pPr>
            <w:pStyle w:val="Heading2"/>
            <w:numPr>
              <w:ilvl w:val="1"/>
              <w:numId w:val="3"/>
            </w:numPr>
            <w:ind w:left="1440" w:hanging="720"/>
          </w:pPr>
        </w:pPrChange>
      </w:pPr>
    </w:p>
    <w:p w14:paraId="54218AFE" w14:textId="5446D1E7" w:rsidR="00F368E5" w:rsidRDefault="00F368E5">
      <w:pPr>
        <w:rPr>
          <w:ins w:id="390" w:author="Naveen Seth" w:date="2020-01-13T14:53:00Z"/>
        </w:rPr>
        <w:pPrChange w:id="391" w:author="Naveen Seth" w:date="2020-01-13T14:49:00Z">
          <w:pPr>
            <w:pStyle w:val="Heading2"/>
            <w:numPr>
              <w:ilvl w:val="1"/>
              <w:numId w:val="3"/>
            </w:numPr>
            <w:ind w:left="1440" w:hanging="720"/>
          </w:pPr>
        </w:pPrChange>
      </w:pPr>
      <w:ins w:id="392" w:author="Naveen Seth" w:date="2020-01-13T14:53:00Z">
        <w:r>
          <w:t>Below Variables to be set in External Start Event.</w:t>
        </w:r>
      </w:ins>
    </w:p>
    <w:p w14:paraId="4250AB94" w14:textId="5F978DA3" w:rsidR="00F368E5" w:rsidRDefault="00F368E5">
      <w:pPr>
        <w:rPr>
          <w:ins w:id="393" w:author="Naveen Seth" w:date="2020-01-13T14:53:00Z"/>
        </w:rPr>
        <w:pPrChange w:id="394" w:author="Naveen Seth" w:date="2020-01-13T14:49:00Z">
          <w:pPr>
            <w:pStyle w:val="Heading2"/>
            <w:numPr>
              <w:ilvl w:val="1"/>
              <w:numId w:val="3"/>
            </w:numPr>
            <w:ind w:left="1440" w:hanging="720"/>
          </w:pPr>
        </w:pPrChange>
      </w:pPr>
      <w:ins w:id="395" w:author="Naveen Seth" w:date="2020-01-13T14:53:00Z">
        <w:r>
          <w:rPr>
            <w:noProof/>
            <w:lang w:val="en-US"/>
          </w:rPr>
          <w:drawing>
            <wp:inline distT="0" distB="0" distL="0" distR="0" wp14:anchorId="512A2B01" wp14:editId="07082C48">
              <wp:extent cx="4597400" cy="990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7400" cy="990600"/>
                      </a:xfrm>
                      <a:prstGeom prst="rect">
                        <a:avLst/>
                      </a:prstGeom>
                      <a:noFill/>
                      <a:ln>
                        <a:noFill/>
                      </a:ln>
                    </pic:spPr>
                  </pic:pic>
                </a:graphicData>
              </a:graphic>
            </wp:inline>
          </w:drawing>
        </w:r>
      </w:ins>
    </w:p>
    <w:p w14:paraId="2BD31E37" w14:textId="77777777" w:rsidR="00F368E5" w:rsidRDefault="00F368E5">
      <w:pPr>
        <w:rPr>
          <w:ins w:id="396" w:author="Naveen Seth" w:date="2020-01-13T14:53:00Z"/>
        </w:rPr>
        <w:pPrChange w:id="397" w:author="Naveen Seth" w:date="2020-01-13T14:49:00Z">
          <w:pPr>
            <w:pStyle w:val="Heading2"/>
            <w:numPr>
              <w:ilvl w:val="1"/>
              <w:numId w:val="3"/>
            </w:numPr>
            <w:ind w:left="1440" w:hanging="720"/>
          </w:pPr>
        </w:pPrChange>
      </w:pPr>
    </w:p>
    <w:p w14:paraId="55F935F0" w14:textId="3BEF697A" w:rsidR="00F368E5" w:rsidRDefault="00F368E5">
      <w:pPr>
        <w:rPr>
          <w:ins w:id="398" w:author="Naveen Seth" w:date="2020-01-13T14:55:00Z"/>
        </w:rPr>
        <w:pPrChange w:id="399" w:author="Naveen Seth" w:date="2020-01-13T14:49:00Z">
          <w:pPr>
            <w:pStyle w:val="Heading2"/>
            <w:numPr>
              <w:ilvl w:val="1"/>
              <w:numId w:val="3"/>
            </w:numPr>
            <w:ind w:left="1440" w:hanging="720"/>
          </w:pPr>
        </w:pPrChange>
      </w:pPr>
      <w:ins w:id="400" w:author="Naveen Seth" w:date="2020-01-13T14:54:00Z">
        <w:r>
          <w:t>PM_DATA_ENTITY_LIST to be set as Data Type String and as an External Variable</w:t>
        </w:r>
      </w:ins>
    </w:p>
    <w:p w14:paraId="6617319B" w14:textId="77777777" w:rsidR="00F368E5" w:rsidRDefault="00F368E5">
      <w:pPr>
        <w:rPr>
          <w:ins w:id="401" w:author="Naveen Seth" w:date="2020-01-13T14:55:00Z"/>
        </w:rPr>
        <w:pPrChange w:id="402" w:author="Naveen Seth" w:date="2020-01-13T14:49:00Z">
          <w:pPr>
            <w:pStyle w:val="Heading2"/>
            <w:numPr>
              <w:ilvl w:val="1"/>
              <w:numId w:val="3"/>
            </w:numPr>
            <w:ind w:left="1440" w:hanging="720"/>
          </w:pPr>
        </w:pPrChange>
      </w:pPr>
    </w:p>
    <w:p w14:paraId="647A14DF" w14:textId="40EBFDEC" w:rsidR="00F368E5" w:rsidRDefault="00F368E5">
      <w:pPr>
        <w:ind w:left="720"/>
        <w:rPr>
          <w:ins w:id="403" w:author="Naveen Seth" w:date="2020-01-13T14:55:00Z"/>
        </w:rPr>
        <w:pPrChange w:id="404" w:author="Naveen Seth" w:date="2020-01-13T15:00:00Z">
          <w:pPr/>
        </w:pPrChange>
      </w:pPr>
      <w:ins w:id="405" w:author="Naveen Seth" w:date="2020-01-13T14:55:00Z">
        <w:r>
          <w:t xml:space="preserve">Step 2 :- </w:t>
        </w:r>
        <w:r w:rsidRPr="00210724">
          <w:t>IGX_PRC_EVALUATE_DQ_CMF</w:t>
        </w:r>
        <w:r>
          <w:t xml:space="preserve"> -  This will execute the analysis defined for Data Source in </w:t>
        </w:r>
        <w:r>
          <w:fldChar w:fldCharType="begin"/>
        </w:r>
        <w:r>
          <w:instrText xml:space="preserve"> HYPERLINK \l "_Toc24980323" </w:instrText>
        </w:r>
        <w:r>
          <w:fldChar w:fldCharType="separate"/>
        </w:r>
        <w:r w:rsidRPr="00210724">
          <w:rPr>
            <w:rStyle w:val="Hyperlink"/>
          </w:rPr>
          <w:t>Create Analysis</w:t>
        </w:r>
        <w:r>
          <w:rPr>
            <w:rStyle w:val="Hyperlink"/>
          </w:rPr>
          <w:fldChar w:fldCharType="end"/>
        </w:r>
        <w:r>
          <w:t xml:space="preserve"> section . Define parameter PM_RUN_DATE as </w:t>
        </w:r>
      </w:ins>
      <w:ins w:id="406" w:author="Naveen Seth" w:date="2020-01-13T14:56:00Z">
        <w:r>
          <w:t>in External Start Event (Step 1)</w:t>
        </w:r>
      </w:ins>
      <w:ins w:id="407" w:author="Naveen Seth" w:date="2020-01-13T14:55:00Z">
        <w:r>
          <w:t xml:space="preserve"> and PM_DATA_ENTITY </w:t>
        </w:r>
      </w:ins>
      <w:ins w:id="408" w:author="Naveen Seth" w:date="2020-01-13T14:57:00Z">
        <w:r>
          <w:t xml:space="preserve">as “CMF” </w:t>
        </w:r>
      </w:ins>
      <w:ins w:id="409" w:author="Naveen Seth" w:date="2020-01-13T14:55:00Z">
        <w:r>
          <w:t xml:space="preserve">and START_TS as </w:t>
        </w:r>
      </w:ins>
      <w:ins w:id="410" w:author="Naveen Seth" w:date="2020-01-13T14:57:00Z">
        <w:r>
          <w:t>CURRENT_TIMESTAMP</w:t>
        </w:r>
      </w:ins>
      <w:ins w:id="411" w:author="Naveen Seth" w:date="2020-01-13T14:55:00Z">
        <w:r>
          <w:t>.</w:t>
        </w:r>
      </w:ins>
    </w:p>
    <w:p w14:paraId="3A7F9092" w14:textId="77777777" w:rsidR="00F368E5" w:rsidRDefault="00F368E5" w:rsidP="00F368E5">
      <w:pPr>
        <w:rPr>
          <w:ins w:id="412" w:author="Naveen Seth" w:date="2020-01-13T14:58:00Z"/>
        </w:rPr>
      </w:pPr>
    </w:p>
    <w:p w14:paraId="4AD9F78C" w14:textId="77777777" w:rsidR="00F368E5" w:rsidRDefault="00F368E5" w:rsidP="00F368E5">
      <w:pPr>
        <w:rPr>
          <w:ins w:id="413" w:author="Naveen Seth" w:date="2020-01-13T14:55:00Z"/>
        </w:rPr>
      </w:pPr>
    </w:p>
    <w:p w14:paraId="26FA8CC7" w14:textId="072E1B5F" w:rsidR="00F368E5" w:rsidRDefault="00F368E5">
      <w:pPr>
        <w:ind w:left="720"/>
        <w:rPr>
          <w:ins w:id="414" w:author="Naveen Seth" w:date="2020-01-13T14:55:00Z"/>
        </w:rPr>
        <w:pPrChange w:id="415" w:author="Naveen Seth" w:date="2020-01-13T15:00:00Z">
          <w:pPr/>
        </w:pPrChange>
      </w:pPr>
      <w:ins w:id="416" w:author="Naveen Seth" w:date="2020-01-13T14:56:00Z">
        <w:r>
          <w:rPr>
            <w:noProof/>
            <w:lang w:val="en-US"/>
          </w:rPr>
          <w:drawing>
            <wp:inline distT="0" distB="0" distL="0" distR="0" wp14:anchorId="052316DC" wp14:editId="7CDEB762">
              <wp:extent cx="4794250" cy="13398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4250" cy="1339850"/>
                      </a:xfrm>
                      <a:prstGeom prst="rect">
                        <a:avLst/>
                      </a:prstGeom>
                      <a:noFill/>
                      <a:ln>
                        <a:noFill/>
                      </a:ln>
                    </pic:spPr>
                  </pic:pic>
                </a:graphicData>
              </a:graphic>
            </wp:inline>
          </w:drawing>
        </w:r>
      </w:ins>
    </w:p>
    <w:p w14:paraId="74F77CBD" w14:textId="77777777" w:rsidR="00F368E5" w:rsidRDefault="00F368E5" w:rsidP="00F368E5">
      <w:pPr>
        <w:rPr>
          <w:ins w:id="417" w:author="Naveen Seth" w:date="2020-01-13T14:58:00Z"/>
        </w:rPr>
      </w:pPr>
    </w:p>
    <w:p w14:paraId="3F31E280" w14:textId="77777777" w:rsidR="00F368E5" w:rsidRDefault="00F368E5">
      <w:pPr>
        <w:ind w:left="720"/>
        <w:rPr>
          <w:ins w:id="418" w:author="Naveen Seth" w:date="2020-01-13T14:58:00Z"/>
        </w:rPr>
        <w:pPrChange w:id="419" w:author="Naveen Seth" w:date="2020-01-13T15:00:00Z">
          <w:pPr/>
        </w:pPrChange>
      </w:pPr>
      <w:ins w:id="420" w:author="Naveen Seth" w:date="2020-01-13T14:58:00Z">
        <w:r>
          <w:t>Step 3:- Check for PM_RUN_DATE in exclusive Gateway – If PM_RUN_DATE returned by analysis “IGX_PRC_EVALUATE_DQ_CMF” as not null then proceed further otherwise send notification to FDA Support Group.</w:t>
        </w:r>
      </w:ins>
    </w:p>
    <w:p w14:paraId="2FDCA850" w14:textId="77777777" w:rsidR="00F368E5" w:rsidRDefault="00F368E5">
      <w:pPr>
        <w:ind w:left="720"/>
        <w:rPr>
          <w:ins w:id="421" w:author="Naveen Seth" w:date="2020-01-13T14:55:00Z"/>
        </w:rPr>
        <w:pPrChange w:id="422" w:author="Naveen Seth" w:date="2020-01-13T15:00:00Z">
          <w:pPr/>
        </w:pPrChange>
      </w:pPr>
    </w:p>
    <w:p w14:paraId="22D6ECB0" w14:textId="2A42EC90" w:rsidR="00F368E5" w:rsidRDefault="00F368E5">
      <w:pPr>
        <w:ind w:left="720"/>
        <w:rPr>
          <w:ins w:id="423" w:author="Naveen Seth" w:date="2020-01-13T14:59:00Z"/>
        </w:rPr>
        <w:pPrChange w:id="424" w:author="Naveen Seth" w:date="2020-01-13T15:00:00Z">
          <w:pPr>
            <w:pStyle w:val="Heading2"/>
            <w:numPr>
              <w:ilvl w:val="1"/>
              <w:numId w:val="3"/>
            </w:numPr>
            <w:ind w:left="1440" w:hanging="720"/>
          </w:pPr>
        </w:pPrChange>
      </w:pPr>
    </w:p>
    <w:p w14:paraId="63AD4B26" w14:textId="21A79AD2" w:rsidR="00F368E5" w:rsidRDefault="00F368E5">
      <w:pPr>
        <w:ind w:left="720"/>
        <w:rPr>
          <w:ins w:id="425" w:author="Naveen Seth" w:date="2020-01-13T14:59:00Z"/>
        </w:rPr>
        <w:pPrChange w:id="426" w:author="Naveen Seth" w:date="2020-01-13T15:00:00Z">
          <w:pPr/>
        </w:pPrChange>
      </w:pPr>
      <w:ins w:id="427" w:author="Naveen Seth" w:date="2020-01-13T14:59:00Z">
        <w:r>
          <w:t xml:space="preserve">Step 4:- </w:t>
        </w:r>
        <w:r w:rsidRPr="00DE21C5">
          <w:t>IGX_PRC_Log_Rule_Evaluator</w:t>
        </w:r>
        <w:r>
          <w:t xml:space="preserve"> – This will execute the analysis for updating the Evaluator Log for Data Source “CMF”.  Carry the parameters defined in Step </w:t>
        </w:r>
      </w:ins>
      <w:ins w:id="428" w:author="Naveen Seth" w:date="2020-01-13T15:01:00Z">
        <w:r>
          <w:t>3</w:t>
        </w:r>
      </w:ins>
      <w:ins w:id="429" w:author="Naveen Seth" w:date="2020-01-13T14:59:00Z">
        <w:r>
          <w:t>.</w:t>
        </w:r>
      </w:ins>
    </w:p>
    <w:p w14:paraId="0A28D1B1" w14:textId="77777777" w:rsidR="00F368E5" w:rsidRDefault="00F368E5" w:rsidP="00F368E5">
      <w:pPr>
        <w:rPr>
          <w:ins w:id="430" w:author="Naveen Seth" w:date="2020-01-13T14:59:00Z"/>
        </w:rPr>
      </w:pPr>
    </w:p>
    <w:p w14:paraId="5B012175" w14:textId="77777777" w:rsidR="00F368E5" w:rsidRDefault="00F368E5" w:rsidP="00F368E5">
      <w:pPr>
        <w:rPr>
          <w:ins w:id="431" w:author="Naveen Seth" w:date="2020-01-13T14:59:00Z"/>
        </w:rPr>
      </w:pPr>
    </w:p>
    <w:p w14:paraId="556D5B25" w14:textId="77777777" w:rsidR="00F368E5" w:rsidRDefault="00F368E5">
      <w:pPr>
        <w:ind w:left="720"/>
        <w:rPr>
          <w:ins w:id="432" w:author="Naveen Seth" w:date="2020-01-13T14:59:00Z"/>
        </w:rPr>
        <w:pPrChange w:id="433" w:author="Naveen Seth" w:date="2020-01-13T15:00:00Z">
          <w:pPr/>
        </w:pPrChange>
      </w:pPr>
      <w:ins w:id="434" w:author="Naveen Seth" w:date="2020-01-13T14:59:00Z">
        <w:r>
          <w:rPr>
            <w:noProof/>
            <w:lang w:val="en-US"/>
          </w:rPr>
          <w:drawing>
            <wp:inline distT="0" distB="0" distL="0" distR="0" wp14:anchorId="1D29AF10" wp14:editId="632DBDD2">
              <wp:extent cx="3581400" cy="15557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400" cy="1555750"/>
                      </a:xfrm>
                      <a:prstGeom prst="rect">
                        <a:avLst/>
                      </a:prstGeom>
                      <a:noFill/>
                      <a:ln>
                        <a:noFill/>
                      </a:ln>
                    </pic:spPr>
                  </pic:pic>
                </a:graphicData>
              </a:graphic>
            </wp:inline>
          </w:drawing>
        </w:r>
      </w:ins>
    </w:p>
    <w:p w14:paraId="5F4E8BE2" w14:textId="77777777" w:rsidR="00F368E5" w:rsidRDefault="00F368E5" w:rsidP="00F368E5">
      <w:pPr>
        <w:rPr>
          <w:ins w:id="435" w:author="Naveen Seth" w:date="2020-01-13T14:59:00Z"/>
        </w:rPr>
      </w:pPr>
    </w:p>
    <w:p w14:paraId="63593717" w14:textId="70774DBB" w:rsidR="00F368E5" w:rsidRDefault="00F368E5">
      <w:pPr>
        <w:ind w:left="720"/>
        <w:rPr>
          <w:ins w:id="436" w:author="Naveen Seth" w:date="2020-01-13T14:59:00Z"/>
        </w:rPr>
        <w:pPrChange w:id="437" w:author="Naveen Seth" w:date="2020-01-13T15:00:00Z">
          <w:pPr/>
        </w:pPrChange>
      </w:pPr>
      <w:ins w:id="438" w:author="Naveen Seth" w:date="2020-01-13T14:59:00Z">
        <w:r>
          <w:lastRenderedPageBreak/>
          <w:t xml:space="preserve">Step 5:- Success </w:t>
        </w:r>
      </w:ins>
      <w:ins w:id="439" w:author="Naveen Seth" w:date="2020-01-13T15:09:00Z">
        <w:r w:rsidR="003942DF">
          <w:t>END</w:t>
        </w:r>
      </w:ins>
      <w:ins w:id="440" w:author="Naveen Seth" w:date="2020-01-13T14:59:00Z">
        <w:r>
          <w:t xml:space="preserve"> Event – It represents end o</w:t>
        </w:r>
        <w:r w:rsidR="003942DF">
          <w:t>f successfully execution of th</w:t>
        </w:r>
      </w:ins>
      <w:ins w:id="441" w:author="Naveen Seth" w:date="2020-01-13T15:09:00Z">
        <w:r w:rsidR="003942DF">
          <w:t>e Process Model.</w:t>
        </w:r>
      </w:ins>
    </w:p>
    <w:p w14:paraId="70A34CF6" w14:textId="77777777" w:rsidR="00F368E5" w:rsidRDefault="00F368E5" w:rsidP="00F368E5">
      <w:pPr>
        <w:rPr>
          <w:ins w:id="442" w:author="Naveen Seth" w:date="2020-01-13T14:59:00Z"/>
        </w:rPr>
      </w:pPr>
    </w:p>
    <w:p w14:paraId="43CC70E1" w14:textId="77777777" w:rsidR="00F368E5" w:rsidRDefault="00F368E5" w:rsidP="00F368E5">
      <w:pPr>
        <w:rPr>
          <w:ins w:id="443" w:author="Naveen Seth" w:date="2020-01-13T14:59:00Z"/>
        </w:rPr>
      </w:pPr>
    </w:p>
    <w:p w14:paraId="151336CA" w14:textId="59017E9E" w:rsidR="00F368E5" w:rsidRDefault="00F368E5" w:rsidP="00F368E5">
      <w:pPr>
        <w:rPr>
          <w:ins w:id="444" w:author="Naveen Seth" w:date="2020-01-13T15:01:00Z"/>
        </w:rPr>
      </w:pPr>
      <w:ins w:id="445" w:author="Naveen Seth" w:date="2020-01-13T14:59:00Z">
        <w:r>
          <w:t xml:space="preserve">Repeat Steps </w:t>
        </w:r>
      </w:ins>
      <w:ins w:id="446" w:author="Naveen Seth" w:date="2020-01-13T15:01:00Z">
        <w:r>
          <w:t>1</w:t>
        </w:r>
      </w:ins>
      <w:ins w:id="447" w:author="Naveen Seth" w:date="2020-01-13T14:59:00Z">
        <w:r>
          <w:t xml:space="preserve"> to Steps </w:t>
        </w:r>
      </w:ins>
      <w:ins w:id="448" w:author="Naveen Seth" w:date="2020-01-13T15:01:00Z">
        <w:r>
          <w:t>5</w:t>
        </w:r>
      </w:ins>
      <w:ins w:id="449" w:author="Naveen Seth" w:date="2020-01-13T14:59:00Z">
        <w:r>
          <w:t xml:space="preserve"> for each Data Source defined in the system. </w:t>
        </w:r>
      </w:ins>
    </w:p>
    <w:p w14:paraId="29634C31" w14:textId="77777777" w:rsidR="00F368E5" w:rsidRDefault="00F368E5" w:rsidP="00F368E5">
      <w:pPr>
        <w:rPr>
          <w:ins w:id="450" w:author="Naveen Seth" w:date="2020-01-13T15:01:00Z"/>
        </w:rPr>
      </w:pPr>
    </w:p>
    <w:p w14:paraId="616EB0A4" w14:textId="109002F5" w:rsidR="00F368E5" w:rsidRDefault="00F368E5" w:rsidP="00F368E5">
      <w:pPr>
        <w:rPr>
          <w:ins w:id="451" w:author="Naveen Seth" w:date="2020-01-13T14:59:00Z"/>
        </w:rPr>
      </w:pPr>
    </w:p>
    <w:p w14:paraId="190EB11C" w14:textId="77777777" w:rsidR="00F368E5" w:rsidRDefault="00F368E5">
      <w:pPr>
        <w:rPr>
          <w:ins w:id="452" w:author="Naveen Seth" w:date="2020-01-13T14:53:00Z"/>
        </w:rPr>
        <w:pPrChange w:id="453" w:author="Naveen Seth" w:date="2020-01-13T14:49:00Z">
          <w:pPr>
            <w:pStyle w:val="Heading2"/>
            <w:numPr>
              <w:ilvl w:val="1"/>
              <w:numId w:val="3"/>
            </w:numPr>
            <w:ind w:left="1440" w:hanging="720"/>
          </w:pPr>
        </w:pPrChange>
      </w:pPr>
    </w:p>
    <w:p w14:paraId="54971014" w14:textId="77777777" w:rsidR="00F368E5" w:rsidRPr="00F368E5" w:rsidRDefault="00F368E5">
      <w:pPr>
        <w:pPrChange w:id="454" w:author="Naveen Seth" w:date="2020-01-13T14:49:00Z">
          <w:pPr>
            <w:pStyle w:val="Heading2"/>
            <w:numPr>
              <w:ilvl w:val="1"/>
              <w:numId w:val="3"/>
            </w:numPr>
            <w:ind w:left="1440" w:hanging="720"/>
          </w:pPr>
        </w:pPrChange>
      </w:pPr>
    </w:p>
    <w:p w14:paraId="3EF7AB93" w14:textId="508D9152" w:rsidR="00CB38C8" w:rsidRPr="00FA2A27" w:rsidRDefault="00763D69">
      <w:pPr>
        <w:pStyle w:val="ListParagraph"/>
        <w:numPr>
          <w:ilvl w:val="0"/>
          <w:numId w:val="48"/>
        </w:numPr>
        <w:pPrChange w:id="455" w:author="Naveen Seth" w:date="2020-01-13T15:01:00Z">
          <w:pPr>
            <w:ind w:left="720"/>
          </w:pPr>
        </w:pPrChange>
      </w:pPr>
      <w:r w:rsidRPr="00FA2A27">
        <w:t xml:space="preserve">Create Process Model </w:t>
      </w:r>
      <w:r w:rsidR="00486200">
        <w:t xml:space="preserve">IGX_PM_RULE_EVALUATOR </w:t>
      </w:r>
      <w:r w:rsidR="008506E9" w:rsidRPr="00FA2A27">
        <w:t xml:space="preserve">for executing </w:t>
      </w:r>
      <w:r w:rsidRPr="00FA2A27">
        <w:t xml:space="preserve">the </w:t>
      </w:r>
      <w:ins w:id="456" w:author="Naveen Seth" w:date="2020-01-13T15:01:00Z">
        <w:r w:rsidR="00F368E5">
          <w:t>Process Models defined each for Data Source in Point 1 above</w:t>
        </w:r>
      </w:ins>
      <w:del w:id="457" w:author="Naveen Seth" w:date="2020-01-13T15:02:00Z">
        <w:r w:rsidRPr="00FA2A27" w:rsidDel="00F368E5">
          <w:delText xml:space="preserve">analysis </w:delText>
        </w:r>
        <w:r w:rsidR="008506E9" w:rsidRPr="00FA2A27" w:rsidDel="00F368E5">
          <w:delText>defined in</w:delText>
        </w:r>
        <w:r w:rsidR="00CB38C8" w:rsidRPr="00FA2A27" w:rsidDel="00F368E5">
          <w:delText xml:space="preserve"> </w:delText>
        </w:r>
        <w:r w:rsidR="00F368E5" w:rsidDel="00F368E5">
          <w:fldChar w:fldCharType="begin"/>
        </w:r>
        <w:r w:rsidR="00F368E5" w:rsidDel="00F368E5">
          <w:delInstrText xml:space="preserve"> HYPERLINK \l "_Create_Analysis" </w:delInstrText>
        </w:r>
        <w:r w:rsidR="00F368E5" w:rsidDel="00F368E5">
          <w:fldChar w:fldCharType="separate"/>
        </w:r>
        <w:r w:rsidR="00CB38C8" w:rsidRPr="00FA2A27" w:rsidDel="00F368E5">
          <w:rPr>
            <w:rStyle w:val="Hyperlink"/>
          </w:rPr>
          <w:delText>Create Analysis section above</w:delText>
        </w:r>
        <w:r w:rsidR="00F368E5" w:rsidDel="00F368E5">
          <w:rPr>
            <w:rStyle w:val="Hyperlink"/>
          </w:rPr>
          <w:fldChar w:fldCharType="end"/>
        </w:r>
      </w:del>
      <w:r w:rsidR="00CB38C8" w:rsidRPr="00FA2A27">
        <w:t xml:space="preserve">. </w:t>
      </w:r>
      <w:r w:rsidR="00486200">
        <w:t xml:space="preserve">This Process Model </w:t>
      </w:r>
      <w:r w:rsidR="00727905">
        <w:t>should be created in such a way that it should</w:t>
      </w:r>
      <w:r w:rsidR="00486200">
        <w:t xml:space="preserve"> execute all </w:t>
      </w:r>
      <w:ins w:id="458" w:author="Naveen Seth" w:date="2020-01-13T15:02:00Z">
        <w:r w:rsidR="00F368E5">
          <w:t>Process Models</w:t>
        </w:r>
      </w:ins>
      <w:del w:id="459" w:author="Naveen Seth" w:date="2020-01-13T15:02:00Z">
        <w:r w:rsidR="00486200" w:rsidDel="00F368E5">
          <w:delText>analysis</w:delText>
        </w:r>
      </w:del>
      <w:r w:rsidR="00486200">
        <w:t xml:space="preserve"> defined separately for each Data Source in Parallel.</w:t>
      </w:r>
    </w:p>
    <w:p w14:paraId="0AC1EA4A" w14:textId="77777777" w:rsidR="00CB38C8" w:rsidRPr="00FA2A27" w:rsidRDefault="00CB38C8" w:rsidP="00763D69">
      <w:pPr>
        <w:ind w:firstLine="720"/>
      </w:pPr>
    </w:p>
    <w:p w14:paraId="404462C4" w14:textId="5DD3AD42" w:rsidR="008506E9" w:rsidRDefault="008506E9" w:rsidP="00763D69">
      <w:pPr>
        <w:ind w:firstLine="720"/>
      </w:pPr>
    </w:p>
    <w:p w14:paraId="57AD02CF" w14:textId="366B17A0" w:rsidR="007E3CD4" w:rsidRDefault="00486200" w:rsidP="00763D69">
      <w:pPr>
        <w:ind w:firstLine="720"/>
        <w:rPr>
          <w:ins w:id="460" w:author="Naveen Seth" w:date="2020-01-13T14:49:00Z"/>
        </w:rPr>
      </w:pPr>
      <w:del w:id="461" w:author="Naveen Seth" w:date="2020-01-13T14:49:00Z">
        <w:r w:rsidDel="00F368E5">
          <w:rPr>
            <w:noProof/>
            <w:lang w:val="en-US"/>
          </w:rPr>
          <w:drawing>
            <wp:inline distT="0" distB="0" distL="0" distR="0" wp14:anchorId="272A1BDB" wp14:editId="45761C3B">
              <wp:extent cx="5416550" cy="3370024"/>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5402" cy="3369310"/>
                      </a:xfrm>
                      <a:prstGeom prst="rect">
                        <a:avLst/>
                      </a:prstGeom>
                      <a:noFill/>
                      <a:ln>
                        <a:noFill/>
                      </a:ln>
                    </pic:spPr>
                  </pic:pic>
                </a:graphicData>
              </a:graphic>
            </wp:inline>
          </w:drawing>
        </w:r>
      </w:del>
    </w:p>
    <w:p w14:paraId="5F25EBBB" w14:textId="77777777" w:rsidR="00F368E5" w:rsidRDefault="00F368E5" w:rsidP="00763D69">
      <w:pPr>
        <w:ind w:firstLine="720"/>
        <w:rPr>
          <w:ins w:id="462" w:author="Naveen Seth" w:date="2020-01-13T14:49:00Z"/>
        </w:rPr>
      </w:pPr>
    </w:p>
    <w:p w14:paraId="4CD15F24" w14:textId="3D74B577" w:rsidR="00F368E5" w:rsidRPr="00FA2A27" w:rsidRDefault="00F368E5" w:rsidP="00763D69">
      <w:pPr>
        <w:ind w:firstLine="720"/>
      </w:pPr>
      <w:ins w:id="463" w:author="Naveen Seth" w:date="2020-01-13T14:49:00Z">
        <w:r>
          <w:rPr>
            <w:noProof/>
            <w:lang w:val="en-US"/>
          </w:rPr>
          <w:lastRenderedPageBreak/>
          <w:drawing>
            <wp:inline distT="0" distB="0" distL="0" distR="0" wp14:anchorId="0BEB9552" wp14:editId="31985EAC">
              <wp:extent cx="5854700" cy="3981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54700" cy="3981450"/>
                      </a:xfrm>
                      <a:prstGeom prst="rect">
                        <a:avLst/>
                      </a:prstGeom>
                      <a:noFill/>
                      <a:ln>
                        <a:noFill/>
                      </a:ln>
                    </pic:spPr>
                  </pic:pic>
                </a:graphicData>
              </a:graphic>
            </wp:inline>
          </w:drawing>
        </w:r>
      </w:ins>
    </w:p>
    <w:p w14:paraId="34003EC5" w14:textId="77777777" w:rsidR="00C779F1" w:rsidRPr="00FA2A27" w:rsidRDefault="00C779F1" w:rsidP="00763D69">
      <w:pPr>
        <w:ind w:firstLine="720"/>
      </w:pPr>
    </w:p>
    <w:p w14:paraId="16AB1A81" w14:textId="1835514D" w:rsidR="008506E9" w:rsidRDefault="00823C84" w:rsidP="00265BEC">
      <w:r w:rsidRPr="00FA2A27">
        <w:t>Custom c</w:t>
      </w:r>
      <w:r w:rsidR="00DA2DC7">
        <w:t>hanges to be applied to the PM:</w:t>
      </w:r>
    </w:p>
    <w:p w14:paraId="507CC127" w14:textId="77777777" w:rsidR="00DA2DC7" w:rsidRPr="00FA2A27" w:rsidRDefault="00DA2DC7" w:rsidP="00265BEC"/>
    <w:p w14:paraId="442F5F45" w14:textId="4079FAA5" w:rsidR="00823C84" w:rsidRPr="00FA2A27" w:rsidRDefault="00DE21C5" w:rsidP="00265BEC">
      <w:pPr>
        <w:ind w:left="720" w:hanging="720"/>
      </w:pPr>
      <w:r>
        <w:t xml:space="preserve">Step 1 :- </w:t>
      </w:r>
      <w:r w:rsidR="00823C84" w:rsidRPr="00265BEC">
        <w:t xml:space="preserve"> External Start Event</w:t>
      </w:r>
      <w:r w:rsidR="00823C84" w:rsidRPr="00FA2A27">
        <w:rPr>
          <w:b/>
          <w:bCs/>
        </w:rPr>
        <w:t xml:space="preserve"> –</w:t>
      </w:r>
      <w:r w:rsidR="00823C84" w:rsidRPr="00FA2A27">
        <w:t xml:space="preserve"> It triggers the execution process. It carries below  runtime </w:t>
      </w:r>
      <w:r w:rsidR="00727905">
        <w:t xml:space="preserve">external </w:t>
      </w:r>
      <w:r w:rsidR="00823C84" w:rsidRPr="00FA2A27">
        <w:t xml:space="preserve">parameter </w:t>
      </w:r>
      <w:r w:rsidR="00727905">
        <w:t>from previous analysis execution</w:t>
      </w:r>
      <w:r w:rsidR="00823C84" w:rsidRPr="00FA2A27">
        <w:t>-</w:t>
      </w:r>
    </w:p>
    <w:p w14:paraId="0466FCED" w14:textId="620CD98B" w:rsidR="00C779F1" w:rsidRPr="00FA2A27" w:rsidRDefault="00823C84" w:rsidP="00823C84">
      <w:pPr>
        <w:pStyle w:val="ListParagraph"/>
        <w:numPr>
          <w:ilvl w:val="0"/>
          <w:numId w:val="42"/>
        </w:numPr>
      </w:pPr>
      <w:r w:rsidRPr="00FA2A27">
        <w:t>PM_DATA_ENTITY</w:t>
      </w:r>
      <w:ins w:id="464" w:author="Naveen Seth" w:date="2020-01-13T15:03:00Z">
        <w:r w:rsidR="00F368E5">
          <w:t>_LIST</w:t>
        </w:r>
      </w:ins>
      <w:r w:rsidRPr="00FA2A27">
        <w:t xml:space="preserve"> – Configure it as shown in below screen shot –</w:t>
      </w:r>
    </w:p>
    <w:p w14:paraId="64F10DA6" w14:textId="22917345" w:rsidR="00823C84" w:rsidRDefault="00823C84" w:rsidP="00D35706">
      <w:pPr>
        <w:pStyle w:val="ListParagraph"/>
        <w:ind w:left="1440"/>
      </w:pPr>
    </w:p>
    <w:p w14:paraId="115C133F" w14:textId="7D0793A4" w:rsidR="00727905" w:rsidRPr="00FA2A27" w:rsidRDefault="00727905" w:rsidP="00D35706">
      <w:pPr>
        <w:pStyle w:val="ListParagraph"/>
        <w:ind w:left="1440"/>
      </w:pPr>
      <w:r>
        <w:rPr>
          <w:noProof/>
          <w:lang w:val="en-US"/>
        </w:rPr>
        <w:drawing>
          <wp:inline distT="0" distB="0" distL="0" distR="0" wp14:anchorId="3F898DCF" wp14:editId="49CDF39C">
            <wp:extent cx="3074035" cy="2496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4035" cy="2496820"/>
                    </a:xfrm>
                    <a:prstGeom prst="rect">
                      <a:avLst/>
                    </a:prstGeom>
                    <a:noFill/>
                    <a:ln>
                      <a:noFill/>
                    </a:ln>
                  </pic:spPr>
                </pic:pic>
              </a:graphicData>
            </a:graphic>
          </wp:inline>
        </w:drawing>
      </w:r>
    </w:p>
    <w:p w14:paraId="16E8C267" w14:textId="77777777" w:rsidR="00823C84" w:rsidRPr="00FA2A27" w:rsidRDefault="00823C84" w:rsidP="00763D69">
      <w:pPr>
        <w:ind w:firstLine="720"/>
      </w:pPr>
    </w:p>
    <w:p w14:paraId="772D6171" w14:textId="77777777" w:rsidR="00823C84" w:rsidRPr="00FA2A27" w:rsidRDefault="00823C84" w:rsidP="00763D69">
      <w:pPr>
        <w:ind w:firstLine="720"/>
      </w:pPr>
    </w:p>
    <w:p w14:paraId="5E6D37E3" w14:textId="7B0E2642" w:rsidR="00CB38C8" w:rsidRPr="00FA2A27" w:rsidRDefault="00CB38C8" w:rsidP="00763D69">
      <w:pPr>
        <w:ind w:firstLine="720"/>
      </w:pPr>
    </w:p>
    <w:p w14:paraId="68DEB8FF" w14:textId="6A51FCBB" w:rsidR="00823C84" w:rsidRPr="00FA2A27" w:rsidRDefault="00823C84" w:rsidP="00763D69">
      <w:pPr>
        <w:ind w:firstLine="720"/>
      </w:pPr>
    </w:p>
    <w:p w14:paraId="6659773C" w14:textId="0BD91076" w:rsidR="00823C84" w:rsidRDefault="00DE21C5" w:rsidP="00265BEC">
      <w:r>
        <w:t xml:space="preserve">Step 2 :- </w:t>
      </w:r>
      <w:r w:rsidR="00D35706" w:rsidRPr="00265BEC">
        <w:t xml:space="preserve">- </w:t>
      </w:r>
      <w:r w:rsidR="00727905">
        <w:t xml:space="preserve">Check if DATA ENTITY List is populated </w:t>
      </w:r>
      <w:r w:rsidR="00D35706" w:rsidRPr="00FA2A27">
        <w:rPr>
          <w:b/>
          <w:bCs/>
        </w:rPr>
        <w:t xml:space="preserve"> </w:t>
      </w:r>
      <w:r w:rsidR="00D35706" w:rsidRPr="00FA2A27">
        <w:t xml:space="preserve">– </w:t>
      </w:r>
      <w:r w:rsidR="00727905">
        <w:t xml:space="preserve"> This is the exclusive gateway and will check for the validity of </w:t>
      </w:r>
      <w:r w:rsidR="00210724">
        <w:t xml:space="preserve">external parameter . If it is NULL then it will exit out otherwise it will go to next branches. </w:t>
      </w:r>
    </w:p>
    <w:p w14:paraId="038D7A9A" w14:textId="77777777" w:rsidR="00210724" w:rsidRDefault="00210724" w:rsidP="00265BEC"/>
    <w:p w14:paraId="65A505CA" w14:textId="73578A10" w:rsidR="00210724" w:rsidRPr="00FA2A27" w:rsidRDefault="00210724" w:rsidP="00265BEC">
      <w:r>
        <w:rPr>
          <w:noProof/>
          <w:lang w:val="en-US"/>
        </w:rPr>
        <w:drawing>
          <wp:inline distT="0" distB="0" distL="0" distR="0" wp14:anchorId="5F257138" wp14:editId="46B39B3F">
            <wp:extent cx="5993130" cy="109728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93130" cy="1097280"/>
                    </a:xfrm>
                    <a:prstGeom prst="rect">
                      <a:avLst/>
                    </a:prstGeom>
                    <a:noFill/>
                    <a:ln>
                      <a:noFill/>
                    </a:ln>
                  </pic:spPr>
                </pic:pic>
              </a:graphicData>
            </a:graphic>
          </wp:inline>
        </w:drawing>
      </w:r>
    </w:p>
    <w:p w14:paraId="656AA29B" w14:textId="1AD7F10C" w:rsidR="00823C84" w:rsidRPr="00FA2A27" w:rsidRDefault="00823C84" w:rsidP="00763D69">
      <w:pPr>
        <w:ind w:firstLine="720"/>
      </w:pPr>
    </w:p>
    <w:p w14:paraId="69470C62" w14:textId="220292C6" w:rsidR="00D35706" w:rsidRDefault="00DE21C5" w:rsidP="00265BEC">
      <w:r>
        <w:t xml:space="preserve">Step 3:- </w:t>
      </w:r>
      <w:r w:rsidR="00210724">
        <w:t xml:space="preserve">Execute CMF (CMF is an example and is based on Data Sources </w:t>
      </w:r>
      <w:del w:id="465" w:author="Naveen Seth" w:date="2020-01-13T15:03:00Z">
        <w:r w:rsidR="00210724" w:rsidDel="00F368E5">
          <w:delText xml:space="preserve">we </w:delText>
        </w:r>
      </w:del>
      <w:r w:rsidR="00210724">
        <w:t xml:space="preserve">defined in </w:t>
      </w:r>
      <w:hyperlink w:anchor="DataSources" w:history="1">
        <w:r w:rsidR="00210724" w:rsidRPr="00210724">
          <w:rPr>
            <w:rStyle w:val="Hyperlink"/>
          </w:rPr>
          <w:t>Data Source</w:t>
        </w:r>
      </w:hyperlink>
      <w:r w:rsidR="00210724">
        <w:t xml:space="preserve"> section)</w:t>
      </w:r>
      <w:r w:rsidR="00D35706" w:rsidRPr="00FA2A27">
        <w:t xml:space="preserve">- </w:t>
      </w:r>
      <w:r w:rsidR="00210724">
        <w:t>This is the exclusive gateway and will check if the external Parameter PM_DATA_ENTITY_LIST containing Data Entity “CMF” then it will proceed further otherwise it will exit.  Also define</w:t>
      </w:r>
      <w:del w:id="466" w:author="Naveen Seth" w:date="2020-01-13T15:04:00Z">
        <w:r w:rsidR="00210724" w:rsidDel="00F368E5">
          <w:delText>d</w:delText>
        </w:r>
      </w:del>
      <w:r w:rsidR="00210724">
        <w:t xml:space="preserve"> 2 parameters “PM_DATA_ENTITY” as “CMF” and START_TS as CURRENT_TIMESTAMP.</w:t>
      </w:r>
    </w:p>
    <w:p w14:paraId="5CFECFF8" w14:textId="77777777" w:rsidR="00210724" w:rsidRDefault="00210724" w:rsidP="00265BEC"/>
    <w:p w14:paraId="10923686" w14:textId="77777777" w:rsidR="00210724" w:rsidRDefault="00210724" w:rsidP="00265BEC"/>
    <w:p w14:paraId="54425E36" w14:textId="48CF8215" w:rsidR="00210724" w:rsidRDefault="00210724" w:rsidP="00265BEC">
      <w:pPr>
        <w:rPr>
          <w:ins w:id="467" w:author="Naveen Seth" w:date="2020-01-13T15:05:00Z"/>
        </w:rPr>
      </w:pPr>
      <w:r>
        <w:rPr>
          <w:noProof/>
          <w:lang w:val="en-US"/>
        </w:rPr>
        <w:drawing>
          <wp:inline distT="0" distB="0" distL="0" distR="0" wp14:anchorId="77544E97" wp14:editId="3E07B5A0">
            <wp:extent cx="4768850" cy="13506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8850" cy="1350645"/>
                    </a:xfrm>
                    <a:prstGeom prst="rect">
                      <a:avLst/>
                    </a:prstGeom>
                    <a:noFill/>
                    <a:ln>
                      <a:noFill/>
                    </a:ln>
                  </pic:spPr>
                </pic:pic>
              </a:graphicData>
            </a:graphic>
          </wp:inline>
        </w:drawing>
      </w:r>
    </w:p>
    <w:p w14:paraId="57C57146" w14:textId="77777777" w:rsidR="00F368E5" w:rsidRDefault="00F368E5" w:rsidP="00265BEC">
      <w:pPr>
        <w:rPr>
          <w:ins w:id="468" w:author="Naveen Seth" w:date="2020-01-13T15:05:00Z"/>
        </w:rPr>
      </w:pPr>
    </w:p>
    <w:p w14:paraId="4C975EE0" w14:textId="77777777" w:rsidR="00F368E5" w:rsidRDefault="00F368E5" w:rsidP="00265BEC">
      <w:pPr>
        <w:rPr>
          <w:ins w:id="469" w:author="Naveen Seth" w:date="2020-01-13T15:05:00Z"/>
        </w:rPr>
      </w:pPr>
    </w:p>
    <w:p w14:paraId="661F860C" w14:textId="32473B14" w:rsidR="00F368E5" w:rsidRDefault="00F368E5" w:rsidP="00265BEC">
      <w:pPr>
        <w:rPr>
          <w:ins w:id="470" w:author="Naveen Seth" w:date="2020-01-13T15:05:00Z"/>
        </w:rPr>
      </w:pPr>
      <w:ins w:id="471" w:author="Naveen Seth" w:date="2020-01-13T15:05:00Z">
        <w:r>
          <w:t>Step 4:- “</w:t>
        </w:r>
        <w:r w:rsidRPr="00F368E5">
          <w:t>IGX_PM_RULE_EVALUATE_CMF</w:t>
        </w:r>
        <w:r>
          <w:t>” . It will execute the Process Model defined</w:t>
        </w:r>
        <w:r w:rsidR="00520794">
          <w:t xml:space="preserve"> in Point 1 above for CMF Data Source.</w:t>
        </w:r>
      </w:ins>
    </w:p>
    <w:p w14:paraId="659222A0" w14:textId="77777777" w:rsidR="00520794" w:rsidRDefault="00520794" w:rsidP="00265BEC">
      <w:pPr>
        <w:rPr>
          <w:ins w:id="472" w:author="Naveen Seth" w:date="2020-01-13T15:06:00Z"/>
        </w:rPr>
      </w:pPr>
    </w:p>
    <w:p w14:paraId="71B237C4" w14:textId="21CCA34D" w:rsidR="00520794" w:rsidRDefault="00520794" w:rsidP="00265BEC">
      <w:pPr>
        <w:rPr>
          <w:ins w:id="473" w:author="Naveen Seth" w:date="2020-01-13T15:06:00Z"/>
        </w:rPr>
      </w:pPr>
      <w:ins w:id="474" w:author="Naveen Seth" w:date="2020-01-13T15:06:00Z">
        <w:r>
          <w:t xml:space="preserve">Step 5 :- </w:t>
        </w:r>
        <w:r w:rsidRPr="00520794">
          <w:t>Success Intermediate Event</w:t>
        </w:r>
      </w:ins>
    </w:p>
    <w:p w14:paraId="42A19066" w14:textId="77777777" w:rsidR="00520794" w:rsidRDefault="00520794" w:rsidP="00265BEC">
      <w:pPr>
        <w:rPr>
          <w:ins w:id="475" w:author="Naveen Seth" w:date="2020-01-13T15:06:00Z"/>
        </w:rPr>
      </w:pPr>
    </w:p>
    <w:p w14:paraId="4B2D6136" w14:textId="78319B14" w:rsidR="00520794" w:rsidRDefault="00520794" w:rsidP="00265BEC">
      <w:ins w:id="476" w:author="Naveen Seth" w:date="2020-01-13T15:06:00Z">
        <w:r>
          <w:t>Repeat Step</w:t>
        </w:r>
      </w:ins>
      <w:ins w:id="477" w:author="Naveen Seth" w:date="2020-01-13T15:07:00Z">
        <w:r>
          <w:t>s</w:t>
        </w:r>
      </w:ins>
      <w:ins w:id="478" w:author="Naveen Seth" w:date="2020-01-13T15:06:00Z">
        <w:r>
          <w:t xml:space="preserve"> 3 to Step</w:t>
        </w:r>
      </w:ins>
      <w:ins w:id="479" w:author="Naveen Seth" w:date="2020-01-13T15:07:00Z">
        <w:r>
          <w:t>s</w:t>
        </w:r>
      </w:ins>
      <w:ins w:id="480" w:author="Naveen Seth" w:date="2020-01-13T15:06:00Z">
        <w:r>
          <w:t xml:space="preserve"> 5</w:t>
        </w:r>
      </w:ins>
      <w:ins w:id="481" w:author="Naveen Seth" w:date="2020-01-13T15:07:00Z">
        <w:r>
          <w:t xml:space="preserve"> by branching out in parallel from Step 2 for each Data Source Defined in the system.</w:t>
        </w:r>
      </w:ins>
      <w:ins w:id="482" w:author="Naveen Seth" w:date="2020-01-13T15:06:00Z">
        <w:r>
          <w:t xml:space="preserve"> </w:t>
        </w:r>
      </w:ins>
    </w:p>
    <w:p w14:paraId="11252BEA" w14:textId="77777777" w:rsidR="00210724" w:rsidRDefault="00210724" w:rsidP="00265BEC"/>
    <w:p w14:paraId="367D45D8" w14:textId="4DAC869A" w:rsidR="00210724" w:rsidDel="00F368E5" w:rsidRDefault="00DE21C5" w:rsidP="00265BEC">
      <w:pPr>
        <w:rPr>
          <w:del w:id="483" w:author="Naveen Seth" w:date="2020-01-13T14:57:00Z"/>
        </w:rPr>
      </w:pPr>
      <w:del w:id="484" w:author="Naveen Seth" w:date="2020-01-13T14:57:00Z">
        <w:r w:rsidDel="00F368E5">
          <w:delText xml:space="preserve">Step 4:- </w:delText>
        </w:r>
        <w:r w:rsidR="00210724" w:rsidRPr="00210724" w:rsidDel="00F368E5">
          <w:delText>IGX_PRC_EVALUATE_DQ_CMF</w:delText>
        </w:r>
        <w:r w:rsidR="00210724" w:rsidDel="00F368E5">
          <w:delText xml:space="preserve"> -  This will execute the analysis defined for Data Source in </w:delText>
        </w:r>
        <w:r w:rsidR="00F368E5" w:rsidDel="00F368E5">
          <w:fldChar w:fldCharType="begin"/>
        </w:r>
        <w:r w:rsidR="00F368E5" w:rsidDel="00F368E5">
          <w:delInstrText xml:space="preserve"> HYPERLINK \l "_Toc24980323" </w:delInstrText>
        </w:r>
        <w:r w:rsidR="00F368E5" w:rsidDel="00F368E5">
          <w:fldChar w:fldCharType="separate"/>
        </w:r>
        <w:r w:rsidR="00210724" w:rsidRPr="00210724" w:rsidDel="00F368E5">
          <w:rPr>
            <w:rStyle w:val="Hyperlink"/>
          </w:rPr>
          <w:delText>Create Analysis</w:delText>
        </w:r>
        <w:r w:rsidR="00F368E5" w:rsidDel="00F368E5">
          <w:rPr>
            <w:rStyle w:val="Hyperlink"/>
          </w:rPr>
          <w:fldChar w:fldCharType="end"/>
        </w:r>
        <w:r w:rsidR="00210724" w:rsidDel="00F368E5">
          <w:delText xml:space="preserve"> section</w:delText>
        </w:r>
        <w:r w:rsidDel="00F368E5">
          <w:delText xml:space="preserve"> . Defined parameter PM_RUN_DATE as CURRENT_TIMESTAMP and PM_DATA_ENTITY and START_TS as defined in “Execute CMF”.</w:delText>
        </w:r>
      </w:del>
    </w:p>
    <w:p w14:paraId="53D270BF" w14:textId="6EB48DB2" w:rsidR="00DE21C5" w:rsidDel="00F368E5" w:rsidRDefault="00DE21C5" w:rsidP="00265BEC">
      <w:pPr>
        <w:rPr>
          <w:del w:id="485" w:author="Naveen Seth" w:date="2020-01-13T14:57:00Z"/>
        </w:rPr>
      </w:pPr>
    </w:p>
    <w:p w14:paraId="4B3C398F" w14:textId="1FACE379" w:rsidR="00DE21C5" w:rsidDel="00F368E5" w:rsidRDefault="00DE21C5" w:rsidP="00265BEC">
      <w:pPr>
        <w:rPr>
          <w:del w:id="486" w:author="Naveen Seth" w:date="2020-01-13T14:57:00Z"/>
        </w:rPr>
      </w:pPr>
    </w:p>
    <w:p w14:paraId="60790B8C" w14:textId="6821918C" w:rsidR="00DE21C5" w:rsidDel="00F368E5" w:rsidRDefault="00DE21C5" w:rsidP="00265BEC">
      <w:pPr>
        <w:rPr>
          <w:del w:id="487" w:author="Naveen Seth" w:date="2020-01-13T14:57:00Z"/>
        </w:rPr>
      </w:pPr>
      <w:del w:id="488" w:author="Naveen Seth" w:date="2020-01-13T14:57:00Z">
        <w:r w:rsidDel="00F368E5">
          <w:rPr>
            <w:noProof/>
            <w:lang w:val="en-US"/>
          </w:rPr>
          <w:lastRenderedPageBreak/>
          <w:drawing>
            <wp:inline distT="0" distB="0" distL="0" distR="0" wp14:anchorId="259C0CF7" wp14:editId="2637F164">
              <wp:extent cx="4234180" cy="15894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34180" cy="1589405"/>
                      </a:xfrm>
                      <a:prstGeom prst="rect">
                        <a:avLst/>
                      </a:prstGeom>
                      <a:noFill/>
                      <a:ln>
                        <a:noFill/>
                      </a:ln>
                    </pic:spPr>
                  </pic:pic>
                </a:graphicData>
              </a:graphic>
            </wp:inline>
          </w:drawing>
        </w:r>
      </w:del>
    </w:p>
    <w:p w14:paraId="04245170" w14:textId="77777777" w:rsidR="00986766" w:rsidRDefault="00986766" w:rsidP="00265BEC"/>
    <w:p w14:paraId="4802950A" w14:textId="32FF17EC" w:rsidR="00DE21C5" w:rsidDel="00F368E5" w:rsidRDefault="00DE21C5" w:rsidP="00265BEC">
      <w:pPr>
        <w:rPr>
          <w:del w:id="489" w:author="Naveen Seth" w:date="2020-01-13T14:59:00Z"/>
        </w:rPr>
      </w:pPr>
      <w:del w:id="490" w:author="Naveen Seth" w:date="2020-01-13T14:59:00Z">
        <w:r w:rsidDel="00F368E5">
          <w:delText>Step 5:- Check for PM_RUN_DATE in exclusive Gateway – If PM_RUN_DATE returned by analysis “IGX_PRC_EVALUATE_DQ_CMF” as not null then proceed further otherwise send notification to FDA Support Group.</w:delText>
        </w:r>
      </w:del>
    </w:p>
    <w:p w14:paraId="4653C8AA" w14:textId="77777777" w:rsidR="00DE21C5" w:rsidRDefault="00DE21C5" w:rsidP="00265BEC"/>
    <w:p w14:paraId="744D5D2E" w14:textId="36AC83F8" w:rsidR="00DE21C5" w:rsidDel="00F368E5" w:rsidRDefault="00DE21C5" w:rsidP="00265BEC">
      <w:pPr>
        <w:rPr>
          <w:del w:id="491" w:author="Naveen Seth" w:date="2020-01-13T14:59:00Z"/>
        </w:rPr>
      </w:pPr>
      <w:del w:id="492" w:author="Naveen Seth" w:date="2020-01-13T14:59:00Z">
        <w:r w:rsidDel="00F368E5">
          <w:delText xml:space="preserve">Step 6:- </w:delText>
        </w:r>
        <w:r w:rsidRPr="00DE21C5" w:rsidDel="00F368E5">
          <w:delText>IGX_PRC_Log_Rule_Evaluator</w:delText>
        </w:r>
        <w:r w:rsidDel="00F368E5">
          <w:delText xml:space="preserve"> – This will execute the analysis for updating the Evaluator Log for Data Source “CMF”.  Carry the parameters defined in Step 5.</w:delText>
        </w:r>
      </w:del>
    </w:p>
    <w:p w14:paraId="56CE64AB" w14:textId="134F97DD" w:rsidR="00DE21C5" w:rsidDel="00F368E5" w:rsidRDefault="00DE21C5" w:rsidP="00265BEC">
      <w:pPr>
        <w:rPr>
          <w:del w:id="493" w:author="Naveen Seth" w:date="2020-01-13T14:59:00Z"/>
        </w:rPr>
      </w:pPr>
    </w:p>
    <w:p w14:paraId="46F8DDD8" w14:textId="6F81B9CC" w:rsidR="00DE21C5" w:rsidDel="00F368E5" w:rsidRDefault="00DE21C5" w:rsidP="00265BEC">
      <w:pPr>
        <w:rPr>
          <w:del w:id="494" w:author="Naveen Seth" w:date="2020-01-13T14:59:00Z"/>
        </w:rPr>
      </w:pPr>
    </w:p>
    <w:p w14:paraId="54638C9F" w14:textId="478A21F4" w:rsidR="00DE21C5" w:rsidDel="00F368E5" w:rsidRDefault="00DE21C5" w:rsidP="00265BEC">
      <w:pPr>
        <w:rPr>
          <w:del w:id="495" w:author="Naveen Seth" w:date="2020-01-13T14:59:00Z"/>
        </w:rPr>
      </w:pPr>
      <w:del w:id="496" w:author="Naveen Seth" w:date="2020-01-13T14:59:00Z">
        <w:r w:rsidDel="00F368E5">
          <w:rPr>
            <w:noProof/>
            <w:lang w:val="en-US"/>
          </w:rPr>
          <w:drawing>
            <wp:inline distT="0" distB="0" distL="0" distR="0" wp14:anchorId="45951F8D" wp14:editId="6C8B0BDD">
              <wp:extent cx="3581400" cy="15557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400" cy="1555750"/>
                      </a:xfrm>
                      <a:prstGeom prst="rect">
                        <a:avLst/>
                      </a:prstGeom>
                      <a:noFill/>
                      <a:ln>
                        <a:noFill/>
                      </a:ln>
                    </pic:spPr>
                  </pic:pic>
                </a:graphicData>
              </a:graphic>
            </wp:inline>
          </w:drawing>
        </w:r>
      </w:del>
    </w:p>
    <w:p w14:paraId="261C7C1F" w14:textId="194576B1" w:rsidR="00DE21C5" w:rsidDel="00F368E5" w:rsidRDefault="00DE21C5" w:rsidP="00265BEC">
      <w:pPr>
        <w:rPr>
          <w:del w:id="497" w:author="Naveen Seth" w:date="2020-01-13T14:59:00Z"/>
        </w:rPr>
      </w:pPr>
    </w:p>
    <w:p w14:paraId="3B522797" w14:textId="78539340" w:rsidR="00DE21C5" w:rsidDel="00F368E5" w:rsidRDefault="00DE21C5" w:rsidP="00265BEC">
      <w:pPr>
        <w:rPr>
          <w:del w:id="498" w:author="Naveen Seth" w:date="2020-01-13T14:59:00Z"/>
        </w:rPr>
      </w:pPr>
      <w:del w:id="499" w:author="Naveen Seth" w:date="2020-01-13T14:59:00Z">
        <w:r w:rsidDel="00F368E5">
          <w:delText>Step 7:- Success Intermediate Event – It represents end of successfully execution of this branch or Data Source.</w:delText>
        </w:r>
      </w:del>
    </w:p>
    <w:p w14:paraId="0E83AE90" w14:textId="3944F22A" w:rsidR="00DE21C5" w:rsidDel="00F368E5" w:rsidRDefault="00DE21C5" w:rsidP="00265BEC">
      <w:pPr>
        <w:rPr>
          <w:del w:id="500" w:author="Naveen Seth" w:date="2020-01-13T14:59:00Z"/>
        </w:rPr>
      </w:pPr>
    </w:p>
    <w:p w14:paraId="6CCC8AF9" w14:textId="250B0F19" w:rsidR="00DE21C5" w:rsidDel="00F368E5" w:rsidRDefault="00DE21C5" w:rsidP="00265BEC">
      <w:pPr>
        <w:rPr>
          <w:del w:id="501" w:author="Naveen Seth" w:date="2020-01-13T14:59:00Z"/>
        </w:rPr>
      </w:pPr>
    </w:p>
    <w:p w14:paraId="61A10B73" w14:textId="50CB0F16" w:rsidR="00DE21C5" w:rsidDel="00F368E5" w:rsidRDefault="00DE21C5" w:rsidP="00265BEC">
      <w:pPr>
        <w:rPr>
          <w:del w:id="502" w:author="Naveen Seth" w:date="2020-01-13T14:59:00Z"/>
        </w:rPr>
      </w:pPr>
      <w:del w:id="503" w:author="Naveen Seth" w:date="2020-01-13T14:59:00Z">
        <w:r w:rsidDel="00F368E5">
          <w:delText xml:space="preserve">Repeat Steps 3 to Steps 7 for each Data Source defined in the system. </w:delText>
        </w:r>
      </w:del>
    </w:p>
    <w:p w14:paraId="7A4114C3" w14:textId="77777777" w:rsidR="00DE21C5" w:rsidRDefault="00DE21C5" w:rsidP="00265BEC"/>
    <w:p w14:paraId="0054D9BB" w14:textId="66712924" w:rsidR="00986766" w:rsidRPr="00E441F8" w:rsidRDefault="00986766" w:rsidP="00E441F8">
      <w:pPr>
        <w:pStyle w:val="Heading2"/>
        <w:numPr>
          <w:ilvl w:val="1"/>
          <w:numId w:val="3"/>
        </w:numPr>
        <w:rPr>
          <w:rFonts w:cstheme="majorHAnsi"/>
        </w:rPr>
      </w:pPr>
      <w:bookmarkStart w:id="504" w:name="_Toc29900800"/>
      <w:r w:rsidRPr="00E441F8">
        <w:rPr>
          <w:rFonts w:asciiTheme="minorHAnsi" w:hAnsiTheme="minorHAnsi" w:cstheme="majorHAnsi"/>
          <w:color w:val="auto"/>
          <w:sz w:val="24"/>
          <w:szCs w:val="24"/>
        </w:rPr>
        <w:t>Dashboard URL Configuration</w:t>
      </w:r>
      <w:bookmarkEnd w:id="504"/>
      <w:r w:rsidRPr="00E441F8">
        <w:rPr>
          <w:rFonts w:asciiTheme="minorHAnsi" w:hAnsiTheme="minorHAnsi" w:cstheme="majorHAnsi"/>
          <w:color w:val="auto"/>
          <w:sz w:val="24"/>
          <w:szCs w:val="24"/>
        </w:rPr>
        <w:t xml:space="preserve"> </w:t>
      </w:r>
    </w:p>
    <w:p w14:paraId="54506B60" w14:textId="77777777" w:rsidR="00986766" w:rsidRDefault="00986766" w:rsidP="00986766"/>
    <w:p w14:paraId="113F2148" w14:textId="00AA89E1" w:rsidR="00986766" w:rsidRDefault="00986766" w:rsidP="00E441F8">
      <w:pPr>
        <w:pStyle w:val="ListParagraph"/>
        <w:numPr>
          <w:ilvl w:val="0"/>
          <w:numId w:val="44"/>
        </w:numPr>
        <w:rPr>
          <w:color w:val="1F497D"/>
        </w:rPr>
      </w:pPr>
      <w:r w:rsidRPr="00986766">
        <w:rPr>
          <w:color w:val="1F497D"/>
        </w:rPr>
        <w:t>Go to Admin</w:t>
      </w:r>
      <w:r>
        <w:rPr>
          <w:color w:val="1F497D"/>
        </w:rPr>
        <w:t xml:space="preserve"> and select </w:t>
      </w:r>
      <w:r w:rsidRPr="00E441F8">
        <w:rPr>
          <w:color w:val="1F497D"/>
        </w:rPr>
        <w:t xml:space="preserve">Settings </w:t>
      </w:r>
    </w:p>
    <w:p w14:paraId="406384D7" w14:textId="2CF96FA6" w:rsidR="00986766" w:rsidRPr="00E441F8" w:rsidRDefault="00986766" w:rsidP="00E441F8">
      <w:pPr>
        <w:pStyle w:val="ListParagraph"/>
        <w:numPr>
          <w:ilvl w:val="0"/>
          <w:numId w:val="44"/>
        </w:numPr>
        <w:rPr>
          <w:color w:val="1F497D"/>
        </w:rPr>
      </w:pPr>
      <w:r>
        <w:rPr>
          <w:color w:val="1F497D"/>
        </w:rPr>
        <w:t>Check</w:t>
      </w:r>
      <w:r w:rsidRPr="00E441F8">
        <w:rPr>
          <w:color w:val="1F497D"/>
        </w:rPr>
        <w:t xml:space="preserve"> Portal Integration </w:t>
      </w:r>
      <w:r>
        <w:rPr>
          <w:color w:val="1F497D"/>
        </w:rPr>
        <w:t xml:space="preserve">checkbox and </w:t>
      </w:r>
      <w:r w:rsidRPr="00E441F8">
        <w:rPr>
          <w:color w:val="1F497D"/>
        </w:rPr>
        <w:t xml:space="preserve">add the </w:t>
      </w:r>
      <w:r>
        <w:rPr>
          <w:color w:val="1F497D"/>
        </w:rPr>
        <w:t xml:space="preserve">URL </w:t>
      </w:r>
      <w:r w:rsidRPr="00E441F8">
        <w:rPr>
          <w:color w:val="1F497D"/>
        </w:rPr>
        <w:t>value</w:t>
      </w:r>
      <w:r>
        <w:rPr>
          <w:color w:val="1F497D"/>
        </w:rPr>
        <w:t xml:space="preserve"> for configured &amp; connected Govern Environment</w:t>
      </w:r>
      <w:r w:rsidRPr="00E441F8">
        <w:rPr>
          <w:color w:val="1F497D"/>
        </w:rPr>
        <w:t xml:space="preserve"> </w:t>
      </w:r>
    </w:p>
    <w:p w14:paraId="44EC0173" w14:textId="783D0FB0" w:rsidR="00986766" w:rsidRDefault="00986766" w:rsidP="00986766">
      <w:pPr>
        <w:rPr>
          <w:color w:val="1F497D"/>
        </w:rPr>
      </w:pPr>
      <w:r>
        <w:rPr>
          <w:color w:val="1F497D"/>
        </w:rPr>
        <w:t xml:space="preserve">               e.g. </w:t>
      </w:r>
      <w:hyperlink r:id="rId45" w:history="1">
        <w:r>
          <w:rPr>
            <w:rStyle w:val="Hyperlink"/>
          </w:rPr>
          <w:t>https://infogix-fda.data3sixty.com</w:t>
        </w:r>
      </w:hyperlink>
    </w:p>
    <w:p w14:paraId="2D006E59" w14:textId="77777777" w:rsidR="00986766" w:rsidRDefault="00986766" w:rsidP="00986766">
      <w:pPr>
        <w:rPr>
          <w:color w:val="1F497D"/>
        </w:rPr>
      </w:pPr>
    </w:p>
    <w:p w14:paraId="537D2FA2" w14:textId="77777777" w:rsidR="00986766" w:rsidRDefault="00986766" w:rsidP="00E441F8">
      <w:pPr>
        <w:pStyle w:val="ListParagraph"/>
        <w:numPr>
          <w:ilvl w:val="0"/>
          <w:numId w:val="44"/>
        </w:numPr>
        <w:rPr>
          <w:color w:val="1F497D"/>
        </w:rPr>
      </w:pPr>
      <w:r w:rsidRPr="00986766">
        <w:rPr>
          <w:color w:val="1F497D"/>
        </w:rPr>
        <w:t>Go to Admin</w:t>
      </w:r>
      <w:r>
        <w:rPr>
          <w:color w:val="1F497D"/>
        </w:rPr>
        <w:t xml:space="preserve"> and select </w:t>
      </w:r>
      <w:r w:rsidRPr="00E441F8">
        <w:rPr>
          <w:color w:val="1F497D"/>
        </w:rPr>
        <w:t xml:space="preserve">Environments </w:t>
      </w:r>
    </w:p>
    <w:p w14:paraId="04A5DBDF" w14:textId="77777777" w:rsidR="00986766" w:rsidRDefault="00986766" w:rsidP="00E441F8">
      <w:pPr>
        <w:pStyle w:val="ListParagraph"/>
        <w:numPr>
          <w:ilvl w:val="0"/>
          <w:numId w:val="44"/>
        </w:numPr>
        <w:rPr>
          <w:color w:val="1F497D"/>
        </w:rPr>
      </w:pPr>
      <w:r>
        <w:rPr>
          <w:color w:val="1F497D"/>
        </w:rPr>
        <w:t xml:space="preserve">Select the Corresponding Environment </w:t>
      </w:r>
    </w:p>
    <w:p w14:paraId="04961072" w14:textId="26113598" w:rsidR="00986766" w:rsidRPr="00E441F8" w:rsidRDefault="00986766" w:rsidP="00E441F8">
      <w:pPr>
        <w:pStyle w:val="ListParagraph"/>
        <w:numPr>
          <w:ilvl w:val="0"/>
          <w:numId w:val="44"/>
        </w:numPr>
        <w:rPr>
          <w:color w:val="1F497D"/>
        </w:rPr>
      </w:pPr>
      <w:r>
        <w:rPr>
          <w:color w:val="1F497D"/>
        </w:rPr>
        <w:t>In Details Tab , add</w:t>
      </w:r>
      <w:r w:rsidRPr="00E441F8">
        <w:rPr>
          <w:color w:val="1F497D"/>
        </w:rPr>
        <w:t xml:space="preserve"> </w:t>
      </w:r>
      <w:r w:rsidRPr="008E1509">
        <w:rPr>
          <w:color w:val="1F497D"/>
        </w:rPr>
        <w:t xml:space="preserve">the </w:t>
      </w:r>
      <w:r>
        <w:rPr>
          <w:color w:val="1F497D"/>
        </w:rPr>
        <w:t xml:space="preserve">URL </w:t>
      </w:r>
      <w:r w:rsidRPr="008E1509">
        <w:rPr>
          <w:color w:val="1F497D"/>
        </w:rPr>
        <w:t>value</w:t>
      </w:r>
      <w:r>
        <w:rPr>
          <w:color w:val="1F497D"/>
        </w:rPr>
        <w:t xml:space="preserve"> for configured &amp; connected Govern Environment</w:t>
      </w:r>
      <w:r w:rsidRPr="008E1509">
        <w:rPr>
          <w:color w:val="1F497D"/>
        </w:rPr>
        <w:t xml:space="preserve"> </w:t>
      </w:r>
      <w:r>
        <w:rPr>
          <w:color w:val="1F497D"/>
        </w:rPr>
        <w:t xml:space="preserve"> in </w:t>
      </w:r>
      <w:r w:rsidRPr="00E441F8">
        <w:rPr>
          <w:color w:val="1F497D"/>
        </w:rPr>
        <w:t xml:space="preserve">Portal URL </w:t>
      </w:r>
      <w:r>
        <w:rPr>
          <w:color w:val="1F497D"/>
        </w:rPr>
        <w:t>Box</w:t>
      </w:r>
    </w:p>
    <w:p w14:paraId="0C019D2A" w14:textId="7D41E25B" w:rsidR="00986766" w:rsidRDefault="00986766" w:rsidP="00986766">
      <w:pPr>
        <w:rPr>
          <w:color w:val="1F497D"/>
        </w:rPr>
      </w:pPr>
      <w:r>
        <w:rPr>
          <w:color w:val="1F497D"/>
        </w:rPr>
        <w:t xml:space="preserve">               e.g. </w:t>
      </w:r>
      <w:hyperlink r:id="rId46" w:history="1">
        <w:r>
          <w:rPr>
            <w:rStyle w:val="Hyperlink"/>
          </w:rPr>
          <w:t>https://infogix-fda.data3sixty.com</w:t>
        </w:r>
      </w:hyperlink>
    </w:p>
    <w:p w14:paraId="34F70D21" w14:textId="77777777" w:rsidR="00986766" w:rsidRDefault="00986766" w:rsidP="00986766">
      <w:pPr>
        <w:rPr>
          <w:color w:val="1F497D"/>
        </w:rPr>
      </w:pPr>
    </w:p>
    <w:p w14:paraId="7BD5EFEA" w14:textId="1CB2F074" w:rsidR="00986766" w:rsidRDefault="00986766" w:rsidP="00E441F8">
      <w:pPr>
        <w:pStyle w:val="ListParagraph"/>
        <w:numPr>
          <w:ilvl w:val="0"/>
          <w:numId w:val="44"/>
        </w:numPr>
        <w:rPr>
          <w:color w:val="1F497D"/>
        </w:rPr>
      </w:pPr>
      <w:r w:rsidRPr="00E441F8">
        <w:rPr>
          <w:color w:val="1F497D"/>
        </w:rPr>
        <w:t>Go to the Da</w:t>
      </w:r>
      <w:r>
        <w:rPr>
          <w:color w:val="1F497D"/>
        </w:rPr>
        <w:t>shboard in pipeline and click on edit stage</w:t>
      </w:r>
    </w:p>
    <w:p w14:paraId="38AF6911" w14:textId="5D5168CB" w:rsidR="00986766" w:rsidRDefault="00986766" w:rsidP="00E441F8">
      <w:pPr>
        <w:pStyle w:val="ListParagraph"/>
        <w:numPr>
          <w:ilvl w:val="0"/>
          <w:numId w:val="44"/>
        </w:numPr>
        <w:rPr>
          <w:color w:val="1F497D"/>
        </w:rPr>
      </w:pPr>
      <w:r w:rsidRPr="00E441F8">
        <w:rPr>
          <w:color w:val="1F497D"/>
        </w:rPr>
        <w:t xml:space="preserve"> </w:t>
      </w:r>
      <w:r>
        <w:rPr>
          <w:color w:val="1F497D"/>
        </w:rPr>
        <w:t xml:space="preserve">Click on </w:t>
      </w:r>
      <w:r w:rsidRPr="00E441F8">
        <w:rPr>
          <w:color w:val="1F497D"/>
        </w:rPr>
        <w:t>the settings button</w:t>
      </w:r>
      <w:r>
        <w:rPr>
          <w:color w:val="1F497D"/>
        </w:rPr>
        <w:t xml:space="preserve"> at Right upper corner of the Dashboard</w:t>
      </w:r>
    </w:p>
    <w:p w14:paraId="5DC9D6B2" w14:textId="77777777" w:rsidR="00986766" w:rsidRDefault="00986766" w:rsidP="00E441F8">
      <w:pPr>
        <w:pStyle w:val="ListParagraph"/>
        <w:numPr>
          <w:ilvl w:val="0"/>
          <w:numId w:val="44"/>
        </w:numPr>
        <w:rPr>
          <w:color w:val="1F497D"/>
        </w:rPr>
      </w:pPr>
      <w:r>
        <w:rPr>
          <w:color w:val="1F497D"/>
        </w:rPr>
        <w:t>Go To Settings tab</w:t>
      </w:r>
    </w:p>
    <w:p w14:paraId="04BF7FA9" w14:textId="6A4518DA" w:rsidR="00986766" w:rsidRPr="00E441F8" w:rsidRDefault="009171E5" w:rsidP="00E441F8">
      <w:pPr>
        <w:pStyle w:val="ListParagraph"/>
        <w:numPr>
          <w:ilvl w:val="0"/>
          <w:numId w:val="44"/>
        </w:numPr>
        <w:rPr>
          <w:color w:val="1F497D"/>
        </w:rPr>
      </w:pPr>
      <w:r>
        <w:rPr>
          <w:color w:val="1F497D"/>
        </w:rPr>
        <w:t>E</w:t>
      </w:r>
      <w:r w:rsidR="00986766" w:rsidRPr="00E441F8">
        <w:rPr>
          <w:color w:val="1F497D"/>
        </w:rPr>
        <w:t xml:space="preserve">nable </w:t>
      </w:r>
      <w:r>
        <w:rPr>
          <w:color w:val="1F497D"/>
        </w:rPr>
        <w:t>checkbox for</w:t>
      </w:r>
      <w:r w:rsidR="00986766" w:rsidRPr="00E441F8">
        <w:rPr>
          <w:color w:val="1F497D"/>
        </w:rPr>
        <w:t xml:space="preserve"> Portal Integration</w:t>
      </w:r>
      <w:r>
        <w:rPr>
          <w:color w:val="1F497D"/>
        </w:rPr>
        <w:t xml:space="preserve"> as shown below</w:t>
      </w:r>
    </w:p>
    <w:p w14:paraId="4191339C" w14:textId="7DB6334E" w:rsidR="00986766" w:rsidRDefault="00986766" w:rsidP="00986766">
      <w:pPr>
        <w:rPr>
          <w:color w:val="1F497D"/>
        </w:rPr>
      </w:pPr>
      <w:r>
        <w:rPr>
          <w:noProof/>
          <w:lang w:val="en-US"/>
        </w:rPr>
        <w:drawing>
          <wp:inline distT="0" distB="0" distL="0" distR="0" wp14:anchorId="706DD3CE" wp14:editId="7E0EE398">
            <wp:extent cx="5810250" cy="914319"/>
            <wp:effectExtent l="0" t="0" r="0" b="635"/>
            <wp:docPr id="2" name="Picture 2" descr="cid:image003.png@01D5A383.18CF74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D5A383.18CF74F0"/>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810763" cy="914400"/>
                    </a:xfrm>
                    <a:prstGeom prst="rect">
                      <a:avLst/>
                    </a:prstGeom>
                    <a:noFill/>
                    <a:ln>
                      <a:noFill/>
                    </a:ln>
                  </pic:spPr>
                </pic:pic>
              </a:graphicData>
            </a:graphic>
          </wp:inline>
        </w:drawing>
      </w:r>
    </w:p>
    <w:p w14:paraId="7A75D0DE" w14:textId="77777777" w:rsidR="00986766" w:rsidRDefault="00986766" w:rsidP="00986766">
      <w:pPr>
        <w:rPr>
          <w:color w:val="1F497D"/>
        </w:rPr>
      </w:pPr>
    </w:p>
    <w:p w14:paraId="0F8FE47D" w14:textId="77777777" w:rsidR="00986766" w:rsidRDefault="00986766" w:rsidP="00986766"/>
    <w:p w14:paraId="5E935BCA" w14:textId="77777777" w:rsidR="00986766" w:rsidRPr="00FA2A27" w:rsidRDefault="00986766" w:rsidP="00986766"/>
    <w:p w14:paraId="5395F599" w14:textId="77777777" w:rsidR="00D35706" w:rsidRPr="00FA2A27" w:rsidRDefault="00D35706" w:rsidP="00763D69">
      <w:pPr>
        <w:ind w:firstLine="720"/>
      </w:pPr>
    </w:p>
    <w:p w14:paraId="0B92ACCE" w14:textId="77777777" w:rsidR="00823C84" w:rsidRDefault="00823C84" w:rsidP="00763D69">
      <w:pPr>
        <w:ind w:firstLine="720"/>
      </w:pPr>
    </w:p>
    <w:bookmarkEnd w:id="360"/>
    <w:p w14:paraId="7344B2DE" w14:textId="77777777" w:rsidR="00CF34EB" w:rsidRDefault="00CF34EB">
      <w:pPr>
        <w:rPr>
          <w:rFonts w:eastAsiaTheme="majorEastAsia" w:cstheme="majorHAnsi"/>
          <w:color w:val="365F91" w:themeColor="accent1" w:themeShade="BF"/>
          <w:sz w:val="32"/>
          <w:szCs w:val="32"/>
        </w:rPr>
      </w:pPr>
      <w:r>
        <w:rPr>
          <w:rFonts w:cstheme="majorHAnsi"/>
        </w:rPr>
        <w:br w:type="page"/>
      </w:r>
    </w:p>
    <w:p w14:paraId="07EA8483" w14:textId="79094262" w:rsidR="00EC2EDA" w:rsidRDefault="00EC2EDA" w:rsidP="00EC2EDA">
      <w:pPr>
        <w:pStyle w:val="Heading1"/>
        <w:numPr>
          <w:ilvl w:val="0"/>
          <w:numId w:val="3"/>
        </w:numPr>
        <w:spacing w:after="120" w:line="288" w:lineRule="auto"/>
        <w:ind w:right="270"/>
        <w:jc w:val="both"/>
        <w:rPr>
          <w:rFonts w:asciiTheme="minorHAnsi" w:hAnsiTheme="minorHAnsi" w:cstheme="majorHAnsi"/>
        </w:rPr>
      </w:pPr>
      <w:bookmarkStart w:id="505" w:name="_Toc29900801"/>
      <w:r>
        <w:rPr>
          <w:rFonts w:asciiTheme="minorHAnsi" w:hAnsiTheme="minorHAnsi" w:cstheme="majorHAnsi"/>
        </w:rPr>
        <w:lastRenderedPageBreak/>
        <w:t>How to Execute – DQ+ Process Executions</w:t>
      </w:r>
      <w:bookmarkEnd w:id="505"/>
    </w:p>
    <w:p w14:paraId="1391E9B4" w14:textId="77777777" w:rsidR="00810B06" w:rsidRDefault="00810B06" w:rsidP="00C92CD6">
      <w:pPr>
        <w:ind w:left="720"/>
      </w:pPr>
    </w:p>
    <w:p w14:paraId="4B441158" w14:textId="23C87876" w:rsidR="00810B06" w:rsidRDefault="00810B06" w:rsidP="00621174">
      <w:pPr>
        <w:ind w:left="720"/>
        <w:jc w:val="both"/>
      </w:pPr>
      <w:r>
        <w:t>The Process Model “</w:t>
      </w:r>
      <w:r w:rsidRPr="00810B06">
        <w:t>IGX_PM_EVALUATE_DATA_QUALITY</w:t>
      </w:r>
      <w:r>
        <w:t xml:space="preserve">” need </w:t>
      </w:r>
      <w:r w:rsidR="00CE092F">
        <w:t>to be executed/scheduled (frequency can be few hours everyday)</w:t>
      </w:r>
    </w:p>
    <w:p w14:paraId="5FBF5C48" w14:textId="77777777" w:rsidR="00810B06" w:rsidRDefault="00810B06" w:rsidP="00C92CD6">
      <w:pPr>
        <w:ind w:left="720"/>
      </w:pPr>
    </w:p>
    <w:p w14:paraId="3B4AC8E4" w14:textId="186B7DB2" w:rsidR="00C92CD6" w:rsidRDefault="00810B06" w:rsidP="00C92CD6">
      <w:pPr>
        <w:ind w:left="720"/>
      </w:pPr>
      <w:r>
        <w:t xml:space="preserve">The </w:t>
      </w:r>
      <w:r w:rsidR="00621174">
        <w:t>Process</w:t>
      </w:r>
      <w:r>
        <w:t xml:space="preserve"> Model will execute f</w:t>
      </w:r>
      <w:r w:rsidR="00C92CD6">
        <w:t>ollowing process models in given sequence:</w:t>
      </w:r>
    </w:p>
    <w:p w14:paraId="3F09A2B4" w14:textId="77777777" w:rsidR="00C92CD6" w:rsidRDefault="00C92CD6" w:rsidP="00C92CD6">
      <w:pPr>
        <w:ind w:left="720"/>
      </w:pPr>
    </w:p>
    <w:p w14:paraId="58E75AAD" w14:textId="4F9521F1" w:rsidR="00C92CD6" w:rsidRDefault="00C92CD6" w:rsidP="007E1350">
      <w:pPr>
        <w:pStyle w:val="ListParagraph"/>
        <w:numPr>
          <w:ilvl w:val="0"/>
          <w:numId w:val="26"/>
        </w:numPr>
      </w:pPr>
      <w:r w:rsidRPr="003D5A5E">
        <w:rPr>
          <w:b/>
        </w:rPr>
        <w:t>IGX_PM_Rule_</w:t>
      </w:r>
      <w:r w:rsidR="00DA2DC7" w:rsidRPr="003D5A5E">
        <w:rPr>
          <w:b/>
        </w:rPr>
        <w:t>Refresher</w:t>
      </w:r>
      <w:r w:rsidR="00DA2DC7">
        <w:t xml:space="preserve"> -</w:t>
      </w:r>
      <w:r w:rsidR="00D513B1">
        <w:t xml:space="preserve"> For Rule Refresher</w:t>
      </w:r>
      <w:r w:rsidR="00810B06">
        <w:t xml:space="preserve"> </w:t>
      </w:r>
    </w:p>
    <w:p w14:paraId="554957BA" w14:textId="559B6792" w:rsidR="00C92CD6" w:rsidRDefault="00C92CD6" w:rsidP="007E1350">
      <w:pPr>
        <w:pStyle w:val="ListParagraph"/>
        <w:numPr>
          <w:ilvl w:val="0"/>
          <w:numId w:val="26"/>
        </w:numPr>
      </w:pPr>
      <w:r w:rsidRPr="003D5A5E">
        <w:rPr>
          <w:b/>
        </w:rPr>
        <w:t>IGX_PM_Rule_Evalu</w:t>
      </w:r>
      <w:r w:rsidR="00A834E3">
        <w:rPr>
          <w:b/>
        </w:rPr>
        <w:t>a</w:t>
      </w:r>
      <w:r w:rsidRPr="003D5A5E">
        <w:rPr>
          <w:b/>
        </w:rPr>
        <w:t>t</w:t>
      </w:r>
      <w:r w:rsidR="009851E4">
        <w:rPr>
          <w:b/>
        </w:rPr>
        <w:t>or</w:t>
      </w:r>
      <w:r w:rsidR="007C6943" w:rsidRPr="003D5A5E">
        <w:rPr>
          <w:b/>
        </w:rPr>
        <w:t xml:space="preserve"> </w:t>
      </w:r>
      <w:r w:rsidR="007C6943">
        <w:t>(process model</w:t>
      </w:r>
      <w:r w:rsidR="00B43B3F">
        <w:t>(s)</w:t>
      </w:r>
      <w:r w:rsidR="007C6943">
        <w:t xml:space="preserve"> created as per </w:t>
      </w:r>
      <w:r w:rsidR="00C204BF">
        <w:t xml:space="preserve">process model defined in </w:t>
      </w:r>
      <w:hyperlink w:anchor="CreateProcessModel" w:history="1">
        <w:r w:rsidR="00C204BF" w:rsidRPr="003A5B63">
          <w:rPr>
            <w:rStyle w:val="Hyperlink"/>
          </w:rPr>
          <w:t>Create Process Model section</w:t>
        </w:r>
      </w:hyperlink>
      <w:r w:rsidR="007C6943">
        <w:t>)</w:t>
      </w:r>
      <w:r w:rsidR="00B6137F">
        <w:t xml:space="preserve"> </w:t>
      </w:r>
      <w:r w:rsidR="00D513B1">
        <w:t>– For Rule Evaluator per source</w:t>
      </w:r>
    </w:p>
    <w:p w14:paraId="4A25FEBB" w14:textId="6E0B9AE1" w:rsidR="00EB5589" w:rsidRDefault="00EB5589" w:rsidP="007E1350">
      <w:pPr>
        <w:pStyle w:val="ListParagraph"/>
        <w:numPr>
          <w:ilvl w:val="0"/>
          <w:numId w:val="26"/>
        </w:numPr>
      </w:pPr>
      <w:r w:rsidRPr="003D5A5E">
        <w:rPr>
          <w:b/>
        </w:rPr>
        <w:t>IGX_PM_Scoring_Engine</w:t>
      </w:r>
      <w:r w:rsidR="00D513B1">
        <w:t xml:space="preserve"> – For Scoring Engine</w:t>
      </w:r>
    </w:p>
    <w:p w14:paraId="3377D1D0" w14:textId="04453DF6" w:rsidR="00EB5589" w:rsidRDefault="00EB5589" w:rsidP="007E1350">
      <w:pPr>
        <w:pStyle w:val="ListParagraph"/>
        <w:numPr>
          <w:ilvl w:val="0"/>
          <w:numId w:val="26"/>
        </w:numPr>
      </w:pPr>
      <w:r w:rsidRPr="003D5A5E">
        <w:rPr>
          <w:b/>
        </w:rPr>
        <w:t>IGX_PM_SCORE_REFRESHER</w:t>
      </w:r>
      <w:r w:rsidR="00D513B1">
        <w:t xml:space="preserve"> – For Score Refresher</w:t>
      </w:r>
    </w:p>
    <w:p w14:paraId="698C2B8F" w14:textId="26CE1E96" w:rsidR="000115D3" w:rsidRDefault="000115D3" w:rsidP="007E1350">
      <w:pPr>
        <w:pStyle w:val="ListParagraph"/>
        <w:numPr>
          <w:ilvl w:val="0"/>
          <w:numId w:val="26"/>
        </w:numPr>
      </w:pPr>
      <w:r w:rsidRPr="003D5A5E">
        <w:rPr>
          <w:b/>
        </w:rPr>
        <w:t>IGX_PM_DASHBOARD_PREPARATION</w:t>
      </w:r>
      <w:r w:rsidR="00B6137F">
        <w:t xml:space="preserve"> </w:t>
      </w:r>
      <w:r w:rsidR="00D513B1">
        <w:t>– For Dashboard Preparation</w:t>
      </w:r>
    </w:p>
    <w:p w14:paraId="6979F2F2" w14:textId="77777777" w:rsidR="00FC2C19" w:rsidRDefault="00FC2C19" w:rsidP="00FC2C19">
      <w:pPr>
        <w:pStyle w:val="ListParagraph"/>
        <w:ind w:left="1080"/>
      </w:pPr>
    </w:p>
    <w:p w14:paraId="776F69BB" w14:textId="6E5E54D0" w:rsidR="00810B06" w:rsidRDefault="00A834E3" w:rsidP="00FC2C19">
      <w:pPr>
        <w:pStyle w:val="ListParagraph"/>
        <w:ind w:left="1080"/>
        <w:rPr>
          <w:ins w:id="506" w:author="Naveen Seth" w:date="2020-01-13T14:47:00Z"/>
        </w:rPr>
      </w:pPr>
      <w:del w:id="507" w:author="Naveen Seth" w:date="2020-01-13T14:47:00Z">
        <w:r w:rsidDel="00F368E5">
          <w:rPr>
            <w:noProof/>
            <w:lang w:val="en-US"/>
          </w:rPr>
          <w:drawing>
            <wp:inline distT="0" distB="0" distL="0" distR="0" wp14:anchorId="69BE68CF" wp14:editId="33E8AFD7">
              <wp:extent cx="5289550" cy="157480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9550" cy="1574800"/>
                      </a:xfrm>
                      <a:prstGeom prst="rect">
                        <a:avLst/>
                      </a:prstGeom>
                      <a:noFill/>
                      <a:ln>
                        <a:noFill/>
                      </a:ln>
                    </pic:spPr>
                  </pic:pic>
                </a:graphicData>
              </a:graphic>
            </wp:inline>
          </w:drawing>
        </w:r>
      </w:del>
    </w:p>
    <w:p w14:paraId="00AEA3C0" w14:textId="2B15868E" w:rsidR="00F368E5" w:rsidRDefault="00F368E5" w:rsidP="00FC2C19">
      <w:pPr>
        <w:pStyle w:val="ListParagraph"/>
        <w:ind w:left="1080"/>
      </w:pPr>
      <w:ins w:id="508" w:author="Naveen Seth" w:date="2020-01-13T14:47:00Z">
        <w:r>
          <w:rPr>
            <w:noProof/>
            <w:lang w:val="en-US"/>
          </w:rPr>
          <w:drawing>
            <wp:inline distT="0" distB="0" distL="0" distR="0" wp14:anchorId="34E77EBD" wp14:editId="2716F2BE">
              <wp:extent cx="5403850" cy="15113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3850" cy="1511300"/>
                      </a:xfrm>
                      <a:prstGeom prst="rect">
                        <a:avLst/>
                      </a:prstGeom>
                      <a:noFill/>
                      <a:ln>
                        <a:noFill/>
                      </a:ln>
                    </pic:spPr>
                  </pic:pic>
                </a:graphicData>
              </a:graphic>
            </wp:inline>
          </w:drawing>
        </w:r>
      </w:ins>
    </w:p>
    <w:p w14:paraId="08381E07" w14:textId="77777777" w:rsidR="00810B06" w:rsidRDefault="00810B06" w:rsidP="00FC2C19">
      <w:pPr>
        <w:pStyle w:val="ListParagraph"/>
        <w:ind w:left="1080"/>
      </w:pPr>
    </w:p>
    <w:p w14:paraId="6BE4A604" w14:textId="77777777" w:rsidR="00810B06" w:rsidRDefault="00810B06" w:rsidP="00FC2C19">
      <w:pPr>
        <w:pStyle w:val="ListParagraph"/>
        <w:ind w:left="1080"/>
      </w:pPr>
    </w:p>
    <w:p w14:paraId="066A297A" w14:textId="459DB6E2" w:rsidR="00FC2C19" w:rsidRDefault="00DA2DC7" w:rsidP="00FC2C19">
      <w:pPr>
        <w:pStyle w:val="ListParagraph"/>
        <w:ind w:left="1080"/>
      </w:pPr>
      <w:r w:rsidRPr="00DA2DC7">
        <w:rPr>
          <w:b/>
        </w:rPr>
        <w:t>Note</w:t>
      </w:r>
      <w:r>
        <w:t>:</w:t>
      </w:r>
      <w:r w:rsidR="00FC2C19">
        <w:t xml:space="preserve"> </w:t>
      </w:r>
    </w:p>
    <w:p w14:paraId="4BB9B910" w14:textId="657D77DD" w:rsidR="00810B06" w:rsidRDefault="00810B06" w:rsidP="00A834E3">
      <w:pPr>
        <w:pStyle w:val="ListParagraph"/>
        <w:numPr>
          <w:ilvl w:val="0"/>
          <w:numId w:val="27"/>
        </w:numPr>
      </w:pPr>
      <w:r>
        <w:t>The Process Model will check for Duplicate Instance Check first and if the process is already running then it will exit automatically.</w:t>
      </w:r>
      <w:r w:rsidR="00A834E3">
        <w:t xml:space="preserve"> The PROCESS_LIST DataSource created in “Common” path needs to be populated with Process Model name as “</w:t>
      </w:r>
      <w:r w:rsidR="00A834E3" w:rsidRPr="00A834E3">
        <w:t>IGX_PM_EVALUATE_DATA_QUALITY</w:t>
      </w:r>
      <w:r w:rsidR="00A834E3">
        <w:t xml:space="preserve">” for this check to be performed successfully. </w:t>
      </w:r>
    </w:p>
    <w:p w14:paraId="2EFD6897" w14:textId="2AE98A38" w:rsidR="00810B06" w:rsidRDefault="00810B06" w:rsidP="00FC2C19">
      <w:pPr>
        <w:pStyle w:val="ListParagraph"/>
        <w:numPr>
          <w:ilvl w:val="0"/>
          <w:numId w:val="27"/>
        </w:numPr>
      </w:pPr>
      <w:r>
        <w:t>The Process Model is having 3 exits points.</w:t>
      </w:r>
    </w:p>
    <w:p w14:paraId="4B44D699" w14:textId="4A4B24AB" w:rsidR="00810B06" w:rsidRDefault="00810B06" w:rsidP="00FC2C19">
      <w:pPr>
        <w:pStyle w:val="ListParagraph"/>
        <w:numPr>
          <w:ilvl w:val="0"/>
          <w:numId w:val="27"/>
        </w:numPr>
      </w:pPr>
      <w:r>
        <w:t xml:space="preserve">The First Exit point is at the beginning where if Scoring Engine already ran for the day then it will exit and will not execute any other module/components. The </w:t>
      </w:r>
      <w:r w:rsidR="009851E4">
        <w:t>scoring engine is expected to execute only once a day.</w:t>
      </w:r>
    </w:p>
    <w:p w14:paraId="15FE412D" w14:textId="326E416D" w:rsidR="00810B06" w:rsidRDefault="00810B06" w:rsidP="00FC2C19">
      <w:pPr>
        <w:pStyle w:val="ListParagraph"/>
        <w:numPr>
          <w:ilvl w:val="0"/>
          <w:numId w:val="27"/>
        </w:numPr>
      </w:pPr>
      <w:r>
        <w:t xml:space="preserve">The Second Exit point is after Rule </w:t>
      </w:r>
      <w:r w:rsidR="009851E4">
        <w:t xml:space="preserve">Evaluator. </w:t>
      </w:r>
      <w:r>
        <w:t xml:space="preserve">If </w:t>
      </w:r>
      <w:r w:rsidR="009851E4">
        <w:t>any Data Source is not yet evaluated (as per the defined frequency for the day) then the process will exit from this point and will not proceed for scoring engine.</w:t>
      </w:r>
    </w:p>
    <w:p w14:paraId="495E877C" w14:textId="3818F42E" w:rsidR="00810B06" w:rsidRPr="00EB5589" w:rsidRDefault="00810B06" w:rsidP="00621174">
      <w:pPr>
        <w:pStyle w:val="ListParagraph"/>
        <w:numPr>
          <w:ilvl w:val="0"/>
          <w:numId w:val="27"/>
        </w:numPr>
        <w:jc w:val="both"/>
      </w:pPr>
      <w:r>
        <w:t xml:space="preserve">  The third exit point is after Scoring Engine where if Score Refresher is already ran for the day. If it already ran then it will exit out otherwise it will </w:t>
      </w:r>
      <w:r w:rsidR="00A739CA">
        <w:t>execute score refresher and Dashboard Processes.</w:t>
      </w:r>
    </w:p>
    <w:p w14:paraId="3320BA3C" w14:textId="77777777" w:rsidR="00EB5589" w:rsidRPr="00C92CD6" w:rsidRDefault="00EB5589" w:rsidP="00C92CD6">
      <w:pPr>
        <w:ind w:left="720"/>
      </w:pPr>
    </w:p>
    <w:p w14:paraId="383171D4" w14:textId="77777777" w:rsidR="00840EC0" w:rsidRDefault="00840EC0">
      <w:pPr>
        <w:rPr>
          <w:rFonts w:eastAsiaTheme="majorEastAsia" w:cstheme="majorHAnsi"/>
          <w:color w:val="365F91" w:themeColor="accent1" w:themeShade="BF"/>
          <w:sz w:val="32"/>
          <w:szCs w:val="32"/>
        </w:rPr>
      </w:pPr>
      <w:r>
        <w:rPr>
          <w:rFonts w:cstheme="majorHAnsi"/>
        </w:rPr>
        <w:lastRenderedPageBreak/>
        <w:br w:type="page"/>
      </w:r>
    </w:p>
    <w:p w14:paraId="216FACD5" w14:textId="14B328D0" w:rsidR="006E7F6D" w:rsidRDefault="006E7F6D" w:rsidP="00F224F5">
      <w:pPr>
        <w:pStyle w:val="Heading1"/>
        <w:numPr>
          <w:ilvl w:val="0"/>
          <w:numId w:val="3"/>
        </w:numPr>
        <w:spacing w:after="120" w:line="288" w:lineRule="auto"/>
        <w:ind w:right="270"/>
        <w:jc w:val="both"/>
        <w:rPr>
          <w:rFonts w:asciiTheme="minorHAnsi" w:hAnsiTheme="minorHAnsi" w:cstheme="majorHAnsi"/>
        </w:rPr>
      </w:pPr>
      <w:bookmarkStart w:id="509" w:name="_Toc29900802"/>
      <w:r w:rsidRPr="006E7F6D">
        <w:rPr>
          <w:rFonts w:asciiTheme="minorHAnsi" w:hAnsiTheme="minorHAnsi" w:cstheme="majorHAnsi"/>
        </w:rPr>
        <w:lastRenderedPageBreak/>
        <w:t>Dashboards</w:t>
      </w:r>
      <w:bookmarkEnd w:id="509"/>
    </w:p>
    <w:p w14:paraId="5E1D4A22" w14:textId="24B1E7F9" w:rsidR="00B56DDC" w:rsidRDefault="00B56DDC" w:rsidP="00683163"/>
    <w:p w14:paraId="0B5779A5" w14:textId="19673100" w:rsidR="009E5B07" w:rsidRDefault="009E5B07" w:rsidP="00683163">
      <w:pPr>
        <w:ind w:left="720"/>
        <w:rPr>
          <w:rFonts w:cstheme="majorHAnsi"/>
        </w:rPr>
      </w:pPr>
      <w:r>
        <w:rPr>
          <w:rFonts w:cstheme="majorHAnsi"/>
        </w:rPr>
        <w:t>DQ</w:t>
      </w:r>
      <w:r w:rsidR="00016C14">
        <w:rPr>
          <w:rFonts w:cstheme="majorHAnsi"/>
        </w:rPr>
        <w:t>+</w:t>
      </w:r>
      <w:r>
        <w:rPr>
          <w:rFonts w:cstheme="majorHAnsi"/>
        </w:rPr>
        <w:t xml:space="preserve"> Scoring Dashboard </w:t>
      </w:r>
      <w:r w:rsidR="00400094">
        <w:rPr>
          <w:rFonts w:cstheme="majorHAnsi"/>
        </w:rPr>
        <w:t xml:space="preserve">allows user to monitor the overall data quality health and facilitate user to investigate cause of failure and errors in data quality evaluation. </w:t>
      </w:r>
    </w:p>
    <w:p w14:paraId="35E27826" w14:textId="77777777" w:rsidR="009E5B07" w:rsidRDefault="009E5B07" w:rsidP="009E5B07">
      <w:pPr>
        <w:jc w:val="both"/>
        <w:rPr>
          <w:rFonts w:cstheme="majorHAnsi"/>
        </w:rPr>
      </w:pPr>
    </w:p>
    <w:p w14:paraId="4C280F0A" w14:textId="77777777" w:rsidR="009E5B07" w:rsidRDefault="009E5B07" w:rsidP="009E5B07">
      <w:pPr>
        <w:jc w:val="both"/>
        <w:rPr>
          <w:rFonts w:cstheme="majorHAnsi"/>
        </w:rPr>
      </w:pPr>
    </w:p>
    <w:p w14:paraId="37D5C62E" w14:textId="77777777" w:rsidR="009E5B07" w:rsidRDefault="009E5B07" w:rsidP="00DA2DC7">
      <w:pPr>
        <w:ind w:left="720"/>
        <w:jc w:val="both"/>
        <w:rPr>
          <w:rFonts w:cstheme="majorHAnsi"/>
        </w:rPr>
      </w:pPr>
      <w:r>
        <w:rPr>
          <w:rFonts w:cstheme="majorHAnsi"/>
          <w:noProof/>
          <w:lang w:val="en-US"/>
        </w:rPr>
        <w:drawing>
          <wp:inline distT="0" distB="0" distL="0" distR="0" wp14:anchorId="0EE701B1" wp14:editId="027D8E9E">
            <wp:extent cx="5543550" cy="2317750"/>
            <wp:effectExtent l="19050" t="19050" r="19050"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screen">
                      <a:extLst>
                        <a:ext uri="{28A0092B-C50C-407E-A947-70E740481C1C}">
                          <a14:useLocalDpi xmlns:a14="http://schemas.microsoft.com/office/drawing/2010/main"/>
                        </a:ext>
                      </a:extLst>
                    </a:blip>
                    <a:srcRect/>
                    <a:stretch>
                      <a:fillRect/>
                    </a:stretch>
                  </pic:blipFill>
                  <pic:spPr bwMode="auto">
                    <a:xfrm>
                      <a:off x="0" y="0"/>
                      <a:ext cx="5543550" cy="2317750"/>
                    </a:xfrm>
                    <a:prstGeom prst="rect">
                      <a:avLst/>
                    </a:prstGeom>
                    <a:noFill/>
                    <a:ln>
                      <a:solidFill>
                        <a:schemeClr val="accent1"/>
                      </a:solidFill>
                    </a:ln>
                  </pic:spPr>
                </pic:pic>
              </a:graphicData>
            </a:graphic>
          </wp:inline>
        </w:drawing>
      </w:r>
    </w:p>
    <w:p w14:paraId="1F209A7F" w14:textId="77777777" w:rsidR="009E5B07" w:rsidRDefault="009E5B07" w:rsidP="009E5B07">
      <w:pPr>
        <w:jc w:val="both"/>
        <w:rPr>
          <w:rFonts w:cstheme="majorHAnsi"/>
        </w:rPr>
      </w:pPr>
    </w:p>
    <w:p w14:paraId="40D3AE10" w14:textId="77777777" w:rsidR="009E5B07" w:rsidRDefault="009E5B07" w:rsidP="009E5B07">
      <w:pPr>
        <w:jc w:val="both"/>
        <w:rPr>
          <w:rFonts w:cstheme="majorHAnsi"/>
        </w:rPr>
      </w:pPr>
    </w:p>
    <w:p w14:paraId="13C970EF" w14:textId="3B466461" w:rsidR="009E5B07" w:rsidRDefault="009E5B07" w:rsidP="00CE49B6">
      <w:pPr>
        <w:ind w:left="810"/>
        <w:jc w:val="both"/>
        <w:rPr>
          <w:rFonts w:cstheme="majorHAnsi"/>
        </w:rPr>
      </w:pPr>
      <w:r>
        <w:rPr>
          <w:rFonts w:cstheme="majorHAnsi"/>
        </w:rPr>
        <w:t>DQ Scoring Dash</w:t>
      </w:r>
      <w:r w:rsidR="00DA2DC7">
        <w:rPr>
          <w:rFonts w:cstheme="majorHAnsi"/>
        </w:rPr>
        <w:t>board is having below dashlets:</w:t>
      </w:r>
    </w:p>
    <w:p w14:paraId="31FE417D" w14:textId="77777777" w:rsidR="009E5B07" w:rsidRDefault="009E5B07" w:rsidP="009E5B07">
      <w:pPr>
        <w:jc w:val="both"/>
        <w:rPr>
          <w:rFonts w:cstheme="majorHAnsi"/>
        </w:rPr>
      </w:pPr>
    </w:p>
    <w:p w14:paraId="022328E3" w14:textId="77777777" w:rsidR="009E5B07" w:rsidRDefault="009E5B07" w:rsidP="009E5B07">
      <w:pPr>
        <w:jc w:val="both"/>
        <w:rPr>
          <w:rFonts w:cstheme="majorHAnsi"/>
        </w:rPr>
      </w:pPr>
    </w:p>
    <w:p w14:paraId="19E44317" w14:textId="3DB78B1C" w:rsidR="009E5B07" w:rsidRDefault="009E5B07" w:rsidP="00054360">
      <w:pPr>
        <w:pStyle w:val="Heading3"/>
        <w:numPr>
          <w:ilvl w:val="1"/>
          <w:numId w:val="3"/>
        </w:numPr>
        <w:jc w:val="both"/>
        <w:rPr>
          <w:b/>
        </w:rPr>
      </w:pPr>
      <w:bookmarkStart w:id="510" w:name="_Toc23404884"/>
      <w:bookmarkStart w:id="511" w:name="_Toc29900803"/>
      <w:r>
        <w:rPr>
          <w:b/>
        </w:rPr>
        <w:t>Overall DQ Health</w:t>
      </w:r>
      <w:bookmarkEnd w:id="510"/>
      <w:bookmarkEnd w:id="511"/>
    </w:p>
    <w:p w14:paraId="64EE8CCB" w14:textId="77777777" w:rsidR="009E5B07" w:rsidRDefault="009E5B07" w:rsidP="009E5B07">
      <w:pPr>
        <w:jc w:val="both"/>
        <w:rPr>
          <w:rFonts w:cstheme="majorHAnsi"/>
        </w:rPr>
      </w:pPr>
    </w:p>
    <w:p w14:paraId="2E9C2482" w14:textId="77777777" w:rsidR="009E5B07" w:rsidRDefault="009E5B07" w:rsidP="009E5B07">
      <w:pPr>
        <w:jc w:val="both"/>
        <w:rPr>
          <w:rFonts w:cstheme="majorHAnsi"/>
        </w:rPr>
      </w:pPr>
    </w:p>
    <w:p w14:paraId="3731641F" w14:textId="77777777" w:rsidR="009E5B07" w:rsidRDefault="009E5B07" w:rsidP="009E5B07">
      <w:pPr>
        <w:ind w:left="810"/>
        <w:jc w:val="both"/>
        <w:rPr>
          <w:rFonts w:cstheme="majorHAnsi"/>
        </w:rPr>
      </w:pPr>
      <w:r>
        <w:rPr>
          <w:rFonts w:cstheme="majorHAnsi"/>
          <w:noProof/>
          <w:lang w:val="en-US"/>
        </w:rPr>
        <w:drawing>
          <wp:inline distT="0" distB="0" distL="0" distR="0" wp14:anchorId="4B72A5A4" wp14:editId="73639FD3">
            <wp:extent cx="4241800" cy="2324100"/>
            <wp:effectExtent l="19050" t="19050" r="2540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a:ext>
                      </a:extLst>
                    </a:blip>
                    <a:srcRect/>
                    <a:stretch>
                      <a:fillRect/>
                    </a:stretch>
                  </pic:blipFill>
                  <pic:spPr bwMode="auto">
                    <a:xfrm>
                      <a:off x="0" y="0"/>
                      <a:ext cx="4241800" cy="2324100"/>
                    </a:xfrm>
                    <a:prstGeom prst="rect">
                      <a:avLst/>
                    </a:prstGeom>
                    <a:noFill/>
                    <a:ln>
                      <a:solidFill>
                        <a:schemeClr val="accent1"/>
                      </a:solidFill>
                    </a:ln>
                  </pic:spPr>
                </pic:pic>
              </a:graphicData>
            </a:graphic>
          </wp:inline>
        </w:drawing>
      </w:r>
    </w:p>
    <w:p w14:paraId="7CDACB61" w14:textId="77777777" w:rsidR="009E5B07" w:rsidRDefault="009E5B07" w:rsidP="009E5B07">
      <w:pPr>
        <w:ind w:left="810"/>
        <w:jc w:val="both"/>
        <w:rPr>
          <w:rFonts w:cstheme="majorHAnsi"/>
        </w:rPr>
      </w:pPr>
    </w:p>
    <w:p w14:paraId="2A0E5925" w14:textId="77777777" w:rsidR="00054360" w:rsidRDefault="00054360" w:rsidP="00054360">
      <w:pPr>
        <w:ind w:left="810"/>
        <w:jc w:val="both"/>
      </w:pPr>
      <w:r>
        <w:t xml:space="preserve">This widget shows the overall DQ score for the entire system. The score is computed as simple average of scores (for their latest DQ runs) for all Source Attributes. The </w:t>
      </w:r>
      <w:r>
        <w:lastRenderedPageBreak/>
        <w:t>widget shows a gauge on scale of 0 to 100. 0 to 40 shows as Red, 40 to 70 as Orange, 70 to 90 as light green and more than 90 as Dark Green.</w:t>
      </w:r>
    </w:p>
    <w:p w14:paraId="0F8FE3A1" w14:textId="77777777" w:rsidR="009E5B07" w:rsidRDefault="009E5B07" w:rsidP="009E5B07">
      <w:pPr>
        <w:ind w:left="810"/>
        <w:jc w:val="both"/>
      </w:pPr>
    </w:p>
    <w:p w14:paraId="1E1C462C" w14:textId="77777777" w:rsidR="009E5B07" w:rsidRDefault="009E5B07" w:rsidP="009E5B07">
      <w:pPr>
        <w:ind w:left="810"/>
        <w:jc w:val="both"/>
      </w:pPr>
    </w:p>
    <w:p w14:paraId="3DBCBFAE" w14:textId="6C16B69D" w:rsidR="009E5B07" w:rsidRDefault="00683163" w:rsidP="009E5B07">
      <w:pPr>
        <w:ind w:left="810"/>
        <w:jc w:val="both"/>
        <w:rPr>
          <w:rFonts w:cstheme="majorHAnsi"/>
        </w:rPr>
      </w:pPr>
      <w:r>
        <w:rPr>
          <w:rFonts w:cstheme="majorHAnsi"/>
        </w:rPr>
        <w:t>This is a non-drillable w</w:t>
      </w:r>
      <w:r w:rsidR="009E5B07">
        <w:rPr>
          <w:rFonts w:cstheme="majorHAnsi"/>
        </w:rPr>
        <w:t>idget</w:t>
      </w:r>
    </w:p>
    <w:p w14:paraId="0D124ACF" w14:textId="77777777" w:rsidR="009E5B07" w:rsidRDefault="009E5B07" w:rsidP="009E5B07">
      <w:pPr>
        <w:ind w:left="810"/>
        <w:jc w:val="both"/>
        <w:rPr>
          <w:rFonts w:cstheme="majorHAnsi"/>
        </w:rPr>
      </w:pPr>
    </w:p>
    <w:p w14:paraId="11CC9D73" w14:textId="51259BBD" w:rsidR="009E5B07" w:rsidRDefault="009E5B07" w:rsidP="00054360">
      <w:pPr>
        <w:pStyle w:val="Heading3"/>
        <w:numPr>
          <w:ilvl w:val="1"/>
          <w:numId w:val="3"/>
        </w:numPr>
        <w:ind w:hanging="630"/>
        <w:jc w:val="both"/>
        <w:rPr>
          <w:b/>
        </w:rPr>
      </w:pPr>
      <w:bookmarkStart w:id="512" w:name="_Toc29900804"/>
      <w:r>
        <w:rPr>
          <w:b/>
        </w:rPr>
        <w:t xml:space="preserve">Score Trend by Asset </w:t>
      </w:r>
      <w:r w:rsidR="00054360">
        <w:rPr>
          <w:b/>
        </w:rPr>
        <w:t>Group</w:t>
      </w:r>
      <w:bookmarkEnd w:id="512"/>
    </w:p>
    <w:p w14:paraId="71C10BBB" w14:textId="77777777" w:rsidR="009E5B07" w:rsidRDefault="009E5B07" w:rsidP="009E5B07">
      <w:pPr>
        <w:ind w:left="810"/>
        <w:jc w:val="both"/>
        <w:rPr>
          <w:rFonts w:cstheme="majorHAnsi"/>
        </w:rPr>
      </w:pPr>
    </w:p>
    <w:p w14:paraId="15EC05AA" w14:textId="05D9FCEC" w:rsidR="009E5B07" w:rsidRDefault="00054360" w:rsidP="009E5B07">
      <w:pPr>
        <w:ind w:left="810"/>
        <w:jc w:val="both"/>
        <w:rPr>
          <w:rFonts w:cstheme="majorHAnsi"/>
        </w:rPr>
      </w:pPr>
      <w:r>
        <w:rPr>
          <w:rFonts w:cstheme="majorHAnsi"/>
          <w:noProof/>
          <w:lang w:val="en-US"/>
        </w:rPr>
        <w:drawing>
          <wp:inline distT="0" distB="0" distL="0" distR="0" wp14:anchorId="16C8A0E2" wp14:editId="6154F629">
            <wp:extent cx="4298950" cy="2444750"/>
            <wp:effectExtent l="19050" t="19050" r="254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a:ext>
                      </a:extLst>
                    </a:blip>
                    <a:srcRect/>
                    <a:stretch>
                      <a:fillRect/>
                    </a:stretch>
                  </pic:blipFill>
                  <pic:spPr bwMode="auto">
                    <a:xfrm>
                      <a:off x="0" y="0"/>
                      <a:ext cx="4298950" cy="2444750"/>
                    </a:xfrm>
                    <a:prstGeom prst="rect">
                      <a:avLst/>
                    </a:prstGeom>
                    <a:noFill/>
                    <a:ln>
                      <a:solidFill>
                        <a:schemeClr val="accent1"/>
                      </a:solidFill>
                    </a:ln>
                  </pic:spPr>
                </pic:pic>
              </a:graphicData>
            </a:graphic>
          </wp:inline>
        </w:drawing>
      </w:r>
    </w:p>
    <w:p w14:paraId="1AA200A2" w14:textId="77777777" w:rsidR="009E5B07" w:rsidRDefault="009E5B07" w:rsidP="009E5B07">
      <w:pPr>
        <w:ind w:left="810"/>
        <w:jc w:val="both"/>
        <w:rPr>
          <w:rFonts w:cstheme="majorHAnsi"/>
        </w:rPr>
      </w:pPr>
    </w:p>
    <w:p w14:paraId="07E69ADE" w14:textId="77777777" w:rsidR="00054360" w:rsidRDefault="00054360" w:rsidP="00054360">
      <w:pPr>
        <w:ind w:left="810"/>
        <w:jc w:val="both"/>
      </w:pPr>
      <w:r>
        <w:t>This widget shows the Score trend for last 1 month of different Asset Groups. It is a linked widget, if clicked it opens up another tab with more detailed options as shown in below screenshot.</w:t>
      </w:r>
    </w:p>
    <w:p w14:paraId="7B48B27B" w14:textId="77777777" w:rsidR="009E5B07" w:rsidRDefault="009E5B07" w:rsidP="009E5B07">
      <w:pPr>
        <w:ind w:left="810"/>
        <w:jc w:val="both"/>
      </w:pPr>
    </w:p>
    <w:p w14:paraId="2EF41943" w14:textId="77777777" w:rsidR="009E5B07" w:rsidRDefault="009E5B07" w:rsidP="009E5B07">
      <w:pPr>
        <w:ind w:left="810"/>
        <w:jc w:val="both"/>
      </w:pPr>
    </w:p>
    <w:p w14:paraId="6579ED7D" w14:textId="01D0FFC7" w:rsidR="009E5B07" w:rsidRDefault="009E5B07" w:rsidP="00054360">
      <w:pPr>
        <w:jc w:val="both"/>
      </w:pPr>
    </w:p>
    <w:p w14:paraId="0B98740D" w14:textId="6290947E" w:rsidR="00F530DA" w:rsidRDefault="00F530DA" w:rsidP="00054360">
      <w:pPr>
        <w:jc w:val="both"/>
      </w:pPr>
      <w:r>
        <w:rPr>
          <w:noProof/>
          <w:lang w:val="en-US"/>
        </w:rPr>
        <w:drawing>
          <wp:inline distT="0" distB="0" distL="0" distR="0" wp14:anchorId="39C4F8F1" wp14:editId="3A582502">
            <wp:extent cx="5994400" cy="29845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94400" cy="2984500"/>
                    </a:xfrm>
                    <a:prstGeom prst="rect">
                      <a:avLst/>
                    </a:prstGeom>
                    <a:noFill/>
                    <a:ln>
                      <a:noFill/>
                    </a:ln>
                  </pic:spPr>
                </pic:pic>
              </a:graphicData>
            </a:graphic>
          </wp:inline>
        </w:drawing>
      </w:r>
    </w:p>
    <w:p w14:paraId="1198BF90" w14:textId="77777777" w:rsidR="009E5B07" w:rsidRDefault="009E5B07" w:rsidP="009E5B07">
      <w:pPr>
        <w:ind w:left="810"/>
        <w:jc w:val="both"/>
        <w:rPr>
          <w:rFonts w:cstheme="majorHAnsi"/>
        </w:rPr>
      </w:pPr>
    </w:p>
    <w:p w14:paraId="2BF9A10D" w14:textId="77777777" w:rsidR="009E5B07" w:rsidRDefault="009E5B07" w:rsidP="009E5B07">
      <w:pPr>
        <w:ind w:left="810"/>
        <w:jc w:val="both"/>
        <w:rPr>
          <w:rFonts w:cstheme="majorHAnsi"/>
        </w:rPr>
      </w:pPr>
    </w:p>
    <w:p w14:paraId="49282801" w14:textId="06DE8B05" w:rsidR="00054360" w:rsidRPr="00D45AAE" w:rsidRDefault="00054360" w:rsidP="00054360">
      <w:pPr>
        <w:ind w:left="810"/>
        <w:jc w:val="both"/>
      </w:pPr>
      <w:r>
        <w:t xml:space="preserve">The detailed view </w:t>
      </w:r>
      <w:r w:rsidRPr="00D45AAE">
        <w:t>allow</w:t>
      </w:r>
      <w:r>
        <w:t>s the</w:t>
      </w:r>
      <w:r w:rsidRPr="00D45AAE">
        <w:t xml:space="preserve"> user to filter by</w:t>
      </w:r>
      <w:r>
        <w:t xml:space="preserve"> </w:t>
      </w:r>
      <w:r w:rsidR="007A2110">
        <w:t>available</w:t>
      </w:r>
      <w:r>
        <w:t xml:space="preserve"> Asset Group</w:t>
      </w:r>
      <w:r w:rsidRPr="00D45AAE">
        <w:t>. The upper view will show the graphical trend for the Assets qualified as per filter criteria and the bottom part will show the stats for Total Records, Pass, Fail, Error and Skip record counts.</w:t>
      </w:r>
    </w:p>
    <w:p w14:paraId="5C802012" w14:textId="77777777" w:rsidR="009E5B07" w:rsidRDefault="009E5B07" w:rsidP="009E5B07">
      <w:pPr>
        <w:ind w:left="810"/>
        <w:jc w:val="both"/>
        <w:rPr>
          <w:rFonts w:cstheme="majorHAnsi"/>
        </w:rPr>
      </w:pPr>
    </w:p>
    <w:p w14:paraId="647CD21B" w14:textId="77777777" w:rsidR="00016C14" w:rsidRPr="001F55CB" w:rsidRDefault="00054360" w:rsidP="00054360">
      <w:pPr>
        <w:pStyle w:val="Heading3"/>
        <w:numPr>
          <w:ilvl w:val="1"/>
          <w:numId w:val="3"/>
        </w:numPr>
        <w:ind w:hanging="630"/>
      </w:pPr>
      <w:bookmarkStart w:id="513" w:name="_Toc23404886"/>
      <w:bookmarkStart w:id="514" w:name="_Toc29900805"/>
      <w:r>
        <w:rPr>
          <w:b/>
        </w:rPr>
        <w:t>Failed and Error Records by Data Entity, Element &amp; Rule</w:t>
      </w:r>
      <w:bookmarkEnd w:id="513"/>
      <w:bookmarkEnd w:id="514"/>
    </w:p>
    <w:p w14:paraId="2E3C58EC" w14:textId="5C2C19EB" w:rsidR="00A8187F" w:rsidRPr="001F55CB" w:rsidRDefault="00A8187F" w:rsidP="001F55CB">
      <w:pPr>
        <w:jc w:val="center"/>
      </w:pPr>
      <w:r>
        <w:rPr>
          <w:noProof/>
          <w:lang w:val="en-US"/>
        </w:rPr>
        <w:drawing>
          <wp:inline distT="0" distB="0" distL="0" distR="0" wp14:anchorId="22EB3174" wp14:editId="33D4E3E4">
            <wp:extent cx="2419350" cy="42291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a:ext>
                      </a:extLst>
                    </a:blip>
                    <a:srcRect/>
                    <a:stretch>
                      <a:fillRect/>
                    </a:stretch>
                  </pic:blipFill>
                  <pic:spPr bwMode="auto">
                    <a:xfrm>
                      <a:off x="0" y="0"/>
                      <a:ext cx="2419350" cy="4229100"/>
                    </a:xfrm>
                    <a:prstGeom prst="rect">
                      <a:avLst/>
                    </a:prstGeom>
                    <a:noFill/>
                    <a:ln>
                      <a:solidFill>
                        <a:schemeClr val="accent1"/>
                      </a:solidFill>
                    </a:ln>
                  </pic:spPr>
                </pic:pic>
              </a:graphicData>
            </a:graphic>
          </wp:inline>
        </w:drawing>
      </w:r>
    </w:p>
    <w:p w14:paraId="17AFB3EE" w14:textId="4A967918" w:rsidR="007A2110" w:rsidRDefault="007A2110" w:rsidP="007A2110"/>
    <w:p w14:paraId="09B05A13" w14:textId="77777777" w:rsidR="007A2110" w:rsidRDefault="007A2110" w:rsidP="007A2110"/>
    <w:p w14:paraId="47B8D6EA" w14:textId="6477EA25" w:rsidR="007A2110" w:rsidRDefault="007A2110" w:rsidP="007A2110">
      <w:pPr>
        <w:rPr>
          <w:lang w:val="en-US"/>
        </w:rPr>
      </w:pPr>
      <w:r>
        <w:t xml:space="preserve">This widget is a stacked column chart that shows count of failed and error records per data source for </w:t>
      </w:r>
      <w:r w:rsidR="00DA2DC7">
        <w:t>its</w:t>
      </w:r>
      <w:r>
        <w:t xml:space="preserve"> last execution. At starting </w:t>
      </w:r>
      <w:r w:rsidR="00DA2DC7">
        <w:t>level,</w:t>
      </w:r>
      <w:r>
        <w:t xml:space="preserve"> the counts are shown by Data Source. User can drill down the counts by Source Attributes and then by Rules, as shown in below screenshots, to investigate the root cause of failure.  </w:t>
      </w:r>
    </w:p>
    <w:p w14:paraId="791B03A6" w14:textId="1919AB19" w:rsidR="00054360" w:rsidRDefault="007A2110" w:rsidP="007A2110">
      <w:pPr>
        <w:jc w:val="both"/>
      </w:pPr>
      <w:r>
        <w:t xml:space="preserve"> </w:t>
      </w:r>
      <w:r w:rsidR="00054360">
        <w:br w:type="page"/>
      </w:r>
    </w:p>
    <w:p w14:paraId="1C67EB12" w14:textId="77777777" w:rsidR="00054360" w:rsidRDefault="00054360" w:rsidP="00054360">
      <w:pPr>
        <w:ind w:left="2160"/>
      </w:pPr>
    </w:p>
    <w:p w14:paraId="59B1DD71" w14:textId="77777777" w:rsidR="00054360" w:rsidRDefault="00054360" w:rsidP="00054360">
      <w:pPr>
        <w:ind w:left="810"/>
        <w:jc w:val="both"/>
      </w:pPr>
      <w:r>
        <w:t>On clicking the Rule Name, a tabular listing displays the detailed records of the source, for which the rule evaluation resulted as Failed or Error.</w:t>
      </w:r>
    </w:p>
    <w:p w14:paraId="178911F8" w14:textId="77777777" w:rsidR="00054360" w:rsidRDefault="00054360" w:rsidP="00054360">
      <w:pPr>
        <w:ind w:left="810"/>
        <w:jc w:val="both"/>
      </w:pPr>
    </w:p>
    <w:p w14:paraId="00830960" w14:textId="49F129D1" w:rsidR="00054360" w:rsidRDefault="00054360" w:rsidP="00054360">
      <w:pPr>
        <w:jc w:val="both"/>
      </w:pPr>
    </w:p>
    <w:p w14:paraId="3E0B56C8" w14:textId="329B97ED" w:rsidR="00054360" w:rsidRDefault="00757B78" w:rsidP="00054360">
      <w:pPr>
        <w:jc w:val="both"/>
      </w:pPr>
      <w:r>
        <w:rPr>
          <w:noProof/>
          <w:lang w:val="en-US"/>
        </w:rPr>
        <w:drawing>
          <wp:inline distT="0" distB="0" distL="0" distR="0" wp14:anchorId="16202E60" wp14:editId="45D0F141">
            <wp:extent cx="6076950" cy="1663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076950" cy="1663700"/>
                    </a:xfrm>
                    <a:prstGeom prst="rect">
                      <a:avLst/>
                    </a:prstGeom>
                  </pic:spPr>
                </pic:pic>
              </a:graphicData>
            </a:graphic>
          </wp:inline>
        </w:drawing>
      </w:r>
    </w:p>
    <w:p w14:paraId="50C14960" w14:textId="77777777" w:rsidR="00054360" w:rsidRDefault="00054360" w:rsidP="009E5B07">
      <w:pPr>
        <w:ind w:left="810"/>
        <w:jc w:val="both"/>
        <w:rPr>
          <w:rFonts w:cstheme="majorHAnsi"/>
        </w:rPr>
      </w:pPr>
    </w:p>
    <w:p w14:paraId="2228C58A" w14:textId="77777777" w:rsidR="00054360" w:rsidRPr="0002367F" w:rsidRDefault="00054360" w:rsidP="009E5B07">
      <w:pPr>
        <w:ind w:left="810"/>
        <w:jc w:val="both"/>
        <w:rPr>
          <w:rFonts w:cstheme="majorHAnsi"/>
        </w:rPr>
      </w:pPr>
    </w:p>
    <w:p w14:paraId="361B71F6" w14:textId="6B713A2A" w:rsidR="00D45AAE" w:rsidRDefault="00054360" w:rsidP="00054360">
      <w:pPr>
        <w:pStyle w:val="Heading3"/>
        <w:numPr>
          <w:ilvl w:val="1"/>
          <w:numId w:val="3"/>
        </w:numPr>
        <w:ind w:hanging="630"/>
        <w:rPr>
          <w:b/>
        </w:rPr>
      </w:pPr>
      <w:bookmarkStart w:id="515" w:name="_Toc29900806"/>
      <w:r>
        <w:rPr>
          <w:b/>
        </w:rPr>
        <w:t>Pass Rate b</w:t>
      </w:r>
      <w:r w:rsidR="00C75490">
        <w:rPr>
          <w:b/>
        </w:rPr>
        <w:t>y Hierarchy</w:t>
      </w:r>
      <w:bookmarkEnd w:id="515"/>
    </w:p>
    <w:p w14:paraId="6F9EB1E4" w14:textId="77777777" w:rsidR="00D45AAE" w:rsidRDefault="00D45AAE" w:rsidP="00D45AAE">
      <w:pPr>
        <w:jc w:val="both"/>
      </w:pPr>
    </w:p>
    <w:p w14:paraId="5A3AD307" w14:textId="77777777" w:rsidR="00054360" w:rsidRDefault="00054360" w:rsidP="00054360">
      <w:pPr>
        <w:pStyle w:val="ListParagraph"/>
        <w:jc w:val="both"/>
      </w:pPr>
    </w:p>
    <w:p w14:paraId="1DBE8943" w14:textId="77777777" w:rsidR="00054360" w:rsidRDefault="00054360" w:rsidP="00054360">
      <w:pPr>
        <w:pStyle w:val="ListParagraph"/>
        <w:jc w:val="both"/>
      </w:pPr>
      <w:r>
        <w:rPr>
          <w:noProof/>
          <w:lang w:val="en-US"/>
        </w:rPr>
        <w:drawing>
          <wp:inline distT="0" distB="0" distL="0" distR="0" wp14:anchorId="00C32E53" wp14:editId="3B33E8F6">
            <wp:extent cx="5486400" cy="1617710"/>
            <wp:effectExtent l="19050" t="19050" r="19050" b="209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screen">
                      <a:extLst>
                        <a:ext uri="{28A0092B-C50C-407E-A947-70E740481C1C}">
                          <a14:useLocalDpi xmlns:a14="http://schemas.microsoft.com/office/drawing/2010/main"/>
                        </a:ext>
                      </a:extLst>
                    </a:blip>
                    <a:srcRect/>
                    <a:stretch>
                      <a:fillRect/>
                    </a:stretch>
                  </pic:blipFill>
                  <pic:spPr bwMode="auto">
                    <a:xfrm>
                      <a:off x="0" y="0"/>
                      <a:ext cx="5486400" cy="1617710"/>
                    </a:xfrm>
                    <a:prstGeom prst="rect">
                      <a:avLst/>
                    </a:prstGeom>
                    <a:noFill/>
                    <a:ln>
                      <a:solidFill>
                        <a:schemeClr val="accent1"/>
                      </a:solidFill>
                    </a:ln>
                  </pic:spPr>
                </pic:pic>
              </a:graphicData>
            </a:graphic>
          </wp:inline>
        </w:drawing>
      </w:r>
    </w:p>
    <w:p w14:paraId="31A4A163" w14:textId="77777777" w:rsidR="00054360" w:rsidRDefault="00054360" w:rsidP="00054360">
      <w:pPr>
        <w:pStyle w:val="ListParagraph"/>
        <w:jc w:val="both"/>
      </w:pPr>
    </w:p>
    <w:p w14:paraId="13D028D6" w14:textId="15608581" w:rsidR="00054360" w:rsidRDefault="00054360" w:rsidP="00054360">
      <w:pPr>
        <w:pStyle w:val="ListParagraph"/>
        <w:jc w:val="both"/>
      </w:pPr>
      <w:r>
        <w:t xml:space="preserve">This widget shows the passing rate of different DQ evaluations executed in last 30 days. </w:t>
      </w:r>
      <w:r w:rsidRPr="00D45AAE">
        <w:t xml:space="preserve">At starting </w:t>
      </w:r>
      <w:r w:rsidR="00AD66D2" w:rsidRPr="00D45AAE">
        <w:t>level,</w:t>
      </w:r>
      <w:r w:rsidRPr="00D45AAE">
        <w:t xml:space="preserve"> the values </w:t>
      </w:r>
      <w:r>
        <w:t>are</w:t>
      </w:r>
      <w:r w:rsidRPr="00D45AAE">
        <w:t xml:space="preserve"> shown by Execution Date. User can drill down it further by Owner to Model to Business Terms to Rule and then a detailed tabular list will appear showing the pass, fail, error and skip counts.</w:t>
      </w:r>
    </w:p>
    <w:p w14:paraId="33BB535D" w14:textId="77777777" w:rsidR="00054360" w:rsidRDefault="00054360" w:rsidP="00054360">
      <w:pPr>
        <w:pStyle w:val="ListParagraph"/>
        <w:jc w:val="both"/>
      </w:pPr>
    </w:p>
    <w:p w14:paraId="3479E469" w14:textId="77777777" w:rsidR="00054360" w:rsidRDefault="00054360" w:rsidP="00054360">
      <w:pPr>
        <w:pStyle w:val="ListParagraph"/>
        <w:jc w:val="both"/>
      </w:pPr>
    </w:p>
    <w:p w14:paraId="433C70E1" w14:textId="77777777" w:rsidR="00054360" w:rsidRDefault="00054360" w:rsidP="00054360">
      <w:pPr>
        <w:pStyle w:val="ListParagraph"/>
        <w:ind w:left="0"/>
        <w:jc w:val="both"/>
      </w:pPr>
      <w:r>
        <w:rPr>
          <w:noProof/>
          <w:lang w:val="en-US"/>
        </w:rPr>
        <w:drawing>
          <wp:inline distT="0" distB="0" distL="0" distR="0" wp14:anchorId="3349002E" wp14:editId="1298AAD9">
            <wp:extent cx="6051550" cy="8636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screen">
                      <a:extLst>
                        <a:ext uri="{28A0092B-C50C-407E-A947-70E740481C1C}">
                          <a14:useLocalDpi xmlns:a14="http://schemas.microsoft.com/office/drawing/2010/main"/>
                        </a:ext>
                      </a:extLst>
                    </a:blip>
                    <a:srcRect/>
                    <a:stretch>
                      <a:fillRect/>
                    </a:stretch>
                  </pic:blipFill>
                  <pic:spPr bwMode="auto">
                    <a:xfrm>
                      <a:off x="0" y="0"/>
                      <a:ext cx="6051550" cy="863600"/>
                    </a:xfrm>
                    <a:prstGeom prst="rect">
                      <a:avLst/>
                    </a:prstGeom>
                    <a:noFill/>
                    <a:ln>
                      <a:noFill/>
                    </a:ln>
                  </pic:spPr>
                </pic:pic>
              </a:graphicData>
            </a:graphic>
          </wp:inline>
        </w:drawing>
      </w:r>
    </w:p>
    <w:p w14:paraId="05BC35CC" w14:textId="77777777" w:rsidR="00F82325" w:rsidRDefault="00F82325" w:rsidP="00054360">
      <w:pPr>
        <w:pStyle w:val="ListParagraph"/>
        <w:ind w:left="0"/>
        <w:jc w:val="both"/>
      </w:pPr>
    </w:p>
    <w:p w14:paraId="20688BE8" w14:textId="77777777" w:rsidR="00F82325" w:rsidRDefault="00F82325" w:rsidP="00054360">
      <w:pPr>
        <w:pStyle w:val="ListParagraph"/>
        <w:ind w:left="0"/>
        <w:jc w:val="both"/>
      </w:pPr>
    </w:p>
    <w:p w14:paraId="65CC10FB" w14:textId="77777777" w:rsidR="00F82325" w:rsidRDefault="00F82325" w:rsidP="00054360">
      <w:pPr>
        <w:pStyle w:val="ListParagraph"/>
        <w:ind w:left="0"/>
        <w:jc w:val="both"/>
      </w:pPr>
    </w:p>
    <w:p w14:paraId="60B454E2" w14:textId="3D06351D" w:rsidR="00F82325" w:rsidRPr="00E441F8" w:rsidRDefault="00F82325" w:rsidP="00E441F8">
      <w:pPr>
        <w:pStyle w:val="Heading3"/>
        <w:numPr>
          <w:ilvl w:val="1"/>
          <w:numId w:val="3"/>
        </w:numPr>
        <w:ind w:hanging="630"/>
        <w:rPr>
          <w:b/>
        </w:rPr>
      </w:pPr>
      <w:bookmarkStart w:id="516" w:name="_Toc29900807"/>
      <w:r>
        <w:rPr>
          <w:b/>
        </w:rPr>
        <w:t xml:space="preserve">URL </w:t>
      </w:r>
      <w:r w:rsidRPr="00E441F8">
        <w:rPr>
          <w:b/>
        </w:rPr>
        <w:t>Configuration for DQ+ Dashboard</w:t>
      </w:r>
      <w:bookmarkEnd w:id="516"/>
    </w:p>
    <w:p w14:paraId="01294AEE" w14:textId="77777777" w:rsidR="00F82325" w:rsidRDefault="00F82325" w:rsidP="00E441F8">
      <w:pPr>
        <w:pStyle w:val="ListParagraph"/>
        <w:ind w:left="1440"/>
        <w:jc w:val="both"/>
      </w:pPr>
    </w:p>
    <w:p w14:paraId="107D2F86" w14:textId="77777777" w:rsidR="00F82325" w:rsidRDefault="00F82325" w:rsidP="00E441F8">
      <w:pPr>
        <w:pStyle w:val="ListParagraph"/>
        <w:numPr>
          <w:ilvl w:val="0"/>
          <w:numId w:val="45"/>
        </w:numPr>
        <w:rPr>
          <w:color w:val="1F497D"/>
        </w:rPr>
      </w:pPr>
      <w:r w:rsidRPr="00E441F8">
        <w:rPr>
          <w:color w:val="1F497D"/>
        </w:rPr>
        <w:lastRenderedPageBreak/>
        <w:t>Go to Adminis</w:t>
      </w:r>
      <w:r w:rsidRPr="00F82325">
        <w:rPr>
          <w:color w:val="1F497D"/>
        </w:rPr>
        <w:t>tration</w:t>
      </w:r>
      <w:r>
        <w:rPr>
          <w:color w:val="1F497D"/>
        </w:rPr>
        <w:t xml:space="preserve"> and select </w:t>
      </w:r>
      <w:r w:rsidRPr="00E441F8">
        <w:rPr>
          <w:color w:val="1F497D"/>
        </w:rPr>
        <w:t xml:space="preserve">Dashboard </w:t>
      </w:r>
    </w:p>
    <w:p w14:paraId="33C7A417" w14:textId="77777777" w:rsidR="00F82325" w:rsidRDefault="00F82325" w:rsidP="00E441F8">
      <w:pPr>
        <w:pStyle w:val="ListParagraph"/>
        <w:numPr>
          <w:ilvl w:val="0"/>
          <w:numId w:val="45"/>
        </w:numPr>
        <w:rPr>
          <w:color w:val="1F497D"/>
        </w:rPr>
      </w:pPr>
      <w:r w:rsidRPr="00E441F8">
        <w:rPr>
          <w:color w:val="1F497D"/>
        </w:rPr>
        <w:t xml:space="preserve">create the dashboard </w:t>
      </w:r>
      <w:r>
        <w:rPr>
          <w:color w:val="1F497D"/>
        </w:rPr>
        <w:t xml:space="preserve">by clicking ‘+’ sign </w:t>
      </w:r>
    </w:p>
    <w:p w14:paraId="43709521" w14:textId="1BE1C1FD" w:rsidR="00F82325" w:rsidRDefault="00F82325" w:rsidP="00E441F8">
      <w:pPr>
        <w:pStyle w:val="ListParagraph"/>
        <w:numPr>
          <w:ilvl w:val="0"/>
          <w:numId w:val="45"/>
        </w:numPr>
        <w:rPr>
          <w:color w:val="1F497D"/>
        </w:rPr>
      </w:pPr>
      <w:r>
        <w:rPr>
          <w:color w:val="1F497D"/>
        </w:rPr>
        <w:t>Enter Report Type , Name &amp; Fusion Type</w:t>
      </w:r>
    </w:p>
    <w:p w14:paraId="6E53B208" w14:textId="5B71AD0C" w:rsidR="00F82325" w:rsidRPr="00E441F8" w:rsidRDefault="00F82325" w:rsidP="00E441F8">
      <w:pPr>
        <w:pStyle w:val="ListParagraph"/>
        <w:numPr>
          <w:ilvl w:val="0"/>
          <w:numId w:val="45"/>
        </w:numPr>
        <w:rPr>
          <w:color w:val="1F497D"/>
        </w:rPr>
      </w:pPr>
      <w:r>
        <w:rPr>
          <w:color w:val="1F497D"/>
        </w:rPr>
        <w:t xml:space="preserve">Enter the URL of DQ+ Dashboard here in “URL” Box to link the same </w:t>
      </w:r>
    </w:p>
    <w:p w14:paraId="5115F4C5" w14:textId="33087F93" w:rsidR="00F82325" w:rsidRDefault="00F82325" w:rsidP="00F82325">
      <w:pPr>
        <w:rPr>
          <w:color w:val="1F497D"/>
        </w:rPr>
      </w:pPr>
      <w:r>
        <w:rPr>
          <w:color w:val="1F497D"/>
        </w:rPr>
        <w:t xml:space="preserve">               e.g. </w:t>
      </w:r>
      <w:hyperlink r:id="rId59" w:anchor="viewdashboard/28247" w:history="1">
        <w:r>
          <w:rPr>
            <w:rStyle w:val="Hyperlink"/>
          </w:rPr>
          <w:t>https://cafe-dev.infogix.com/desktop/index.html?tenantId=</w:t>
        </w:r>
        <w:r w:rsidRPr="00E441F8">
          <w:rPr>
            <w:rStyle w:val="Hyperlink"/>
          </w:rPr>
          <w:t>Infogix</w:t>
        </w:r>
        <w:r w:rsidRPr="00F82325">
          <w:rPr>
            <w:rStyle w:val="Hyperlink"/>
          </w:rPr>
          <w:t>&amp;p</w:t>
        </w:r>
        <w:r>
          <w:rPr>
            <w:rStyle w:val="Hyperlink"/>
          </w:rPr>
          <w:t>ortalmode=true#viewdashboard/</w:t>
        </w:r>
        <w:r w:rsidRPr="00E441F8">
          <w:rPr>
            <w:rStyle w:val="Hyperlink"/>
          </w:rPr>
          <w:t>28247</w:t>
        </w:r>
      </w:hyperlink>
    </w:p>
    <w:p w14:paraId="525C04FA" w14:textId="77777777" w:rsidR="00F82325" w:rsidRDefault="00F82325" w:rsidP="00F82325">
      <w:pPr>
        <w:rPr>
          <w:color w:val="1F497D"/>
        </w:rPr>
      </w:pPr>
    </w:p>
    <w:p w14:paraId="443E209C" w14:textId="535E9CD1" w:rsidR="00F82325" w:rsidRDefault="00F82325" w:rsidP="00F82325">
      <w:pPr>
        <w:rPr>
          <w:color w:val="1F497D"/>
        </w:rPr>
      </w:pPr>
      <w:r>
        <w:rPr>
          <w:color w:val="1F497D"/>
        </w:rPr>
        <w:t xml:space="preserve">Here TenantID is the Logging-in User name and the above URL is the URL taken from one of the corresponding DQ+ Environment </w:t>
      </w:r>
    </w:p>
    <w:p w14:paraId="1E75E12F" w14:textId="77777777" w:rsidR="00F82325" w:rsidRDefault="00F82325" w:rsidP="00F82325">
      <w:pPr>
        <w:rPr>
          <w:color w:val="1F497D"/>
        </w:rPr>
      </w:pPr>
    </w:p>
    <w:p w14:paraId="2517B3DA" w14:textId="77777777" w:rsidR="00F82325" w:rsidRDefault="00F82325" w:rsidP="00E441F8">
      <w:pPr>
        <w:pStyle w:val="ListParagraph"/>
        <w:ind w:left="1440"/>
        <w:jc w:val="both"/>
      </w:pPr>
    </w:p>
    <w:p w14:paraId="389829BD" w14:textId="2E81365A" w:rsidR="009A1081" w:rsidRDefault="003E43CA" w:rsidP="009A1081">
      <w:pPr>
        <w:pStyle w:val="Heading1"/>
        <w:numPr>
          <w:ilvl w:val="0"/>
          <w:numId w:val="3"/>
        </w:numPr>
        <w:spacing w:after="120" w:line="288" w:lineRule="auto"/>
        <w:ind w:right="270"/>
        <w:jc w:val="both"/>
        <w:rPr>
          <w:rFonts w:asciiTheme="minorHAnsi" w:hAnsiTheme="minorHAnsi" w:cstheme="majorHAnsi"/>
        </w:rPr>
      </w:pPr>
      <w:bookmarkStart w:id="517" w:name="_Toc29900808"/>
      <w:r>
        <w:rPr>
          <w:rFonts w:asciiTheme="minorHAnsi" w:hAnsiTheme="minorHAnsi" w:cstheme="majorHAnsi"/>
        </w:rPr>
        <w:t>D</w:t>
      </w:r>
      <w:r w:rsidR="00016C14">
        <w:rPr>
          <w:rFonts w:asciiTheme="minorHAnsi" w:hAnsiTheme="minorHAnsi" w:cstheme="majorHAnsi"/>
        </w:rPr>
        <w:t xml:space="preserve">ata </w:t>
      </w:r>
      <w:r>
        <w:rPr>
          <w:rFonts w:asciiTheme="minorHAnsi" w:hAnsiTheme="minorHAnsi" w:cstheme="majorHAnsi"/>
        </w:rPr>
        <w:t>Q</w:t>
      </w:r>
      <w:r w:rsidR="00016C14">
        <w:rPr>
          <w:rFonts w:asciiTheme="minorHAnsi" w:hAnsiTheme="minorHAnsi" w:cstheme="majorHAnsi"/>
        </w:rPr>
        <w:t>uality</w:t>
      </w:r>
      <w:r>
        <w:rPr>
          <w:rFonts w:asciiTheme="minorHAnsi" w:hAnsiTheme="minorHAnsi" w:cstheme="majorHAnsi"/>
        </w:rPr>
        <w:t xml:space="preserve"> Results in </w:t>
      </w:r>
      <w:r w:rsidR="00016C14">
        <w:rPr>
          <w:rFonts w:asciiTheme="minorHAnsi" w:hAnsiTheme="minorHAnsi" w:cstheme="majorHAnsi"/>
        </w:rPr>
        <w:t xml:space="preserve">Data </w:t>
      </w:r>
      <w:r>
        <w:rPr>
          <w:rFonts w:asciiTheme="minorHAnsi" w:hAnsiTheme="minorHAnsi" w:cstheme="majorHAnsi"/>
        </w:rPr>
        <w:t>Govern</w:t>
      </w:r>
      <w:r w:rsidR="00016C14">
        <w:rPr>
          <w:rFonts w:asciiTheme="minorHAnsi" w:hAnsiTheme="minorHAnsi" w:cstheme="majorHAnsi"/>
        </w:rPr>
        <w:t>ance</w:t>
      </w:r>
      <w:bookmarkEnd w:id="517"/>
    </w:p>
    <w:p w14:paraId="01CC8CE7" w14:textId="3C612556" w:rsidR="00632809" w:rsidRDefault="00E96D64" w:rsidP="007129C2">
      <w:pPr>
        <w:ind w:left="720"/>
      </w:pPr>
      <w:r>
        <w:t xml:space="preserve">DQ+ Scoring </w:t>
      </w:r>
      <w:r w:rsidR="007129C2">
        <w:t>solution</w:t>
      </w:r>
      <w:r>
        <w:t xml:space="preserve"> calculates scores of assets and these scores are posted back to </w:t>
      </w:r>
      <w:r w:rsidR="00016C14">
        <w:t>Data Governance</w:t>
      </w:r>
      <w:r>
        <w:t>. Scores of last n</w:t>
      </w:r>
      <w:r w:rsidR="007129C2">
        <w:t xml:space="preserve"> </w:t>
      </w:r>
      <w:r>
        <w:t xml:space="preserve">executions will be posted in </w:t>
      </w:r>
      <w:r w:rsidR="00016C14">
        <w:t xml:space="preserve">Data Governance </w:t>
      </w:r>
      <w:r>
        <w:t xml:space="preserve">for each asset. </w:t>
      </w:r>
      <w:r w:rsidR="00632809">
        <w:t xml:space="preserve">For data sources, source attributes, business terms and rules detailed scores </w:t>
      </w:r>
      <w:r w:rsidR="00F32CAE">
        <w:t xml:space="preserve">for the latest run </w:t>
      </w:r>
      <w:r w:rsidR="00632809">
        <w:t>are also posted.</w:t>
      </w:r>
      <w:r w:rsidR="009B05C2">
        <w:t xml:space="preserve">  </w:t>
      </w:r>
    </w:p>
    <w:p w14:paraId="626DABAF" w14:textId="77777777" w:rsidR="00632809" w:rsidRDefault="00632809" w:rsidP="007129C2">
      <w:pPr>
        <w:ind w:left="720"/>
      </w:pPr>
    </w:p>
    <w:p w14:paraId="4CDB77D0" w14:textId="1F462E5F" w:rsidR="00E96D64" w:rsidRDefault="00E96D64" w:rsidP="007129C2">
      <w:pPr>
        <w:ind w:left="720"/>
      </w:pPr>
      <w:r>
        <w:t>Scores of assets can be seen on asset’s detail screen under Data Quality pane in DQ Results field.</w:t>
      </w:r>
      <w:r w:rsidR="00A5587A">
        <w:t xml:space="preserve"> Number of executions for which scores need to </w:t>
      </w:r>
      <w:r w:rsidR="004307D8">
        <w:t xml:space="preserve">be </w:t>
      </w:r>
      <w:r w:rsidR="00A5587A">
        <w:t xml:space="preserve">posted is configured in </w:t>
      </w:r>
      <w:hyperlink w:anchor="IGXScoringConfig" w:history="1">
        <w:r w:rsidR="00A5587A" w:rsidRPr="001A4A0E">
          <w:rPr>
            <w:rStyle w:val="Hyperlink"/>
          </w:rPr>
          <w:t>IGX Scoring Config</w:t>
        </w:r>
      </w:hyperlink>
      <w:r w:rsidR="00A5587A">
        <w:t xml:space="preserve"> against parameter “</w:t>
      </w:r>
      <w:r w:rsidR="004307D8">
        <w:rPr>
          <w:rFonts w:asciiTheme="majorHAnsi" w:hAnsiTheme="majorHAnsi" w:cstheme="majorHAnsi"/>
        </w:rPr>
        <w:t>SR_</w:t>
      </w:r>
      <w:r w:rsidR="004307D8" w:rsidRPr="008F438E">
        <w:rPr>
          <w:rFonts w:asciiTheme="majorHAnsi" w:hAnsiTheme="majorHAnsi" w:cstheme="majorHAnsi"/>
        </w:rPr>
        <w:t>SCORE_POST_DAYS</w:t>
      </w:r>
      <w:r w:rsidR="00A5587A">
        <w:t>”.</w:t>
      </w:r>
    </w:p>
    <w:p w14:paraId="142E606E" w14:textId="77777777" w:rsidR="00632809" w:rsidRDefault="00632809" w:rsidP="007129C2">
      <w:pPr>
        <w:ind w:left="720"/>
      </w:pPr>
    </w:p>
    <w:p w14:paraId="5236223E" w14:textId="77777777" w:rsidR="00632809" w:rsidRDefault="00632809" w:rsidP="007129C2">
      <w:pPr>
        <w:ind w:left="720"/>
      </w:pPr>
    </w:p>
    <w:p w14:paraId="7CDCAAFA" w14:textId="77777777" w:rsidR="009A1081" w:rsidRDefault="009A1081" w:rsidP="00D45AAE">
      <w:pPr>
        <w:jc w:val="both"/>
      </w:pPr>
    </w:p>
    <w:p w14:paraId="0F55813F" w14:textId="240E27C5" w:rsidR="00432695" w:rsidRDefault="00432695" w:rsidP="00D45AAE">
      <w:pPr>
        <w:jc w:val="both"/>
      </w:pPr>
      <w:r>
        <w:tab/>
        <w:t>Refer below screenshot for DQ Results.</w:t>
      </w:r>
    </w:p>
    <w:p w14:paraId="0659B8C7" w14:textId="77777777" w:rsidR="00432695" w:rsidRDefault="00432695" w:rsidP="00D45AAE">
      <w:pPr>
        <w:jc w:val="both"/>
      </w:pPr>
    </w:p>
    <w:p w14:paraId="73662D57" w14:textId="43DE1D6E" w:rsidR="00C142E3" w:rsidRDefault="00C142E3" w:rsidP="00C6184D">
      <w:pPr>
        <w:jc w:val="center"/>
        <w:rPr>
          <w:rFonts w:cstheme="majorHAnsi"/>
        </w:rPr>
      </w:pPr>
    </w:p>
    <w:p w14:paraId="31E6614F" w14:textId="3B1BE206" w:rsidR="00C142E3" w:rsidRDefault="00C142E3" w:rsidP="00621174">
      <w:pPr>
        <w:rPr>
          <w:rFonts w:cstheme="majorHAnsi"/>
        </w:rPr>
      </w:pPr>
    </w:p>
    <w:p w14:paraId="15C4B626" w14:textId="461DC4FB" w:rsidR="007D42DC" w:rsidRDefault="003F57A8" w:rsidP="007D42DC">
      <w:pPr>
        <w:jc w:val="center"/>
        <w:rPr>
          <w:rFonts w:cstheme="majorHAnsi"/>
        </w:rPr>
      </w:pPr>
      <w:r>
        <w:rPr>
          <w:noProof/>
          <w:lang w:val="en-US"/>
        </w:rPr>
        <w:drawing>
          <wp:inline distT="0" distB="0" distL="0" distR="0" wp14:anchorId="7F1AAEFE" wp14:editId="3DB82FFF">
            <wp:extent cx="5943600" cy="24250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425065"/>
                    </a:xfrm>
                    <a:prstGeom prst="rect">
                      <a:avLst/>
                    </a:prstGeom>
                  </pic:spPr>
                </pic:pic>
              </a:graphicData>
            </a:graphic>
          </wp:inline>
        </w:drawing>
      </w:r>
    </w:p>
    <w:p w14:paraId="0C3A9708" w14:textId="77777777" w:rsidR="00161F11" w:rsidRDefault="00161F11" w:rsidP="00161F11">
      <w:pPr>
        <w:pStyle w:val="Heading2"/>
        <w:numPr>
          <w:ilvl w:val="1"/>
          <w:numId w:val="3"/>
        </w:numPr>
        <w:rPr>
          <w:rFonts w:asciiTheme="minorHAnsi" w:hAnsiTheme="minorHAnsi" w:cstheme="majorHAnsi"/>
          <w:b w:val="0"/>
          <w:bCs w:val="0"/>
          <w:color w:val="365F91" w:themeColor="accent1" w:themeShade="BF"/>
          <w:szCs w:val="32"/>
        </w:rPr>
      </w:pPr>
      <w:bookmarkStart w:id="518" w:name="_Toc29900809"/>
      <w:r>
        <w:rPr>
          <w:rFonts w:asciiTheme="minorHAnsi" w:hAnsiTheme="minorHAnsi" w:cstheme="majorHAnsi"/>
          <w:b w:val="0"/>
          <w:bCs w:val="0"/>
          <w:color w:val="365F91" w:themeColor="accent1" w:themeShade="BF"/>
          <w:szCs w:val="32"/>
        </w:rPr>
        <w:lastRenderedPageBreak/>
        <w:t>Asset Versioning</w:t>
      </w:r>
      <w:bookmarkEnd w:id="518"/>
    </w:p>
    <w:p w14:paraId="3EC0C85A" w14:textId="77777777" w:rsidR="00161F11" w:rsidRDefault="00161F11" w:rsidP="00161F11"/>
    <w:p w14:paraId="74C8BD53" w14:textId="0BDECD59" w:rsidR="00E17DB2" w:rsidRDefault="00E17DB2" w:rsidP="00621174">
      <w:pPr>
        <w:pStyle w:val="ListParagraph"/>
        <w:tabs>
          <w:tab w:val="left" w:pos="720"/>
        </w:tabs>
        <w:jc w:val="both"/>
      </w:pPr>
      <w:r>
        <w:t xml:space="preserve">Versions of assets are </w:t>
      </w:r>
      <w:r w:rsidR="00161F11">
        <w:t xml:space="preserve">created based on their creation, update or changes in their relationships. </w:t>
      </w:r>
      <w:r>
        <w:t xml:space="preserve">If there is any change in rule definition or asset relationship then the asset version will be incremented by 1 and the cascading effect (w.r.t. asset version) will be there to the related assets in the hierarchy. </w:t>
      </w:r>
    </w:p>
    <w:p w14:paraId="23009FAA" w14:textId="77777777" w:rsidR="00E17DB2" w:rsidRDefault="00E17DB2" w:rsidP="00161F11">
      <w:pPr>
        <w:pStyle w:val="ListParagraph"/>
        <w:tabs>
          <w:tab w:val="left" w:pos="720"/>
        </w:tabs>
      </w:pPr>
    </w:p>
    <w:p w14:paraId="08047E7E" w14:textId="6216AA88" w:rsidR="007D42DC" w:rsidRDefault="007D42DC" w:rsidP="007D42DC">
      <w:pPr>
        <w:pStyle w:val="Heading2"/>
        <w:numPr>
          <w:ilvl w:val="1"/>
          <w:numId w:val="3"/>
        </w:numPr>
        <w:rPr>
          <w:rFonts w:asciiTheme="minorHAnsi" w:hAnsiTheme="minorHAnsi" w:cstheme="majorHAnsi"/>
          <w:b w:val="0"/>
          <w:bCs w:val="0"/>
          <w:color w:val="365F91" w:themeColor="accent1" w:themeShade="BF"/>
          <w:szCs w:val="32"/>
        </w:rPr>
      </w:pPr>
      <w:bookmarkStart w:id="519" w:name="_Toc29900810"/>
      <w:r w:rsidRPr="00750C43">
        <w:rPr>
          <w:rFonts w:asciiTheme="minorHAnsi" w:hAnsiTheme="minorHAnsi" w:cstheme="majorHAnsi"/>
          <w:b w:val="0"/>
          <w:bCs w:val="0"/>
          <w:color w:val="365F91" w:themeColor="accent1" w:themeShade="BF"/>
          <w:szCs w:val="32"/>
        </w:rPr>
        <w:t>Hierarchy/Score Rollup</w:t>
      </w:r>
      <w:bookmarkEnd w:id="519"/>
    </w:p>
    <w:p w14:paraId="6E3ED561" w14:textId="77777777" w:rsidR="006B2E02" w:rsidRDefault="006B2E02" w:rsidP="006B2E02">
      <w:pPr>
        <w:ind w:left="1440"/>
      </w:pPr>
    </w:p>
    <w:p w14:paraId="15A764D3" w14:textId="7F589610" w:rsidR="006B2E02" w:rsidRDefault="006B2E02" w:rsidP="006B2E02">
      <w:pPr>
        <w:pStyle w:val="ListParagraph"/>
      </w:pPr>
      <w:r>
        <w:t xml:space="preserve">We create relationships between assets. While calculating score of assets </w:t>
      </w:r>
      <w:r w:rsidR="006F67CA">
        <w:t>(</w:t>
      </w:r>
      <w:r w:rsidR="009C08CB">
        <w:t xml:space="preserve">other </w:t>
      </w:r>
      <w:r w:rsidR="00987036">
        <w:t>than source</w:t>
      </w:r>
      <w:r>
        <w:t xml:space="preserve"> attributes</w:t>
      </w:r>
      <w:r w:rsidR="006F67CA">
        <w:t>)</w:t>
      </w:r>
      <w:r>
        <w:t>, these relationships are transformed as hierarchy of assets, which helps in rolling up scores.</w:t>
      </w:r>
    </w:p>
    <w:p w14:paraId="51D3A29B" w14:textId="77777777" w:rsidR="006B2E02" w:rsidRDefault="006B2E02" w:rsidP="006B2E02">
      <w:pPr>
        <w:pStyle w:val="ListParagraph"/>
      </w:pPr>
    </w:p>
    <w:p w14:paraId="3F11F7BD" w14:textId="77777777" w:rsidR="006B2E02" w:rsidRDefault="006B2E02" w:rsidP="006B2E02">
      <w:pPr>
        <w:pStyle w:val="ListParagraph"/>
      </w:pPr>
      <w:r>
        <w:t>For example, we may have relationship like below:</w:t>
      </w:r>
    </w:p>
    <w:p w14:paraId="2F59E8ED" w14:textId="77777777" w:rsidR="006B2E02" w:rsidRDefault="006B2E02" w:rsidP="006B2E02">
      <w:pPr>
        <w:pStyle w:val="ListParagraph"/>
      </w:pPr>
    </w:p>
    <w:p w14:paraId="274988B7" w14:textId="004BAD0E" w:rsidR="006B2E02" w:rsidRDefault="006B2E02" w:rsidP="006B2E02">
      <w:pPr>
        <w:pStyle w:val="ListParagraph"/>
      </w:pPr>
      <w:r>
        <w:t>Rule(s) -&gt; Data Element(s) -&gt; Business Term(s) -&gt; Model(s)</w:t>
      </w:r>
    </w:p>
    <w:p w14:paraId="0710BA03" w14:textId="77777777" w:rsidR="00DF0B85" w:rsidRDefault="00DF0B85" w:rsidP="006B2E02">
      <w:pPr>
        <w:pStyle w:val="ListParagraph"/>
      </w:pPr>
    </w:p>
    <w:p w14:paraId="27BCA828" w14:textId="5CCC10D1" w:rsidR="00DF0B85" w:rsidRDefault="00DF0B85" w:rsidP="006B2E02">
      <w:pPr>
        <w:pStyle w:val="ListParagraph"/>
      </w:pPr>
      <w:r>
        <w:t>In above example, score of Business Term will be calculated using scores of Data Elements related to it.</w:t>
      </w:r>
      <w:r w:rsidR="009164A2">
        <w:t xml:space="preserve"> </w:t>
      </w:r>
    </w:p>
    <w:p w14:paraId="78C4182E" w14:textId="17FBAF01" w:rsidR="00F15329" w:rsidRDefault="00260BA8" w:rsidP="006B2E02">
      <w:pPr>
        <w:pStyle w:val="ListParagraph"/>
      </w:pPr>
      <w:r>
        <w:t xml:space="preserve">Similarly, score of Business Terms and their </w:t>
      </w:r>
      <w:r w:rsidR="009C08CB">
        <w:t xml:space="preserve">assigned </w:t>
      </w:r>
      <w:r>
        <w:t>weightage</w:t>
      </w:r>
      <w:r w:rsidR="009C08CB">
        <w:t>, if any,</w:t>
      </w:r>
      <w:r>
        <w:t xml:space="preserve"> will be considered and rolled up to get score </w:t>
      </w:r>
      <w:r w:rsidR="009C08CB">
        <w:t>for</w:t>
      </w:r>
      <w:r>
        <w:t xml:space="preserve"> Model.</w:t>
      </w:r>
    </w:p>
    <w:p w14:paraId="64D0F01A" w14:textId="77777777" w:rsidR="00F15329" w:rsidRDefault="00F15329" w:rsidP="006B2E02">
      <w:pPr>
        <w:pStyle w:val="ListParagraph"/>
      </w:pPr>
    </w:p>
    <w:p w14:paraId="5E58883D" w14:textId="77777777" w:rsidR="00F45569" w:rsidRDefault="00F45569" w:rsidP="006B2E02">
      <w:pPr>
        <w:pStyle w:val="ListParagraph"/>
      </w:pPr>
    </w:p>
    <w:p w14:paraId="056F7763" w14:textId="77777777" w:rsidR="00F45569" w:rsidRDefault="00F45569" w:rsidP="006B2E02">
      <w:pPr>
        <w:pStyle w:val="ListParagraph"/>
      </w:pPr>
    </w:p>
    <w:p w14:paraId="2043C1AC" w14:textId="77777777" w:rsidR="00F45569" w:rsidRDefault="00F45569" w:rsidP="006B2E02">
      <w:pPr>
        <w:pStyle w:val="ListParagraph"/>
      </w:pPr>
    </w:p>
    <w:p w14:paraId="62699982" w14:textId="77777777" w:rsidR="00F45569" w:rsidRDefault="00F45569" w:rsidP="006B2E02">
      <w:pPr>
        <w:pStyle w:val="ListParagraph"/>
      </w:pPr>
    </w:p>
    <w:p w14:paraId="46B7EC34" w14:textId="7B8BCC69" w:rsidR="00260BA8" w:rsidRDefault="00F15329" w:rsidP="006B2E02">
      <w:pPr>
        <w:pStyle w:val="ListParagraph"/>
      </w:pPr>
      <w:r>
        <w:t>Refer below diagram for hierarchy and score rollup.</w:t>
      </w:r>
      <w:r w:rsidR="00260BA8">
        <w:t xml:space="preserve"> </w:t>
      </w:r>
    </w:p>
    <w:p w14:paraId="7B8CD7A1" w14:textId="77777777" w:rsidR="006B2E02" w:rsidRDefault="006B2E02" w:rsidP="006B2E02">
      <w:pPr>
        <w:ind w:left="1440"/>
      </w:pPr>
    </w:p>
    <w:p w14:paraId="19C7F9E9" w14:textId="6C79AFAB" w:rsidR="00254632" w:rsidRPr="006B2E02" w:rsidRDefault="00254632" w:rsidP="00254632">
      <w:pPr>
        <w:ind w:left="90"/>
        <w:jc w:val="center"/>
      </w:pPr>
      <w:r>
        <w:rPr>
          <w:noProof/>
          <w:lang w:val="en-US"/>
        </w:rPr>
        <w:lastRenderedPageBreak/>
        <w:drawing>
          <wp:inline distT="0" distB="0" distL="0" distR="0" wp14:anchorId="13552A2F" wp14:editId="66B76E4A">
            <wp:extent cx="5943600" cy="3245485"/>
            <wp:effectExtent l="19050" t="19050" r="1905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screen">
                      <a:extLst>
                        <a:ext uri="{28A0092B-C50C-407E-A947-70E740481C1C}">
                          <a14:useLocalDpi xmlns:a14="http://schemas.microsoft.com/office/drawing/2010/main"/>
                        </a:ext>
                      </a:extLst>
                    </a:blip>
                    <a:stretch>
                      <a:fillRect/>
                    </a:stretch>
                  </pic:blipFill>
                  <pic:spPr>
                    <a:xfrm>
                      <a:off x="0" y="0"/>
                      <a:ext cx="5943600" cy="3245485"/>
                    </a:xfrm>
                    <a:prstGeom prst="rect">
                      <a:avLst/>
                    </a:prstGeom>
                    <a:ln>
                      <a:solidFill>
                        <a:schemeClr val="accent1"/>
                      </a:solidFill>
                    </a:ln>
                  </pic:spPr>
                </pic:pic>
              </a:graphicData>
            </a:graphic>
          </wp:inline>
        </w:drawing>
      </w:r>
    </w:p>
    <w:sectPr w:rsidR="00254632" w:rsidRPr="006B2E02" w:rsidSect="006F46F8">
      <w:headerReference w:type="default" r:id="rId62"/>
      <w:footerReference w:type="default" r:id="rId63"/>
      <w:footerReference w:type="first" r:id="rId64"/>
      <w:pgSz w:w="11906" w:h="16838" w:code="9"/>
      <w:pgMar w:top="1350" w:right="656" w:bottom="630" w:left="1800" w:header="0" w:footer="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902C3B" w16cid:durableId="217D232B"/>
  <w16cid:commentId w16cid:paraId="58B69783" w16cid:durableId="217D232C"/>
  <w16cid:commentId w16cid:paraId="72154087" w16cid:durableId="217D232D"/>
  <w16cid:commentId w16cid:paraId="41440FAF" w16cid:durableId="217D232E"/>
  <w16cid:commentId w16cid:paraId="0992C022" w16cid:durableId="217D232F"/>
  <w16cid:commentId w16cid:paraId="3A3F9599" w16cid:durableId="217D2330"/>
  <w16cid:commentId w16cid:paraId="3F6047BB" w16cid:durableId="217D2331"/>
  <w16cid:commentId w16cid:paraId="3F69C85C" w16cid:durableId="217D2332"/>
  <w16cid:commentId w16cid:paraId="49C7B60F" w16cid:durableId="217D2333"/>
  <w16cid:commentId w16cid:paraId="08E6E2D3" w16cid:durableId="217D2334"/>
  <w16cid:commentId w16cid:paraId="6A2ABEAF" w16cid:durableId="217D2335"/>
  <w16cid:commentId w16cid:paraId="058B7DFE" w16cid:durableId="217D233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DD9FFE" w14:textId="77777777" w:rsidR="0090782F" w:rsidRDefault="0090782F" w:rsidP="00B07F38">
      <w:r>
        <w:separator/>
      </w:r>
    </w:p>
  </w:endnote>
  <w:endnote w:type="continuationSeparator" w:id="0">
    <w:p w14:paraId="60A09D88" w14:textId="77777777" w:rsidR="0090782F" w:rsidRDefault="0090782F" w:rsidP="00B07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swiss"/>
    <w:pitch w:val="variable"/>
    <w:sig w:usb0="00000000" w:usb1="5000A1FF" w:usb2="00000000" w:usb3="00000000" w:csb0="000001BF" w:csb1="00000000"/>
  </w:font>
  <w:font w:name="MinionPro-Regular">
    <w:panose1 w:val="00000000000000000000"/>
    <w:charset w:val="4D"/>
    <w:family w:val="auto"/>
    <w:notTrueType/>
    <w:pitch w:val="default"/>
    <w:sig w:usb0="00000003" w:usb1="00000000" w:usb2="00000000" w:usb3="00000000" w:csb0="00000001" w:csb1="00000000"/>
  </w:font>
  <w:font w:name="Roboto">
    <w:panose1 w:val="00000000000000000000"/>
    <w:charset w:val="00"/>
    <w:family w:val="auto"/>
    <w:pitch w:val="variable"/>
    <w:sig w:usb0="E0000AFF" w:usb1="5000217F" w:usb2="00000021" w:usb3="00000000" w:csb0="0000019F" w:csb1="00000000"/>
  </w:font>
  <w:font w:name="Avenir LT Std 45 Book">
    <w:altName w:val="Arial"/>
    <w:charset w:val="00"/>
    <w:family w:val="auto"/>
    <w:pitch w:val="variable"/>
    <w:sig w:usb0="800000AF" w:usb1="5000204A" w:usb2="00000000" w:usb3="00000000" w:csb0="0000009B" w:csb1="00000000"/>
  </w:font>
  <w:font w:name="Arial Bold">
    <w:panose1 w:val="020B0704020202020204"/>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Harmony Text">
    <w:altName w:val="Arial Narrow"/>
    <w:charset w:val="00"/>
    <w:family w:val="swiss"/>
    <w:pitch w:val="variable"/>
    <w:sig w:usb0="00000003" w:usb1="00000000" w:usb2="00000000" w:usb3="00000000" w:csb0="00000001" w:csb1="00000000"/>
  </w:font>
  <w:font w:name="Avenir LT Pro 45 Book">
    <w:altName w:val="Century Gothic"/>
    <w:panose1 w:val="00000000000000000000"/>
    <w:charset w:val="00"/>
    <w:family w:val="swiss"/>
    <w:notTrueType/>
    <w:pitch w:val="variable"/>
    <w:sig w:usb0="00000001" w:usb1="5000204A"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5776158"/>
      <w:docPartObj>
        <w:docPartGallery w:val="Page Numbers (Bottom of Page)"/>
        <w:docPartUnique/>
      </w:docPartObj>
    </w:sdtPr>
    <w:sdtEndPr>
      <w:rPr>
        <w:noProof/>
        <w:sz w:val="20"/>
        <w:szCs w:val="20"/>
      </w:rPr>
    </w:sdtEndPr>
    <w:sdtContent>
      <w:p w14:paraId="499E79A3" w14:textId="17EA3AA2" w:rsidR="00F368E5" w:rsidRPr="00240BC0" w:rsidRDefault="00F368E5">
        <w:pPr>
          <w:pStyle w:val="Footer"/>
          <w:jc w:val="right"/>
          <w:rPr>
            <w:sz w:val="20"/>
            <w:szCs w:val="20"/>
          </w:rPr>
        </w:pPr>
        <w:r w:rsidRPr="00240BC0">
          <w:rPr>
            <w:sz w:val="20"/>
            <w:szCs w:val="20"/>
          </w:rPr>
          <w:fldChar w:fldCharType="begin"/>
        </w:r>
        <w:r w:rsidRPr="00240BC0">
          <w:rPr>
            <w:sz w:val="20"/>
            <w:szCs w:val="20"/>
          </w:rPr>
          <w:instrText xml:space="preserve"> PAGE   \* MERGEFORMAT </w:instrText>
        </w:r>
        <w:r w:rsidRPr="00240BC0">
          <w:rPr>
            <w:sz w:val="20"/>
            <w:szCs w:val="20"/>
          </w:rPr>
          <w:fldChar w:fldCharType="separate"/>
        </w:r>
        <w:r w:rsidR="00C53E2D">
          <w:rPr>
            <w:noProof/>
            <w:sz w:val="20"/>
            <w:szCs w:val="20"/>
          </w:rPr>
          <w:t>20</w:t>
        </w:r>
        <w:r w:rsidRPr="00240BC0">
          <w:rPr>
            <w:noProof/>
            <w:sz w:val="20"/>
            <w:szCs w:val="20"/>
          </w:rPr>
          <w:fldChar w:fldCharType="end"/>
        </w:r>
      </w:p>
    </w:sdtContent>
  </w:sdt>
  <w:p w14:paraId="5FAD3FA6" w14:textId="77777777" w:rsidR="00F368E5" w:rsidRPr="00D9244F" w:rsidRDefault="00F368E5" w:rsidP="006F7BC8">
    <w:pPr>
      <w:pStyle w:val="Header"/>
      <w:rPr>
        <w:rFonts w:ascii="Arial" w:hAnsi="Arial" w:cs="Arial"/>
        <w:sz w:val="16"/>
        <w:szCs w:val="16"/>
      </w:rPr>
    </w:pPr>
  </w:p>
  <w:p w14:paraId="146FB08E" w14:textId="77777777" w:rsidR="00F368E5" w:rsidRPr="00D9244F" w:rsidRDefault="00F368E5" w:rsidP="00240BC0">
    <w:pPr>
      <w:pStyle w:val="Header"/>
      <w:rPr>
        <w:rFonts w:ascii="Arial" w:hAnsi="Arial" w:cs="Arial"/>
        <w:sz w:val="16"/>
        <w:szCs w:val="16"/>
      </w:rPr>
    </w:pPr>
    <w:r>
      <w:rPr>
        <w:rFonts w:ascii="Arial" w:hAnsi="Arial" w:cs="Arial"/>
        <w:sz w:val="16"/>
        <w:szCs w:val="16"/>
      </w:rPr>
      <w:t>Copyright © 2019</w:t>
    </w:r>
    <w:r w:rsidRPr="00D9244F">
      <w:rPr>
        <w:rFonts w:ascii="Arial" w:hAnsi="Arial" w:cs="Arial"/>
        <w:sz w:val="16"/>
        <w:szCs w:val="16"/>
      </w:rPr>
      <w:t xml:space="preserve"> Infogix, Inc. All rights reserved.  </w:t>
    </w:r>
  </w:p>
  <w:p w14:paraId="1BD4E49F" w14:textId="77777777" w:rsidR="00F368E5" w:rsidRDefault="00F368E5" w:rsidP="00240BC0">
    <w:pPr>
      <w:pStyle w:val="Footer"/>
      <w:tabs>
        <w:tab w:val="left" w:pos="735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D459D8" w14:textId="77777777" w:rsidR="00F368E5" w:rsidRDefault="00F368E5" w:rsidP="009F6AB8">
    <w:pPr>
      <w:pStyle w:val="Footer"/>
      <w:tabs>
        <w:tab w:val="left" w:pos="10440"/>
      </w:tabs>
      <w:ind w:left="-1800" w:firstLine="90"/>
    </w:pPr>
    <w:r>
      <w:t xml:space="preserve">                                                                                                                 </w:t>
    </w:r>
    <w:r>
      <w:rPr>
        <w:noProof/>
        <w:lang w:val="en-US"/>
      </w:rPr>
      <w:drawing>
        <wp:inline distT="0" distB="0" distL="0" distR="0" wp14:anchorId="37AD4E55" wp14:editId="0EA2F257">
          <wp:extent cx="7772400" cy="1813560"/>
          <wp:effectExtent l="0" t="0" r="0" b="0"/>
          <wp:docPr id="23" name="Picture 5" descr="Macintosh HD:Users:alyssachurches:Desktop:cover foot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yssachurches:Desktop:cover footer-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4821" cy="181412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6D7049" w14:textId="77777777" w:rsidR="0090782F" w:rsidRDefault="0090782F" w:rsidP="00B07F38">
      <w:r>
        <w:separator/>
      </w:r>
    </w:p>
  </w:footnote>
  <w:footnote w:type="continuationSeparator" w:id="0">
    <w:p w14:paraId="7EB02F88" w14:textId="77777777" w:rsidR="0090782F" w:rsidRDefault="0090782F" w:rsidP="00B07F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73D8EC" w14:textId="77777777" w:rsidR="00F368E5" w:rsidRPr="00B07F38" w:rsidRDefault="00F368E5" w:rsidP="00B07F38">
    <w:pPr>
      <w:pStyle w:val="Header"/>
      <w:tabs>
        <w:tab w:val="clear" w:pos="8640"/>
        <w:tab w:val="left" w:pos="10440"/>
      </w:tabs>
      <w:ind w:left="-1800"/>
    </w:pPr>
    <w:r>
      <w:rPr>
        <w:rFonts w:hint="eastAsia"/>
        <w:noProof/>
        <w:lang w:val="en-US"/>
      </w:rPr>
      <w:drawing>
        <wp:inline distT="0" distB="0" distL="0" distR="0" wp14:anchorId="009ED8DE" wp14:editId="3976575B">
          <wp:extent cx="7562850" cy="1838960"/>
          <wp:effectExtent l="0" t="0" r="0" b="0"/>
          <wp:docPr id="22" name="Picture 22" descr="Macintosh HD:Users:alyssachurches:Desktop:release notes head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lyssachurches:Desktop:release notes header-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4693" cy="1839408"/>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D24D2"/>
    <w:multiLevelType w:val="hybridMultilevel"/>
    <w:tmpl w:val="6C1CD0FA"/>
    <w:lvl w:ilvl="0" w:tplc="2250CA90">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BD6F83"/>
    <w:multiLevelType w:val="hybridMultilevel"/>
    <w:tmpl w:val="9BFA356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1A6EE5"/>
    <w:multiLevelType w:val="hybridMultilevel"/>
    <w:tmpl w:val="DB029D1C"/>
    <w:lvl w:ilvl="0" w:tplc="D3421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7185503"/>
    <w:multiLevelType w:val="multilevel"/>
    <w:tmpl w:val="6FCAF060"/>
    <w:lvl w:ilvl="0">
      <w:start w:val="12"/>
      <w:numFmt w:val="decimal"/>
      <w:lvlText w:val="%1."/>
      <w:lvlJc w:val="left"/>
      <w:pPr>
        <w:ind w:left="360" w:hanging="360"/>
      </w:pPr>
      <w:rPr>
        <w:rFonts w:hint="default"/>
      </w:rPr>
    </w:lvl>
    <w:lvl w:ilvl="1">
      <w:start w:val="1"/>
      <w:numFmt w:val="decimal"/>
      <w:isLgl/>
      <w:lvlText w:val="%1.%2"/>
      <w:lvlJc w:val="left"/>
      <w:pPr>
        <w:ind w:left="2580" w:hanging="420"/>
      </w:pPr>
      <w:rPr>
        <w:rFonts w:hint="default"/>
        <w:b/>
      </w:rPr>
    </w:lvl>
    <w:lvl w:ilvl="2">
      <w:start w:val="1"/>
      <w:numFmt w:val="decimal"/>
      <w:isLgl/>
      <w:lvlText w:val="%1.%2.%3"/>
      <w:lvlJc w:val="left"/>
      <w:pPr>
        <w:ind w:left="5040" w:hanging="720"/>
      </w:pPr>
      <w:rPr>
        <w:rFonts w:hint="default"/>
      </w:rPr>
    </w:lvl>
    <w:lvl w:ilvl="3">
      <w:start w:val="1"/>
      <w:numFmt w:val="decimal"/>
      <w:isLgl/>
      <w:lvlText w:val="%1.%2.%3.%4"/>
      <w:lvlJc w:val="left"/>
      <w:pPr>
        <w:ind w:left="7200" w:hanging="720"/>
      </w:pPr>
      <w:rPr>
        <w:rFonts w:hint="default"/>
      </w:rPr>
    </w:lvl>
    <w:lvl w:ilvl="4">
      <w:start w:val="1"/>
      <w:numFmt w:val="decimal"/>
      <w:isLgl/>
      <w:lvlText w:val="%1.%2.%3.%4.%5"/>
      <w:lvlJc w:val="left"/>
      <w:pPr>
        <w:ind w:left="9720" w:hanging="1080"/>
      </w:pPr>
      <w:rPr>
        <w:rFonts w:hint="default"/>
      </w:rPr>
    </w:lvl>
    <w:lvl w:ilvl="5">
      <w:start w:val="1"/>
      <w:numFmt w:val="decimal"/>
      <w:isLgl/>
      <w:lvlText w:val="%1.%2.%3.%4.%5.%6"/>
      <w:lvlJc w:val="left"/>
      <w:pPr>
        <w:ind w:left="11880" w:hanging="1080"/>
      </w:pPr>
      <w:rPr>
        <w:rFonts w:hint="default"/>
      </w:rPr>
    </w:lvl>
    <w:lvl w:ilvl="6">
      <w:start w:val="1"/>
      <w:numFmt w:val="decimal"/>
      <w:isLgl/>
      <w:lvlText w:val="%1.%2.%3.%4.%5.%6.%7"/>
      <w:lvlJc w:val="left"/>
      <w:pPr>
        <w:ind w:left="14400" w:hanging="1440"/>
      </w:pPr>
      <w:rPr>
        <w:rFonts w:hint="default"/>
      </w:rPr>
    </w:lvl>
    <w:lvl w:ilvl="7">
      <w:start w:val="1"/>
      <w:numFmt w:val="decimal"/>
      <w:isLgl/>
      <w:lvlText w:val="%1.%2.%3.%4.%5.%6.%7.%8"/>
      <w:lvlJc w:val="left"/>
      <w:pPr>
        <w:ind w:left="16560" w:hanging="1440"/>
      </w:pPr>
      <w:rPr>
        <w:rFonts w:hint="default"/>
      </w:rPr>
    </w:lvl>
    <w:lvl w:ilvl="8">
      <w:start w:val="1"/>
      <w:numFmt w:val="decimal"/>
      <w:isLgl/>
      <w:lvlText w:val="%1.%2.%3.%4.%5.%6.%7.%8.%9"/>
      <w:lvlJc w:val="left"/>
      <w:pPr>
        <w:ind w:left="19080" w:hanging="1800"/>
      </w:pPr>
      <w:rPr>
        <w:rFonts w:hint="default"/>
      </w:rPr>
    </w:lvl>
  </w:abstractNum>
  <w:abstractNum w:abstractNumId="4">
    <w:nsid w:val="0D505E09"/>
    <w:multiLevelType w:val="hybridMultilevel"/>
    <w:tmpl w:val="E37EF97C"/>
    <w:lvl w:ilvl="0" w:tplc="3B162A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FDF0F94"/>
    <w:multiLevelType w:val="hybridMultilevel"/>
    <w:tmpl w:val="9D065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4168AC"/>
    <w:multiLevelType w:val="hybridMultilevel"/>
    <w:tmpl w:val="BA5A85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AF76C8"/>
    <w:multiLevelType w:val="hybridMultilevel"/>
    <w:tmpl w:val="31D422C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3D31786"/>
    <w:multiLevelType w:val="multilevel"/>
    <w:tmpl w:val="E37EF97C"/>
    <w:lvl w:ilvl="0">
      <w:start w:val="1"/>
      <w:numFmt w:val="decimal"/>
      <w:lvlText w:val="%1."/>
      <w:lvlJc w:val="left"/>
      <w:pPr>
        <w:ind w:left="1440" w:hanging="360"/>
      </w:pPr>
      <w:rPr>
        <w:rFonts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9">
    <w:nsid w:val="25706DA0"/>
    <w:multiLevelType w:val="hybridMultilevel"/>
    <w:tmpl w:val="CF34ADD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nsid w:val="25E02DD0"/>
    <w:multiLevelType w:val="hybridMultilevel"/>
    <w:tmpl w:val="7D129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1D4CB7"/>
    <w:multiLevelType w:val="hybridMultilevel"/>
    <w:tmpl w:val="A85C8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4549BF"/>
    <w:multiLevelType w:val="hybridMultilevel"/>
    <w:tmpl w:val="B59A488C"/>
    <w:lvl w:ilvl="0" w:tplc="002022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7A346E1"/>
    <w:multiLevelType w:val="hybridMultilevel"/>
    <w:tmpl w:val="DE1423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C393CB0"/>
    <w:multiLevelType w:val="hybridMultilevel"/>
    <w:tmpl w:val="C65A10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DCE7BF8"/>
    <w:multiLevelType w:val="hybridMultilevel"/>
    <w:tmpl w:val="3CF25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D24839"/>
    <w:multiLevelType w:val="hybridMultilevel"/>
    <w:tmpl w:val="E0D02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633708"/>
    <w:multiLevelType w:val="hybridMultilevel"/>
    <w:tmpl w:val="C760363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786F37"/>
    <w:multiLevelType w:val="hybridMultilevel"/>
    <w:tmpl w:val="A0DEE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8B405C"/>
    <w:multiLevelType w:val="hybridMultilevel"/>
    <w:tmpl w:val="8B7ED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B30116"/>
    <w:multiLevelType w:val="multilevel"/>
    <w:tmpl w:val="326CCCC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nsid w:val="39B35A75"/>
    <w:multiLevelType w:val="hybridMultilevel"/>
    <w:tmpl w:val="1DCEC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B56CBB"/>
    <w:multiLevelType w:val="hybridMultilevel"/>
    <w:tmpl w:val="3DA0B68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0291831"/>
    <w:multiLevelType w:val="hybridMultilevel"/>
    <w:tmpl w:val="96BC4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3A294B"/>
    <w:multiLevelType w:val="multilevel"/>
    <w:tmpl w:val="326CCCC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
    <w:nsid w:val="413548FB"/>
    <w:multiLevelType w:val="hybridMultilevel"/>
    <w:tmpl w:val="9C423DF8"/>
    <w:lvl w:ilvl="0" w:tplc="9FF6108E">
      <w:start w:val="1"/>
      <w:numFmt w:val="bullet"/>
      <w:pStyle w:val="Bullet"/>
      <w:lvlText w:val=""/>
      <w:lvlJc w:val="left"/>
      <w:pPr>
        <w:tabs>
          <w:tab w:val="num" w:pos="1296"/>
        </w:tabs>
        <w:ind w:left="1296" w:hanging="360"/>
      </w:pPr>
      <w:rPr>
        <w:rFonts w:ascii="Symbol" w:hAnsi="Symbol" w:hint="default"/>
      </w:rPr>
    </w:lvl>
    <w:lvl w:ilvl="1" w:tplc="04090003">
      <w:start w:val="1"/>
      <w:numFmt w:val="bullet"/>
      <w:lvlText w:val="o"/>
      <w:lvlJc w:val="left"/>
      <w:pPr>
        <w:tabs>
          <w:tab w:val="num" w:pos="2016"/>
        </w:tabs>
        <w:ind w:left="2016" w:hanging="360"/>
      </w:pPr>
      <w:rPr>
        <w:rFonts w:ascii="Courier New" w:hAnsi="Courier New" w:hint="default"/>
      </w:rPr>
    </w:lvl>
    <w:lvl w:ilvl="2" w:tplc="04090005">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7">
    <w:nsid w:val="4902115A"/>
    <w:multiLevelType w:val="singleLevel"/>
    <w:tmpl w:val="B23E9E1E"/>
    <w:lvl w:ilvl="0">
      <w:start w:val="1"/>
      <w:numFmt w:val="bullet"/>
      <w:pStyle w:val="Preface7"/>
      <w:lvlText w:val=""/>
      <w:lvlJc w:val="left"/>
      <w:pPr>
        <w:tabs>
          <w:tab w:val="num" w:pos="1151"/>
        </w:tabs>
        <w:ind w:left="1151" w:hanging="431"/>
      </w:pPr>
      <w:rPr>
        <w:rFonts w:ascii="Wingdings" w:hAnsi="Wingdings" w:hint="default"/>
      </w:rPr>
    </w:lvl>
  </w:abstractNum>
  <w:abstractNum w:abstractNumId="28">
    <w:nsid w:val="4C907859"/>
    <w:multiLevelType w:val="hybridMultilevel"/>
    <w:tmpl w:val="F7DC5930"/>
    <w:lvl w:ilvl="0" w:tplc="0409000F">
      <w:start w:val="1"/>
      <w:numFmt w:val="bullet"/>
      <w:pStyle w:val="Bullet2"/>
      <w:lvlText w:val=""/>
      <w:lvlJc w:val="left"/>
      <w:pPr>
        <w:ind w:left="1800" w:hanging="360"/>
      </w:pPr>
      <w:rPr>
        <w:rFonts w:ascii="Wingdings" w:hAnsi="Wingdings" w:hint="default"/>
      </w:rPr>
    </w:lvl>
    <w:lvl w:ilvl="1" w:tplc="04090019">
      <w:numFmt w:val="bullet"/>
      <w:lvlText w:val="-"/>
      <w:lvlJc w:val="left"/>
      <w:pPr>
        <w:ind w:left="2520" w:hanging="360"/>
      </w:pPr>
      <w:rPr>
        <w:rFonts w:ascii="Arial" w:eastAsia="Times New Roman" w:hAnsi="Arial" w:cs="Cambria" w:hint="default"/>
      </w:rPr>
    </w:lvl>
    <w:lvl w:ilvl="2" w:tplc="0409001B">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19">
      <w:start w:val="1"/>
      <w:numFmt w:val="bullet"/>
      <w:lvlText w:val="o"/>
      <w:lvlJc w:val="left"/>
      <w:pPr>
        <w:ind w:left="4680" w:hanging="360"/>
      </w:pPr>
      <w:rPr>
        <w:rFonts w:ascii="Courier New" w:hAnsi="Courier New" w:cs="Cambria" w:hint="default"/>
      </w:rPr>
    </w:lvl>
    <w:lvl w:ilvl="5" w:tplc="0409001B" w:tentative="1">
      <w:start w:val="1"/>
      <w:numFmt w:val="bullet"/>
      <w:lvlText w:val=""/>
      <w:lvlJc w:val="left"/>
      <w:pPr>
        <w:ind w:left="5400" w:hanging="360"/>
      </w:pPr>
      <w:rPr>
        <w:rFonts w:ascii="Wingdings" w:hAnsi="Wingdings" w:hint="default"/>
      </w:rPr>
    </w:lvl>
    <w:lvl w:ilvl="6" w:tplc="0409000F" w:tentative="1">
      <w:start w:val="1"/>
      <w:numFmt w:val="bullet"/>
      <w:lvlText w:val=""/>
      <w:lvlJc w:val="left"/>
      <w:pPr>
        <w:ind w:left="6120" w:hanging="360"/>
      </w:pPr>
      <w:rPr>
        <w:rFonts w:ascii="Symbol" w:hAnsi="Symbol" w:hint="default"/>
      </w:rPr>
    </w:lvl>
    <w:lvl w:ilvl="7" w:tplc="04090019" w:tentative="1">
      <w:start w:val="1"/>
      <w:numFmt w:val="bullet"/>
      <w:lvlText w:val="o"/>
      <w:lvlJc w:val="left"/>
      <w:pPr>
        <w:ind w:left="6840" w:hanging="360"/>
      </w:pPr>
      <w:rPr>
        <w:rFonts w:ascii="Courier New" w:hAnsi="Courier New" w:cs="Cambria" w:hint="default"/>
      </w:rPr>
    </w:lvl>
    <w:lvl w:ilvl="8" w:tplc="0409001B" w:tentative="1">
      <w:start w:val="1"/>
      <w:numFmt w:val="bullet"/>
      <w:lvlText w:val=""/>
      <w:lvlJc w:val="left"/>
      <w:pPr>
        <w:ind w:left="7560" w:hanging="360"/>
      </w:pPr>
      <w:rPr>
        <w:rFonts w:ascii="Wingdings" w:hAnsi="Wingdings" w:hint="default"/>
      </w:rPr>
    </w:lvl>
  </w:abstractNum>
  <w:abstractNum w:abstractNumId="29">
    <w:nsid w:val="50FE722A"/>
    <w:multiLevelType w:val="hybridMultilevel"/>
    <w:tmpl w:val="23E6A860"/>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30">
    <w:nsid w:val="51A86BE6"/>
    <w:multiLevelType w:val="hybridMultilevel"/>
    <w:tmpl w:val="43DA871E"/>
    <w:lvl w:ilvl="0" w:tplc="E47E69E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581E374F"/>
    <w:multiLevelType w:val="hybridMultilevel"/>
    <w:tmpl w:val="CE9A8FD8"/>
    <w:lvl w:ilvl="0" w:tplc="A72021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4F7A45"/>
    <w:multiLevelType w:val="hybridMultilevel"/>
    <w:tmpl w:val="D138CE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34">
    <w:nsid w:val="620A5844"/>
    <w:multiLevelType w:val="multilevel"/>
    <w:tmpl w:val="C4B854BE"/>
    <w:lvl w:ilvl="0">
      <w:start w:val="1"/>
      <w:numFmt w:val="decimal"/>
      <w:lvlText w:val="%1.0"/>
      <w:lvlJc w:val="left"/>
      <w:pPr>
        <w:ind w:left="720" w:hanging="720"/>
      </w:pPr>
      <w:rPr>
        <w:rFonts w:hint="default"/>
      </w:rPr>
    </w:lvl>
    <w:lvl w:ilvl="1">
      <w:start w:val="1"/>
      <w:numFmt w:val="lowerLetter"/>
      <w:lvlText w:val="%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5">
    <w:nsid w:val="63F16D7B"/>
    <w:multiLevelType w:val="singleLevel"/>
    <w:tmpl w:val="9DB005B0"/>
    <w:lvl w:ilvl="0">
      <w:start w:val="1"/>
      <w:numFmt w:val="decimal"/>
      <w:pStyle w:val="Preface5"/>
      <w:lvlText w:val="#%1"/>
      <w:lvlJc w:val="left"/>
      <w:pPr>
        <w:tabs>
          <w:tab w:val="num" w:pos="720"/>
        </w:tabs>
        <w:ind w:left="720" w:hanging="720"/>
      </w:pPr>
    </w:lvl>
  </w:abstractNum>
  <w:abstractNum w:abstractNumId="36">
    <w:nsid w:val="64974B77"/>
    <w:multiLevelType w:val="hybridMultilevel"/>
    <w:tmpl w:val="09241746"/>
    <w:lvl w:ilvl="0" w:tplc="48F07FAA">
      <w:start w:val="1"/>
      <w:numFmt w:val="lowerLetter"/>
      <w:lvlText w:val="%1)"/>
      <w:lvlJc w:val="left"/>
      <w:pPr>
        <w:ind w:left="1080" w:hanging="360"/>
      </w:pPr>
      <w:rPr>
        <w:rFonts w:asciiTheme="majorHAnsi" w:hAnsiTheme="majorHAnsi" w:cstheme="maj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59C5AA3"/>
    <w:multiLevelType w:val="multilevel"/>
    <w:tmpl w:val="326CCCC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8">
    <w:nsid w:val="68705731"/>
    <w:multiLevelType w:val="hybridMultilevel"/>
    <w:tmpl w:val="780032F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nsid w:val="6B8B6EE2"/>
    <w:multiLevelType w:val="multilevel"/>
    <w:tmpl w:val="6C94CB3A"/>
    <w:styleLink w:val="Appendices"/>
    <w:lvl w:ilvl="0">
      <w:start w:val="1"/>
      <w:numFmt w:val="upperLetter"/>
      <w:lvlText w:val="Appendix %1"/>
      <w:lvlJc w:val="center"/>
      <w:pPr>
        <w:ind w:left="360" w:hanging="72"/>
      </w:pPr>
      <w:rPr>
        <w:rFonts w:ascii="Arial Narrow" w:hAnsi="Arial Narrow" w:hint="default"/>
        <w:b/>
        <w:i w:val="0"/>
        <w:color w:val="auto"/>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6DD67B60"/>
    <w:multiLevelType w:val="multilevel"/>
    <w:tmpl w:val="326CCCC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1">
    <w:nsid w:val="6E2F4ED5"/>
    <w:multiLevelType w:val="hybridMultilevel"/>
    <w:tmpl w:val="2DD82D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EA464EF"/>
    <w:multiLevelType w:val="hybridMultilevel"/>
    <w:tmpl w:val="B8E6FCF8"/>
    <w:lvl w:ilvl="0" w:tplc="69E62E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EF44B41"/>
    <w:multiLevelType w:val="multilevel"/>
    <w:tmpl w:val="326CCCC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4">
    <w:nsid w:val="6F765C7D"/>
    <w:multiLevelType w:val="multilevel"/>
    <w:tmpl w:val="7C74F1B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b/>
        <w:bCs w:val="0"/>
        <w:color w:val="auto"/>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5">
    <w:nsid w:val="700702F6"/>
    <w:multiLevelType w:val="hybridMultilevel"/>
    <w:tmpl w:val="038A00A8"/>
    <w:lvl w:ilvl="0" w:tplc="474CAB44">
      <w:start w:val="13"/>
      <w:numFmt w:val="bullet"/>
      <w:lvlText w:val=""/>
      <w:lvlJc w:val="left"/>
      <w:pPr>
        <w:ind w:left="2565" w:hanging="360"/>
      </w:pPr>
      <w:rPr>
        <w:rFonts w:ascii="Wingdings" w:eastAsia="Times New Roman" w:hAnsi="Wingdings" w:cs="Times New Roman" w:hint="default"/>
      </w:rPr>
    </w:lvl>
    <w:lvl w:ilvl="1" w:tplc="04090003" w:tentative="1">
      <w:start w:val="1"/>
      <w:numFmt w:val="bullet"/>
      <w:lvlText w:val="o"/>
      <w:lvlJc w:val="left"/>
      <w:pPr>
        <w:ind w:left="3285" w:hanging="360"/>
      </w:pPr>
      <w:rPr>
        <w:rFonts w:ascii="Courier New" w:hAnsi="Courier New" w:cs="Courier New" w:hint="default"/>
      </w:rPr>
    </w:lvl>
    <w:lvl w:ilvl="2" w:tplc="04090005" w:tentative="1">
      <w:start w:val="1"/>
      <w:numFmt w:val="bullet"/>
      <w:lvlText w:val=""/>
      <w:lvlJc w:val="left"/>
      <w:pPr>
        <w:ind w:left="4005" w:hanging="360"/>
      </w:pPr>
      <w:rPr>
        <w:rFonts w:ascii="Wingdings" w:hAnsi="Wingdings" w:hint="default"/>
      </w:rPr>
    </w:lvl>
    <w:lvl w:ilvl="3" w:tplc="04090001" w:tentative="1">
      <w:start w:val="1"/>
      <w:numFmt w:val="bullet"/>
      <w:lvlText w:val=""/>
      <w:lvlJc w:val="left"/>
      <w:pPr>
        <w:ind w:left="4725" w:hanging="360"/>
      </w:pPr>
      <w:rPr>
        <w:rFonts w:ascii="Symbol" w:hAnsi="Symbol" w:hint="default"/>
      </w:rPr>
    </w:lvl>
    <w:lvl w:ilvl="4" w:tplc="04090003" w:tentative="1">
      <w:start w:val="1"/>
      <w:numFmt w:val="bullet"/>
      <w:lvlText w:val="o"/>
      <w:lvlJc w:val="left"/>
      <w:pPr>
        <w:ind w:left="5445" w:hanging="360"/>
      </w:pPr>
      <w:rPr>
        <w:rFonts w:ascii="Courier New" w:hAnsi="Courier New" w:cs="Courier New" w:hint="default"/>
      </w:rPr>
    </w:lvl>
    <w:lvl w:ilvl="5" w:tplc="04090005" w:tentative="1">
      <w:start w:val="1"/>
      <w:numFmt w:val="bullet"/>
      <w:lvlText w:val=""/>
      <w:lvlJc w:val="left"/>
      <w:pPr>
        <w:ind w:left="6165" w:hanging="360"/>
      </w:pPr>
      <w:rPr>
        <w:rFonts w:ascii="Wingdings" w:hAnsi="Wingdings" w:hint="default"/>
      </w:rPr>
    </w:lvl>
    <w:lvl w:ilvl="6" w:tplc="04090001" w:tentative="1">
      <w:start w:val="1"/>
      <w:numFmt w:val="bullet"/>
      <w:lvlText w:val=""/>
      <w:lvlJc w:val="left"/>
      <w:pPr>
        <w:ind w:left="6885" w:hanging="360"/>
      </w:pPr>
      <w:rPr>
        <w:rFonts w:ascii="Symbol" w:hAnsi="Symbol" w:hint="default"/>
      </w:rPr>
    </w:lvl>
    <w:lvl w:ilvl="7" w:tplc="04090003" w:tentative="1">
      <w:start w:val="1"/>
      <w:numFmt w:val="bullet"/>
      <w:lvlText w:val="o"/>
      <w:lvlJc w:val="left"/>
      <w:pPr>
        <w:ind w:left="7605" w:hanging="360"/>
      </w:pPr>
      <w:rPr>
        <w:rFonts w:ascii="Courier New" w:hAnsi="Courier New" w:cs="Courier New" w:hint="default"/>
      </w:rPr>
    </w:lvl>
    <w:lvl w:ilvl="8" w:tplc="04090005" w:tentative="1">
      <w:start w:val="1"/>
      <w:numFmt w:val="bullet"/>
      <w:lvlText w:val=""/>
      <w:lvlJc w:val="left"/>
      <w:pPr>
        <w:ind w:left="8325" w:hanging="360"/>
      </w:pPr>
      <w:rPr>
        <w:rFonts w:ascii="Wingdings" w:hAnsi="Wingdings" w:hint="default"/>
      </w:rPr>
    </w:lvl>
  </w:abstractNum>
  <w:abstractNum w:abstractNumId="46">
    <w:nsid w:val="76724C98"/>
    <w:multiLevelType w:val="hybridMultilevel"/>
    <w:tmpl w:val="504C0B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EA01419"/>
    <w:multiLevelType w:val="hybridMultilevel"/>
    <w:tmpl w:val="55F04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8"/>
  </w:num>
  <w:num w:numId="3">
    <w:abstractNumId w:val="44"/>
  </w:num>
  <w:num w:numId="4">
    <w:abstractNumId w:val="39"/>
  </w:num>
  <w:num w:numId="5">
    <w:abstractNumId w:val="20"/>
  </w:num>
  <w:num w:numId="6">
    <w:abstractNumId w:val="33"/>
  </w:num>
  <w:num w:numId="7">
    <w:abstractNumId w:val="35"/>
    <w:lvlOverride w:ilvl="0">
      <w:startOverride w:val="1"/>
    </w:lvlOverride>
  </w:num>
  <w:num w:numId="8">
    <w:abstractNumId w:val="27"/>
  </w:num>
  <w:num w:numId="9">
    <w:abstractNumId w:val="29"/>
  </w:num>
  <w:num w:numId="10">
    <w:abstractNumId w:val="1"/>
  </w:num>
  <w:num w:numId="11">
    <w:abstractNumId w:val="34"/>
  </w:num>
  <w:num w:numId="12">
    <w:abstractNumId w:val="37"/>
  </w:num>
  <w:num w:numId="13">
    <w:abstractNumId w:val="36"/>
  </w:num>
  <w:num w:numId="14">
    <w:abstractNumId w:val="3"/>
  </w:num>
  <w:num w:numId="15">
    <w:abstractNumId w:val="25"/>
  </w:num>
  <w:num w:numId="16">
    <w:abstractNumId w:val="21"/>
  </w:num>
  <w:num w:numId="17">
    <w:abstractNumId w:val="40"/>
  </w:num>
  <w:num w:numId="18">
    <w:abstractNumId w:val="43"/>
  </w:num>
  <w:num w:numId="19">
    <w:abstractNumId w:val="6"/>
  </w:num>
  <w:num w:numId="20">
    <w:abstractNumId w:val="46"/>
  </w:num>
  <w:num w:numId="21">
    <w:abstractNumId w:val="45"/>
  </w:num>
  <w:num w:numId="22">
    <w:abstractNumId w:val="38"/>
  </w:num>
  <w:num w:numId="23">
    <w:abstractNumId w:val="14"/>
  </w:num>
  <w:num w:numId="24">
    <w:abstractNumId w:val="12"/>
  </w:num>
  <w:num w:numId="25">
    <w:abstractNumId w:val="4"/>
  </w:num>
  <w:num w:numId="26">
    <w:abstractNumId w:val="8"/>
  </w:num>
  <w:num w:numId="27">
    <w:abstractNumId w:val="30"/>
  </w:num>
  <w:num w:numId="28">
    <w:abstractNumId w:val="23"/>
  </w:num>
  <w:num w:numId="29">
    <w:abstractNumId w:val="13"/>
  </w:num>
  <w:num w:numId="30">
    <w:abstractNumId w:val="22"/>
  </w:num>
  <w:num w:numId="31">
    <w:abstractNumId w:val="47"/>
  </w:num>
  <w:num w:numId="32">
    <w:abstractNumId w:val="17"/>
  </w:num>
  <w:num w:numId="33">
    <w:abstractNumId w:val="19"/>
  </w:num>
  <w:num w:numId="34">
    <w:abstractNumId w:val="24"/>
  </w:num>
  <w:num w:numId="35">
    <w:abstractNumId w:val="15"/>
  </w:num>
  <w:num w:numId="36">
    <w:abstractNumId w:val="10"/>
  </w:num>
  <w:num w:numId="37">
    <w:abstractNumId w:val="11"/>
  </w:num>
  <w:num w:numId="38">
    <w:abstractNumId w:val="5"/>
  </w:num>
  <w:num w:numId="39">
    <w:abstractNumId w:val="18"/>
  </w:num>
  <w:num w:numId="40">
    <w:abstractNumId w:val="16"/>
  </w:num>
  <w:num w:numId="41">
    <w:abstractNumId w:val="9"/>
  </w:num>
  <w:num w:numId="42">
    <w:abstractNumId w:val="41"/>
  </w:num>
  <w:num w:numId="4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2"/>
  </w:num>
  <w:num w:numId="45">
    <w:abstractNumId w:val="31"/>
  </w:num>
  <w:num w:numId="46">
    <w:abstractNumId w:val="0"/>
  </w:num>
  <w:num w:numId="47">
    <w:abstractNumId w:val="7"/>
  </w:num>
  <w:num w:numId="48">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F38"/>
    <w:rsid w:val="000011C8"/>
    <w:rsid w:val="000021DE"/>
    <w:rsid w:val="00002949"/>
    <w:rsid w:val="00002E84"/>
    <w:rsid w:val="00003CAF"/>
    <w:rsid w:val="0000495A"/>
    <w:rsid w:val="00005B54"/>
    <w:rsid w:val="000066B7"/>
    <w:rsid w:val="000067B1"/>
    <w:rsid w:val="00006D80"/>
    <w:rsid w:val="00007738"/>
    <w:rsid w:val="00010CED"/>
    <w:rsid w:val="000115D3"/>
    <w:rsid w:val="00012ED7"/>
    <w:rsid w:val="000146C0"/>
    <w:rsid w:val="000149DF"/>
    <w:rsid w:val="0001657C"/>
    <w:rsid w:val="000165B3"/>
    <w:rsid w:val="00016C14"/>
    <w:rsid w:val="000178E4"/>
    <w:rsid w:val="00017D99"/>
    <w:rsid w:val="00017F44"/>
    <w:rsid w:val="00020200"/>
    <w:rsid w:val="00021A1C"/>
    <w:rsid w:val="00021BA4"/>
    <w:rsid w:val="0002299F"/>
    <w:rsid w:val="00025348"/>
    <w:rsid w:val="000265D3"/>
    <w:rsid w:val="0002664D"/>
    <w:rsid w:val="00027B64"/>
    <w:rsid w:val="000321D0"/>
    <w:rsid w:val="000325E7"/>
    <w:rsid w:val="00034744"/>
    <w:rsid w:val="00035069"/>
    <w:rsid w:val="000351AC"/>
    <w:rsid w:val="00035B64"/>
    <w:rsid w:val="00035D76"/>
    <w:rsid w:val="00036080"/>
    <w:rsid w:val="00036F41"/>
    <w:rsid w:val="00037BAC"/>
    <w:rsid w:val="0004138E"/>
    <w:rsid w:val="000421A0"/>
    <w:rsid w:val="0004522F"/>
    <w:rsid w:val="000503CA"/>
    <w:rsid w:val="0005078E"/>
    <w:rsid w:val="00050B0A"/>
    <w:rsid w:val="0005170E"/>
    <w:rsid w:val="00054360"/>
    <w:rsid w:val="00055321"/>
    <w:rsid w:val="0006028E"/>
    <w:rsid w:val="00063C87"/>
    <w:rsid w:val="0006429A"/>
    <w:rsid w:val="00065AC6"/>
    <w:rsid w:val="00066991"/>
    <w:rsid w:val="0007208C"/>
    <w:rsid w:val="000724FA"/>
    <w:rsid w:val="000757A1"/>
    <w:rsid w:val="00075931"/>
    <w:rsid w:val="00076AC7"/>
    <w:rsid w:val="00076F46"/>
    <w:rsid w:val="00077407"/>
    <w:rsid w:val="00080212"/>
    <w:rsid w:val="00081A16"/>
    <w:rsid w:val="000827E7"/>
    <w:rsid w:val="00084383"/>
    <w:rsid w:val="000878DC"/>
    <w:rsid w:val="000910E5"/>
    <w:rsid w:val="00091DDF"/>
    <w:rsid w:val="000933E3"/>
    <w:rsid w:val="00093CAC"/>
    <w:rsid w:val="0009567D"/>
    <w:rsid w:val="00095B88"/>
    <w:rsid w:val="00096EFC"/>
    <w:rsid w:val="00097341"/>
    <w:rsid w:val="000A2097"/>
    <w:rsid w:val="000A273C"/>
    <w:rsid w:val="000A2AAA"/>
    <w:rsid w:val="000A396C"/>
    <w:rsid w:val="000A3DB9"/>
    <w:rsid w:val="000A5314"/>
    <w:rsid w:val="000A5F9D"/>
    <w:rsid w:val="000A6BDC"/>
    <w:rsid w:val="000B018A"/>
    <w:rsid w:val="000B095B"/>
    <w:rsid w:val="000B4E0D"/>
    <w:rsid w:val="000B58A8"/>
    <w:rsid w:val="000B5B0F"/>
    <w:rsid w:val="000B7F10"/>
    <w:rsid w:val="000C02D5"/>
    <w:rsid w:val="000C391A"/>
    <w:rsid w:val="000C3EDA"/>
    <w:rsid w:val="000C7556"/>
    <w:rsid w:val="000C7FD2"/>
    <w:rsid w:val="000D1A1C"/>
    <w:rsid w:val="000D3516"/>
    <w:rsid w:val="000D420C"/>
    <w:rsid w:val="000D5C9F"/>
    <w:rsid w:val="000D7151"/>
    <w:rsid w:val="000E000E"/>
    <w:rsid w:val="000E031C"/>
    <w:rsid w:val="000E10C2"/>
    <w:rsid w:val="000E12D7"/>
    <w:rsid w:val="000E24B2"/>
    <w:rsid w:val="000E31C4"/>
    <w:rsid w:val="000E3438"/>
    <w:rsid w:val="000E384E"/>
    <w:rsid w:val="000E4DAF"/>
    <w:rsid w:val="000E4E13"/>
    <w:rsid w:val="000E63CB"/>
    <w:rsid w:val="000F043C"/>
    <w:rsid w:val="000F078F"/>
    <w:rsid w:val="000F0AE5"/>
    <w:rsid w:val="000F0BFC"/>
    <w:rsid w:val="000F11DB"/>
    <w:rsid w:val="000F2DE1"/>
    <w:rsid w:val="000F32A1"/>
    <w:rsid w:val="000F3FA2"/>
    <w:rsid w:val="000F597A"/>
    <w:rsid w:val="000F5CDE"/>
    <w:rsid w:val="000F6582"/>
    <w:rsid w:val="000F7AAA"/>
    <w:rsid w:val="00101910"/>
    <w:rsid w:val="001030E8"/>
    <w:rsid w:val="00103A51"/>
    <w:rsid w:val="00104D83"/>
    <w:rsid w:val="001052F6"/>
    <w:rsid w:val="001065E7"/>
    <w:rsid w:val="00106DC7"/>
    <w:rsid w:val="001074AC"/>
    <w:rsid w:val="00110315"/>
    <w:rsid w:val="00110BD8"/>
    <w:rsid w:val="00110D5D"/>
    <w:rsid w:val="00111718"/>
    <w:rsid w:val="0011195A"/>
    <w:rsid w:val="0011391E"/>
    <w:rsid w:val="00114226"/>
    <w:rsid w:val="00114BDC"/>
    <w:rsid w:val="001159D9"/>
    <w:rsid w:val="00115E9D"/>
    <w:rsid w:val="00121121"/>
    <w:rsid w:val="00121EF3"/>
    <w:rsid w:val="00122F30"/>
    <w:rsid w:val="00123133"/>
    <w:rsid w:val="00126307"/>
    <w:rsid w:val="00127E98"/>
    <w:rsid w:val="00130E2F"/>
    <w:rsid w:val="0013146A"/>
    <w:rsid w:val="001315D5"/>
    <w:rsid w:val="00132894"/>
    <w:rsid w:val="00132B9D"/>
    <w:rsid w:val="00133098"/>
    <w:rsid w:val="00133474"/>
    <w:rsid w:val="00136442"/>
    <w:rsid w:val="00137462"/>
    <w:rsid w:val="00137E4A"/>
    <w:rsid w:val="00140C28"/>
    <w:rsid w:val="001442D1"/>
    <w:rsid w:val="00145BF1"/>
    <w:rsid w:val="00145F39"/>
    <w:rsid w:val="0014602C"/>
    <w:rsid w:val="001507FF"/>
    <w:rsid w:val="00150BD2"/>
    <w:rsid w:val="00150CDE"/>
    <w:rsid w:val="00151F0B"/>
    <w:rsid w:val="00153696"/>
    <w:rsid w:val="00153A51"/>
    <w:rsid w:val="00155002"/>
    <w:rsid w:val="00155452"/>
    <w:rsid w:val="00157C54"/>
    <w:rsid w:val="0016148B"/>
    <w:rsid w:val="001618FD"/>
    <w:rsid w:val="001619F7"/>
    <w:rsid w:val="00161CAB"/>
    <w:rsid w:val="00161F11"/>
    <w:rsid w:val="001638F9"/>
    <w:rsid w:val="001639AA"/>
    <w:rsid w:val="00165848"/>
    <w:rsid w:val="001662D6"/>
    <w:rsid w:val="001673BC"/>
    <w:rsid w:val="001711E2"/>
    <w:rsid w:val="00174C6A"/>
    <w:rsid w:val="00175A9F"/>
    <w:rsid w:val="0017755E"/>
    <w:rsid w:val="0018062D"/>
    <w:rsid w:val="00180AB7"/>
    <w:rsid w:val="00182047"/>
    <w:rsid w:val="00182A6F"/>
    <w:rsid w:val="001836CA"/>
    <w:rsid w:val="00184D90"/>
    <w:rsid w:val="00184E45"/>
    <w:rsid w:val="00186AA1"/>
    <w:rsid w:val="00193740"/>
    <w:rsid w:val="00193752"/>
    <w:rsid w:val="00194416"/>
    <w:rsid w:val="00194BB6"/>
    <w:rsid w:val="00194C57"/>
    <w:rsid w:val="001953B2"/>
    <w:rsid w:val="0019568C"/>
    <w:rsid w:val="00195826"/>
    <w:rsid w:val="001962C3"/>
    <w:rsid w:val="00196355"/>
    <w:rsid w:val="001A1928"/>
    <w:rsid w:val="001A297E"/>
    <w:rsid w:val="001A4A0E"/>
    <w:rsid w:val="001A6096"/>
    <w:rsid w:val="001A7F4D"/>
    <w:rsid w:val="001B03B7"/>
    <w:rsid w:val="001B0A25"/>
    <w:rsid w:val="001B0EAE"/>
    <w:rsid w:val="001B0F5F"/>
    <w:rsid w:val="001B1C10"/>
    <w:rsid w:val="001B1FF6"/>
    <w:rsid w:val="001B289E"/>
    <w:rsid w:val="001B7169"/>
    <w:rsid w:val="001B7506"/>
    <w:rsid w:val="001C2392"/>
    <w:rsid w:val="001C38A3"/>
    <w:rsid w:val="001C7066"/>
    <w:rsid w:val="001D1D37"/>
    <w:rsid w:val="001D2642"/>
    <w:rsid w:val="001D5FC2"/>
    <w:rsid w:val="001E0A4D"/>
    <w:rsid w:val="001E216C"/>
    <w:rsid w:val="001E22BF"/>
    <w:rsid w:val="001E3D12"/>
    <w:rsid w:val="001E3FD3"/>
    <w:rsid w:val="001E4C95"/>
    <w:rsid w:val="001E4DAE"/>
    <w:rsid w:val="001E5A5E"/>
    <w:rsid w:val="001E78B9"/>
    <w:rsid w:val="001F0A3E"/>
    <w:rsid w:val="001F1332"/>
    <w:rsid w:val="001F55CB"/>
    <w:rsid w:val="001F56A8"/>
    <w:rsid w:val="001F712F"/>
    <w:rsid w:val="001F7EA6"/>
    <w:rsid w:val="00200518"/>
    <w:rsid w:val="002008AA"/>
    <w:rsid w:val="002017C9"/>
    <w:rsid w:val="00202150"/>
    <w:rsid w:val="002042A0"/>
    <w:rsid w:val="0020740C"/>
    <w:rsid w:val="002105B7"/>
    <w:rsid w:val="0021062C"/>
    <w:rsid w:val="00210724"/>
    <w:rsid w:val="002110D8"/>
    <w:rsid w:val="00211137"/>
    <w:rsid w:val="002126F5"/>
    <w:rsid w:val="00213944"/>
    <w:rsid w:val="00216359"/>
    <w:rsid w:val="0021729D"/>
    <w:rsid w:val="00221BE2"/>
    <w:rsid w:val="00223824"/>
    <w:rsid w:val="0022485C"/>
    <w:rsid w:val="00224F73"/>
    <w:rsid w:val="002251F6"/>
    <w:rsid w:val="00225391"/>
    <w:rsid w:val="00225C03"/>
    <w:rsid w:val="002262C0"/>
    <w:rsid w:val="00226570"/>
    <w:rsid w:val="00226ECC"/>
    <w:rsid w:val="002310A3"/>
    <w:rsid w:val="00231686"/>
    <w:rsid w:val="00232AAF"/>
    <w:rsid w:val="00232E60"/>
    <w:rsid w:val="00236021"/>
    <w:rsid w:val="00236263"/>
    <w:rsid w:val="00240BC0"/>
    <w:rsid w:val="00243EFA"/>
    <w:rsid w:val="00244668"/>
    <w:rsid w:val="002448DF"/>
    <w:rsid w:val="00244974"/>
    <w:rsid w:val="00246037"/>
    <w:rsid w:val="002475B2"/>
    <w:rsid w:val="00250CAE"/>
    <w:rsid w:val="002512F5"/>
    <w:rsid w:val="00251DF2"/>
    <w:rsid w:val="002527B3"/>
    <w:rsid w:val="00254632"/>
    <w:rsid w:val="00260BA8"/>
    <w:rsid w:val="00262120"/>
    <w:rsid w:val="00265BEC"/>
    <w:rsid w:val="00267171"/>
    <w:rsid w:val="00267705"/>
    <w:rsid w:val="00267928"/>
    <w:rsid w:val="002723FB"/>
    <w:rsid w:val="002727FC"/>
    <w:rsid w:val="00272AAB"/>
    <w:rsid w:val="002733B1"/>
    <w:rsid w:val="002742DF"/>
    <w:rsid w:val="002814A4"/>
    <w:rsid w:val="0028197E"/>
    <w:rsid w:val="00281C3C"/>
    <w:rsid w:val="00281EB2"/>
    <w:rsid w:val="002837B0"/>
    <w:rsid w:val="00283BFE"/>
    <w:rsid w:val="00283FCE"/>
    <w:rsid w:val="00285E4A"/>
    <w:rsid w:val="0028671D"/>
    <w:rsid w:val="00287DBA"/>
    <w:rsid w:val="00290585"/>
    <w:rsid w:val="0029247D"/>
    <w:rsid w:val="00293A85"/>
    <w:rsid w:val="00293E39"/>
    <w:rsid w:val="0029415F"/>
    <w:rsid w:val="00296A5A"/>
    <w:rsid w:val="002A2052"/>
    <w:rsid w:val="002A2F1A"/>
    <w:rsid w:val="002A3FFD"/>
    <w:rsid w:val="002A4A03"/>
    <w:rsid w:val="002A5A67"/>
    <w:rsid w:val="002A61C3"/>
    <w:rsid w:val="002A625B"/>
    <w:rsid w:val="002A7DE5"/>
    <w:rsid w:val="002B12AD"/>
    <w:rsid w:val="002B168B"/>
    <w:rsid w:val="002B40FF"/>
    <w:rsid w:val="002B4A1E"/>
    <w:rsid w:val="002B4AF7"/>
    <w:rsid w:val="002B5493"/>
    <w:rsid w:val="002B5A84"/>
    <w:rsid w:val="002C0D2C"/>
    <w:rsid w:val="002C233F"/>
    <w:rsid w:val="002C2E65"/>
    <w:rsid w:val="002C4EAB"/>
    <w:rsid w:val="002C5EF9"/>
    <w:rsid w:val="002C60E2"/>
    <w:rsid w:val="002C72CF"/>
    <w:rsid w:val="002D2C1F"/>
    <w:rsid w:val="002D5237"/>
    <w:rsid w:val="002D579A"/>
    <w:rsid w:val="002D6646"/>
    <w:rsid w:val="002E1776"/>
    <w:rsid w:val="002E17AD"/>
    <w:rsid w:val="002E278C"/>
    <w:rsid w:val="002E3CCC"/>
    <w:rsid w:val="002E5D32"/>
    <w:rsid w:val="002E7208"/>
    <w:rsid w:val="002E78FB"/>
    <w:rsid w:val="002F30AF"/>
    <w:rsid w:val="002F4E0E"/>
    <w:rsid w:val="002F5293"/>
    <w:rsid w:val="002F655A"/>
    <w:rsid w:val="002F6E17"/>
    <w:rsid w:val="00301181"/>
    <w:rsid w:val="003030D6"/>
    <w:rsid w:val="0030571A"/>
    <w:rsid w:val="0030606A"/>
    <w:rsid w:val="003064EA"/>
    <w:rsid w:val="0030779E"/>
    <w:rsid w:val="00310678"/>
    <w:rsid w:val="00311679"/>
    <w:rsid w:val="003123F2"/>
    <w:rsid w:val="00313771"/>
    <w:rsid w:val="0031381F"/>
    <w:rsid w:val="00315E22"/>
    <w:rsid w:val="00320E74"/>
    <w:rsid w:val="0032190C"/>
    <w:rsid w:val="00322FA0"/>
    <w:rsid w:val="003232E2"/>
    <w:rsid w:val="003235CA"/>
    <w:rsid w:val="00323B0C"/>
    <w:rsid w:val="00323BB7"/>
    <w:rsid w:val="00327F10"/>
    <w:rsid w:val="003308BE"/>
    <w:rsid w:val="00331239"/>
    <w:rsid w:val="0033288E"/>
    <w:rsid w:val="0033425C"/>
    <w:rsid w:val="00335416"/>
    <w:rsid w:val="003356CE"/>
    <w:rsid w:val="0033679A"/>
    <w:rsid w:val="00340ECE"/>
    <w:rsid w:val="00341F19"/>
    <w:rsid w:val="00342489"/>
    <w:rsid w:val="00343CCD"/>
    <w:rsid w:val="00344450"/>
    <w:rsid w:val="00344B94"/>
    <w:rsid w:val="00344F79"/>
    <w:rsid w:val="00346569"/>
    <w:rsid w:val="00347318"/>
    <w:rsid w:val="00350323"/>
    <w:rsid w:val="0035067C"/>
    <w:rsid w:val="00352573"/>
    <w:rsid w:val="00356B44"/>
    <w:rsid w:val="00356CF6"/>
    <w:rsid w:val="00357489"/>
    <w:rsid w:val="00357822"/>
    <w:rsid w:val="00360783"/>
    <w:rsid w:val="00361AA4"/>
    <w:rsid w:val="00361BC9"/>
    <w:rsid w:val="0036265F"/>
    <w:rsid w:val="00363034"/>
    <w:rsid w:val="00363587"/>
    <w:rsid w:val="0036359F"/>
    <w:rsid w:val="00365418"/>
    <w:rsid w:val="003654B5"/>
    <w:rsid w:val="00366EBB"/>
    <w:rsid w:val="00366F95"/>
    <w:rsid w:val="00367B76"/>
    <w:rsid w:val="00371288"/>
    <w:rsid w:val="00371EB0"/>
    <w:rsid w:val="00372779"/>
    <w:rsid w:val="00374136"/>
    <w:rsid w:val="00375222"/>
    <w:rsid w:val="0037621F"/>
    <w:rsid w:val="00376CB8"/>
    <w:rsid w:val="00377745"/>
    <w:rsid w:val="00380407"/>
    <w:rsid w:val="00381912"/>
    <w:rsid w:val="00381BF3"/>
    <w:rsid w:val="00383C23"/>
    <w:rsid w:val="00384B40"/>
    <w:rsid w:val="00384F87"/>
    <w:rsid w:val="00385C5B"/>
    <w:rsid w:val="00385E73"/>
    <w:rsid w:val="0038629F"/>
    <w:rsid w:val="00387A31"/>
    <w:rsid w:val="00390512"/>
    <w:rsid w:val="003942DF"/>
    <w:rsid w:val="00395A72"/>
    <w:rsid w:val="00397F28"/>
    <w:rsid w:val="003A3DB4"/>
    <w:rsid w:val="003A40EE"/>
    <w:rsid w:val="003A48EB"/>
    <w:rsid w:val="003A5B63"/>
    <w:rsid w:val="003B0DA3"/>
    <w:rsid w:val="003B38E0"/>
    <w:rsid w:val="003B3B4A"/>
    <w:rsid w:val="003B4A01"/>
    <w:rsid w:val="003C02F8"/>
    <w:rsid w:val="003C0893"/>
    <w:rsid w:val="003C1707"/>
    <w:rsid w:val="003C309E"/>
    <w:rsid w:val="003C30B3"/>
    <w:rsid w:val="003C38CA"/>
    <w:rsid w:val="003C4AB1"/>
    <w:rsid w:val="003C4C21"/>
    <w:rsid w:val="003C6981"/>
    <w:rsid w:val="003C7938"/>
    <w:rsid w:val="003D018B"/>
    <w:rsid w:val="003D14E3"/>
    <w:rsid w:val="003D4CB5"/>
    <w:rsid w:val="003D4F8F"/>
    <w:rsid w:val="003D5931"/>
    <w:rsid w:val="003D5A5E"/>
    <w:rsid w:val="003E037A"/>
    <w:rsid w:val="003E03F2"/>
    <w:rsid w:val="003E0943"/>
    <w:rsid w:val="003E0AFE"/>
    <w:rsid w:val="003E3C4E"/>
    <w:rsid w:val="003E3EEC"/>
    <w:rsid w:val="003E43CA"/>
    <w:rsid w:val="003E4717"/>
    <w:rsid w:val="003E52FA"/>
    <w:rsid w:val="003E5B9F"/>
    <w:rsid w:val="003E65CC"/>
    <w:rsid w:val="003E6BBA"/>
    <w:rsid w:val="003E7CC0"/>
    <w:rsid w:val="003F2566"/>
    <w:rsid w:val="003F2A8E"/>
    <w:rsid w:val="003F363E"/>
    <w:rsid w:val="003F3833"/>
    <w:rsid w:val="003F57A8"/>
    <w:rsid w:val="003F6A9D"/>
    <w:rsid w:val="003F786C"/>
    <w:rsid w:val="00400094"/>
    <w:rsid w:val="0040182B"/>
    <w:rsid w:val="00402D50"/>
    <w:rsid w:val="00403A55"/>
    <w:rsid w:val="00404363"/>
    <w:rsid w:val="00404EFC"/>
    <w:rsid w:val="004051B0"/>
    <w:rsid w:val="0040632B"/>
    <w:rsid w:val="004077EF"/>
    <w:rsid w:val="00410C2F"/>
    <w:rsid w:val="0041287F"/>
    <w:rsid w:val="00412FDC"/>
    <w:rsid w:val="00414BE7"/>
    <w:rsid w:val="0041545F"/>
    <w:rsid w:val="0041767E"/>
    <w:rsid w:val="00421D9C"/>
    <w:rsid w:val="004227DC"/>
    <w:rsid w:val="00426B91"/>
    <w:rsid w:val="004271FC"/>
    <w:rsid w:val="00427A9B"/>
    <w:rsid w:val="004307D8"/>
    <w:rsid w:val="004308F2"/>
    <w:rsid w:val="00430B3A"/>
    <w:rsid w:val="00431848"/>
    <w:rsid w:val="00432695"/>
    <w:rsid w:val="004330DE"/>
    <w:rsid w:val="0043341F"/>
    <w:rsid w:val="00433FA9"/>
    <w:rsid w:val="00434BDC"/>
    <w:rsid w:val="004352D8"/>
    <w:rsid w:val="00435DAA"/>
    <w:rsid w:val="0043762D"/>
    <w:rsid w:val="00442348"/>
    <w:rsid w:val="00443D65"/>
    <w:rsid w:val="00444657"/>
    <w:rsid w:val="00444E07"/>
    <w:rsid w:val="00445193"/>
    <w:rsid w:val="00445821"/>
    <w:rsid w:val="004459B2"/>
    <w:rsid w:val="00447519"/>
    <w:rsid w:val="00450BCA"/>
    <w:rsid w:val="00451661"/>
    <w:rsid w:val="0045382D"/>
    <w:rsid w:val="00456796"/>
    <w:rsid w:val="00463A96"/>
    <w:rsid w:val="004657D3"/>
    <w:rsid w:val="0046737B"/>
    <w:rsid w:val="00467867"/>
    <w:rsid w:val="004678B4"/>
    <w:rsid w:val="00467984"/>
    <w:rsid w:val="00473B9B"/>
    <w:rsid w:val="00473E7A"/>
    <w:rsid w:val="004743E5"/>
    <w:rsid w:val="00474ED7"/>
    <w:rsid w:val="00475227"/>
    <w:rsid w:val="0047569E"/>
    <w:rsid w:val="00475D34"/>
    <w:rsid w:val="00475F2D"/>
    <w:rsid w:val="004763C2"/>
    <w:rsid w:val="004764AB"/>
    <w:rsid w:val="00476996"/>
    <w:rsid w:val="00477FE1"/>
    <w:rsid w:val="00480B95"/>
    <w:rsid w:val="00481B15"/>
    <w:rsid w:val="00483A6B"/>
    <w:rsid w:val="00483E90"/>
    <w:rsid w:val="00484F88"/>
    <w:rsid w:val="00485E75"/>
    <w:rsid w:val="00486200"/>
    <w:rsid w:val="004868A5"/>
    <w:rsid w:val="00490657"/>
    <w:rsid w:val="00491842"/>
    <w:rsid w:val="00491A4F"/>
    <w:rsid w:val="0049321B"/>
    <w:rsid w:val="00493652"/>
    <w:rsid w:val="00493D57"/>
    <w:rsid w:val="00497182"/>
    <w:rsid w:val="004975D1"/>
    <w:rsid w:val="0049773D"/>
    <w:rsid w:val="0049788A"/>
    <w:rsid w:val="004A07CB"/>
    <w:rsid w:val="004A1C07"/>
    <w:rsid w:val="004A1E90"/>
    <w:rsid w:val="004A214B"/>
    <w:rsid w:val="004A41C8"/>
    <w:rsid w:val="004A5582"/>
    <w:rsid w:val="004A66A2"/>
    <w:rsid w:val="004A73AD"/>
    <w:rsid w:val="004B3340"/>
    <w:rsid w:val="004B46DF"/>
    <w:rsid w:val="004B52AD"/>
    <w:rsid w:val="004B573E"/>
    <w:rsid w:val="004C0E0E"/>
    <w:rsid w:val="004C1858"/>
    <w:rsid w:val="004C2A11"/>
    <w:rsid w:val="004C2C7B"/>
    <w:rsid w:val="004C4070"/>
    <w:rsid w:val="004C45DB"/>
    <w:rsid w:val="004C5180"/>
    <w:rsid w:val="004C6E28"/>
    <w:rsid w:val="004C7C1F"/>
    <w:rsid w:val="004D156D"/>
    <w:rsid w:val="004D1881"/>
    <w:rsid w:val="004D2902"/>
    <w:rsid w:val="004D4099"/>
    <w:rsid w:val="004D416D"/>
    <w:rsid w:val="004D41AB"/>
    <w:rsid w:val="004D7D9A"/>
    <w:rsid w:val="004D7E9C"/>
    <w:rsid w:val="004E031B"/>
    <w:rsid w:val="004E0DC5"/>
    <w:rsid w:val="004E1EF9"/>
    <w:rsid w:val="004E2D23"/>
    <w:rsid w:val="004E44CA"/>
    <w:rsid w:val="004E497B"/>
    <w:rsid w:val="004E7007"/>
    <w:rsid w:val="004E7EAD"/>
    <w:rsid w:val="004F0B71"/>
    <w:rsid w:val="004F2CEF"/>
    <w:rsid w:val="004F2D7E"/>
    <w:rsid w:val="004F321E"/>
    <w:rsid w:val="004F54FD"/>
    <w:rsid w:val="00501278"/>
    <w:rsid w:val="00501A6D"/>
    <w:rsid w:val="005020DE"/>
    <w:rsid w:val="005038DF"/>
    <w:rsid w:val="0050574B"/>
    <w:rsid w:val="00507D84"/>
    <w:rsid w:val="00515DFA"/>
    <w:rsid w:val="0051719E"/>
    <w:rsid w:val="0052009B"/>
    <w:rsid w:val="00520794"/>
    <w:rsid w:val="00520DD6"/>
    <w:rsid w:val="00522088"/>
    <w:rsid w:val="005242BF"/>
    <w:rsid w:val="00524B28"/>
    <w:rsid w:val="0052565C"/>
    <w:rsid w:val="00525769"/>
    <w:rsid w:val="00526E93"/>
    <w:rsid w:val="005274B3"/>
    <w:rsid w:val="00527AF8"/>
    <w:rsid w:val="00530081"/>
    <w:rsid w:val="005306D6"/>
    <w:rsid w:val="00531BE8"/>
    <w:rsid w:val="0053204B"/>
    <w:rsid w:val="005337A5"/>
    <w:rsid w:val="00535CB1"/>
    <w:rsid w:val="00535F85"/>
    <w:rsid w:val="00537967"/>
    <w:rsid w:val="00542D7B"/>
    <w:rsid w:val="005430B2"/>
    <w:rsid w:val="00543546"/>
    <w:rsid w:val="0054487B"/>
    <w:rsid w:val="00545D22"/>
    <w:rsid w:val="00550407"/>
    <w:rsid w:val="00550F60"/>
    <w:rsid w:val="005512EA"/>
    <w:rsid w:val="00552D7B"/>
    <w:rsid w:val="005539A6"/>
    <w:rsid w:val="00553CD8"/>
    <w:rsid w:val="0055585C"/>
    <w:rsid w:val="005570E3"/>
    <w:rsid w:val="00561A86"/>
    <w:rsid w:val="0056219D"/>
    <w:rsid w:val="00562A51"/>
    <w:rsid w:val="00562DA3"/>
    <w:rsid w:val="00562F74"/>
    <w:rsid w:val="00563A41"/>
    <w:rsid w:val="00564ECD"/>
    <w:rsid w:val="0057056D"/>
    <w:rsid w:val="005730A2"/>
    <w:rsid w:val="00573FDC"/>
    <w:rsid w:val="00574480"/>
    <w:rsid w:val="0057552F"/>
    <w:rsid w:val="0057783B"/>
    <w:rsid w:val="005805CF"/>
    <w:rsid w:val="005867BF"/>
    <w:rsid w:val="005926C3"/>
    <w:rsid w:val="00593000"/>
    <w:rsid w:val="005939D5"/>
    <w:rsid w:val="00593BDA"/>
    <w:rsid w:val="00594AC2"/>
    <w:rsid w:val="00595C6D"/>
    <w:rsid w:val="00596388"/>
    <w:rsid w:val="005968AC"/>
    <w:rsid w:val="00597E27"/>
    <w:rsid w:val="005A1064"/>
    <w:rsid w:val="005A1421"/>
    <w:rsid w:val="005A6887"/>
    <w:rsid w:val="005A6AAF"/>
    <w:rsid w:val="005B1DDD"/>
    <w:rsid w:val="005B2322"/>
    <w:rsid w:val="005B4581"/>
    <w:rsid w:val="005B504D"/>
    <w:rsid w:val="005B508E"/>
    <w:rsid w:val="005B5421"/>
    <w:rsid w:val="005B5435"/>
    <w:rsid w:val="005B57C9"/>
    <w:rsid w:val="005B5B1A"/>
    <w:rsid w:val="005B6A2C"/>
    <w:rsid w:val="005B70E0"/>
    <w:rsid w:val="005B784A"/>
    <w:rsid w:val="005C1457"/>
    <w:rsid w:val="005C1ED4"/>
    <w:rsid w:val="005C2303"/>
    <w:rsid w:val="005C35C8"/>
    <w:rsid w:val="005C3D3C"/>
    <w:rsid w:val="005C3FC9"/>
    <w:rsid w:val="005C5557"/>
    <w:rsid w:val="005C56CE"/>
    <w:rsid w:val="005C742C"/>
    <w:rsid w:val="005C791E"/>
    <w:rsid w:val="005D0BE7"/>
    <w:rsid w:val="005D1C24"/>
    <w:rsid w:val="005D4E3A"/>
    <w:rsid w:val="005E17A6"/>
    <w:rsid w:val="005E2258"/>
    <w:rsid w:val="005E38B1"/>
    <w:rsid w:val="005E456A"/>
    <w:rsid w:val="005E4D68"/>
    <w:rsid w:val="005E5159"/>
    <w:rsid w:val="005E5DE6"/>
    <w:rsid w:val="005E6553"/>
    <w:rsid w:val="005F103D"/>
    <w:rsid w:val="005F10DD"/>
    <w:rsid w:val="005F54FC"/>
    <w:rsid w:val="005F5543"/>
    <w:rsid w:val="005F6AED"/>
    <w:rsid w:val="005F7168"/>
    <w:rsid w:val="005F72A1"/>
    <w:rsid w:val="006006AF"/>
    <w:rsid w:val="00604DC0"/>
    <w:rsid w:val="00605849"/>
    <w:rsid w:val="00606FBD"/>
    <w:rsid w:val="00607046"/>
    <w:rsid w:val="006071C8"/>
    <w:rsid w:val="006108BE"/>
    <w:rsid w:val="0061210D"/>
    <w:rsid w:val="00614B95"/>
    <w:rsid w:val="0061571C"/>
    <w:rsid w:val="00615937"/>
    <w:rsid w:val="00621174"/>
    <w:rsid w:val="00622C3F"/>
    <w:rsid w:val="006238DF"/>
    <w:rsid w:val="0062478A"/>
    <w:rsid w:val="00625C41"/>
    <w:rsid w:val="00625F82"/>
    <w:rsid w:val="00626096"/>
    <w:rsid w:val="006265F8"/>
    <w:rsid w:val="00627D42"/>
    <w:rsid w:val="00630429"/>
    <w:rsid w:val="00630DAC"/>
    <w:rsid w:val="00632126"/>
    <w:rsid w:val="00632809"/>
    <w:rsid w:val="006329B0"/>
    <w:rsid w:val="00635A78"/>
    <w:rsid w:val="00635A9C"/>
    <w:rsid w:val="0063655B"/>
    <w:rsid w:val="00641CC4"/>
    <w:rsid w:val="00641E4E"/>
    <w:rsid w:val="00642C7E"/>
    <w:rsid w:val="006440D0"/>
    <w:rsid w:val="006441F3"/>
    <w:rsid w:val="00644BEC"/>
    <w:rsid w:val="006468E9"/>
    <w:rsid w:val="00647CAB"/>
    <w:rsid w:val="00650195"/>
    <w:rsid w:val="0065078B"/>
    <w:rsid w:val="006524CB"/>
    <w:rsid w:val="006538C4"/>
    <w:rsid w:val="006539A3"/>
    <w:rsid w:val="006544B9"/>
    <w:rsid w:val="00656BBD"/>
    <w:rsid w:val="0066069F"/>
    <w:rsid w:val="00660C5D"/>
    <w:rsid w:val="00663599"/>
    <w:rsid w:val="006635EC"/>
    <w:rsid w:val="0066378A"/>
    <w:rsid w:val="00664907"/>
    <w:rsid w:val="006656F1"/>
    <w:rsid w:val="00665C8A"/>
    <w:rsid w:val="006661B5"/>
    <w:rsid w:val="00667E96"/>
    <w:rsid w:val="006730CE"/>
    <w:rsid w:val="006769F9"/>
    <w:rsid w:val="006776BC"/>
    <w:rsid w:val="00677AB0"/>
    <w:rsid w:val="00680B01"/>
    <w:rsid w:val="00683163"/>
    <w:rsid w:val="006846F2"/>
    <w:rsid w:val="00684B1B"/>
    <w:rsid w:val="00685171"/>
    <w:rsid w:val="00687EF8"/>
    <w:rsid w:val="006915F1"/>
    <w:rsid w:val="006917B5"/>
    <w:rsid w:val="0069260D"/>
    <w:rsid w:val="00692804"/>
    <w:rsid w:val="00693410"/>
    <w:rsid w:val="006A2340"/>
    <w:rsid w:val="006A276A"/>
    <w:rsid w:val="006A3872"/>
    <w:rsid w:val="006A4901"/>
    <w:rsid w:val="006A57F7"/>
    <w:rsid w:val="006A5AE3"/>
    <w:rsid w:val="006A63C0"/>
    <w:rsid w:val="006B1033"/>
    <w:rsid w:val="006B2E02"/>
    <w:rsid w:val="006B546B"/>
    <w:rsid w:val="006B5710"/>
    <w:rsid w:val="006B5996"/>
    <w:rsid w:val="006B6A3B"/>
    <w:rsid w:val="006B71D3"/>
    <w:rsid w:val="006C069E"/>
    <w:rsid w:val="006C188A"/>
    <w:rsid w:val="006C431F"/>
    <w:rsid w:val="006C6876"/>
    <w:rsid w:val="006C687F"/>
    <w:rsid w:val="006C7A50"/>
    <w:rsid w:val="006D0E27"/>
    <w:rsid w:val="006D1E24"/>
    <w:rsid w:val="006D30C8"/>
    <w:rsid w:val="006D6D09"/>
    <w:rsid w:val="006E1A8D"/>
    <w:rsid w:val="006E27CA"/>
    <w:rsid w:val="006E3886"/>
    <w:rsid w:val="006E4B70"/>
    <w:rsid w:val="006E60A1"/>
    <w:rsid w:val="006E6FB5"/>
    <w:rsid w:val="006E7F6D"/>
    <w:rsid w:val="006F046F"/>
    <w:rsid w:val="006F058D"/>
    <w:rsid w:val="006F13D5"/>
    <w:rsid w:val="006F46F8"/>
    <w:rsid w:val="006F505B"/>
    <w:rsid w:val="006F67CA"/>
    <w:rsid w:val="006F6970"/>
    <w:rsid w:val="006F7BC8"/>
    <w:rsid w:val="007018A4"/>
    <w:rsid w:val="00704A03"/>
    <w:rsid w:val="00704A9E"/>
    <w:rsid w:val="00704F04"/>
    <w:rsid w:val="0070600D"/>
    <w:rsid w:val="00706B21"/>
    <w:rsid w:val="00707BB7"/>
    <w:rsid w:val="0071202A"/>
    <w:rsid w:val="00712925"/>
    <w:rsid w:val="007129C2"/>
    <w:rsid w:val="00713801"/>
    <w:rsid w:val="00714F8A"/>
    <w:rsid w:val="00717858"/>
    <w:rsid w:val="00717BE3"/>
    <w:rsid w:val="007212DB"/>
    <w:rsid w:val="0072148F"/>
    <w:rsid w:val="0072150F"/>
    <w:rsid w:val="00724DE7"/>
    <w:rsid w:val="00725707"/>
    <w:rsid w:val="0072606C"/>
    <w:rsid w:val="007266B2"/>
    <w:rsid w:val="007266E5"/>
    <w:rsid w:val="00727905"/>
    <w:rsid w:val="00731457"/>
    <w:rsid w:val="007318D0"/>
    <w:rsid w:val="007324F8"/>
    <w:rsid w:val="00734802"/>
    <w:rsid w:val="00736011"/>
    <w:rsid w:val="00737A48"/>
    <w:rsid w:val="007401E6"/>
    <w:rsid w:val="00740E01"/>
    <w:rsid w:val="00740E32"/>
    <w:rsid w:val="00742576"/>
    <w:rsid w:val="007433D0"/>
    <w:rsid w:val="00743D8F"/>
    <w:rsid w:val="007448F8"/>
    <w:rsid w:val="00744C83"/>
    <w:rsid w:val="00744EF2"/>
    <w:rsid w:val="0074581B"/>
    <w:rsid w:val="00746E09"/>
    <w:rsid w:val="00747931"/>
    <w:rsid w:val="00750C43"/>
    <w:rsid w:val="00750E9A"/>
    <w:rsid w:val="0075127C"/>
    <w:rsid w:val="007540DD"/>
    <w:rsid w:val="007546A5"/>
    <w:rsid w:val="00755CAD"/>
    <w:rsid w:val="00755DB1"/>
    <w:rsid w:val="007567F2"/>
    <w:rsid w:val="00757B78"/>
    <w:rsid w:val="0076012A"/>
    <w:rsid w:val="00761363"/>
    <w:rsid w:val="00763841"/>
    <w:rsid w:val="00763D69"/>
    <w:rsid w:val="00764912"/>
    <w:rsid w:val="00765014"/>
    <w:rsid w:val="00765B40"/>
    <w:rsid w:val="007704B5"/>
    <w:rsid w:val="00773FF7"/>
    <w:rsid w:val="0077675F"/>
    <w:rsid w:val="007769B6"/>
    <w:rsid w:val="00776F3D"/>
    <w:rsid w:val="00780221"/>
    <w:rsid w:val="00780D10"/>
    <w:rsid w:val="0078105D"/>
    <w:rsid w:val="007811BE"/>
    <w:rsid w:val="00782FAB"/>
    <w:rsid w:val="00785558"/>
    <w:rsid w:val="00785A14"/>
    <w:rsid w:val="00785EBD"/>
    <w:rsid w:val="00786DEC"/>
    <w:rsid w:val="00790019"/>
    <w:rsid w:val="00792034"/>
    <w:rsid w:val="00793613"/>
    <w:rsid w:val="007946F6"/>
    <w:rsid w:val="007948D9"/>
    <w:rsid w:val="007966DA"/>
    <w:rsid w:val="0079672B"/>
    <w:rsid w:val="00796D70"/>
    <w:rsid w:val="00797466"/>
    <w:rsid w:val="007A0C4C"/>
    <w:rsid w:val="007A1723"/>
    <w:rsid w:val="007A2110"/>
    <w:rsid w:val="007A316F"/>
    <w:rsid w:val="007A353A"/>
    <w:rsid w:val="007A3996"/>
    <w:rsid w:val="007A447C"/>
    <w:rsid w:val="007A6F9E"/>
    <w:rsid w:val="007B14F8"/>
    <w:rsid w:val="007B18A7"/>
    <w:rsid w:val="007B1D09"/>
    <w:rsid w:val="007B5190"/>
    <w:rsid w:val="007B5DFA"/>
    <w:rsid w:val="007B63A8"/>
    <w:rsid w:val="007C0B4D"/>
    <w:rsid w:val="007C2133"/>
    <w:rsid w:val="007C22B4"/>
    <w:rsid w:val="007C551C"/>
    <w:rsid w:val="007C5CC5"/>
    <w:rsid w:val="007C6943"/>
    <w:rsid w:val="007D0FC7"/>
    <w:rsid w:val="007D2B8C"/>
    <w:rsid w:val="007D3C73"/>
    <w:rsid w:val="007D42DC"/>
    <w:rsid w:val="007D7901"/>
    <w:rsid w:val="007E0393"/>
    <w:rsid w:val="007E0B32"/>
    <w:rsid w:val="007E1350"/>
    <w:rsid w:val="007E3CD4"/>
    <w:rsid w:val="007E4616"/>
    <w:rsid w:val="007E4930"/>
    <w:rsid w:val="007E5778"/>
    <w:rsid w:val="007E7104"/>
    <w:rsid w:val="007F0030"/>
    <w:rsid w:val="007F02D9"/>
    <w:rsid w:val="007F17B4"/>
    <w:rsid w:val="007F1AEE"/>
    <w:rsid w:val="007F2F5D"/>
    <w:rsid w:val="007F3800"/>
    <w:rsid w:val="007F59F8"/>
    <w:rsid w:val="007F5EDB"/>
    <w:rsid w:val="007F7328"/>
    <w:rsid w:val="007F78C4"/>
    <w:rsid w:val="00800375"/>
    <w:rsid w:val="0080265F"/>
    <w:rsid w:val="0080267D"/>
    <w:rsid w:val="00802977"/>
    <w:rsid w:val="008066D7"/>
    <w:rsid w:val="00810B06"/>
    <w:rsid w:val="008113BD"/>
    <w:rsid w:val="00812567"/>
    <w:rsid w:val="008149C6"/>
    <w:rsid w:val="00815FBE"/>
    <w:rsid w:val="0081663D"/>
    <w:rsid w:val="00820210"/>
    <w:rsid w:val="008211C2"/>
    <w:rsid w:val="008219E1"/>
    <w:rsid w:val="00823C84"/>
    <w:rsid w:val="008249A9"/>
    <w:rsid w:val="00825184"/>
    <w:rsid w:val="00826587"/>
    <w:rsid w:val="008278B3"/>
    <w:rsid w:val="00827955"/>
    <w:rsid w:val="008306A4"/>
    <w:rsid w:val="00830850"/>
    <w:rsid w:val="0083086B"/>
    <w:rsid w:val="00830B2D"/>
    <w:rsid w:val="0083255E"/>
    <w:rsid w:val="008327E1"/>
    <w:rsid w:val="00833F2B"/>
    <w:rsid w:val="0083549C"/>
    <w:rsid w:val="00835562"/>
    <w:rsid w:val="0083640D"/>
    <w:rsid w:val="008364AA"/>
    <w:rsid w:val="00837E7B"/>
    <w:rsid w:val="00840A09"/>
    <w:rsid w:val="00840DD3"/>
    <w:rsid w:val="00840EC0"/>
    <w:rsid w:val="0084372E"/>
    <w:rsid w:val="00845662"/>
    <w:rsid w:val="00845DBA"/>
    <w:rsid w:val="00846734"/>
    <w:rsid w:val="00846E01"/>
    <w:rsid w:val="008506E9"/>
    <w:rsid w:val="00851917"/>
    <w:rsid w:val="00852300"/>
    <w:rsid w:val="008562A4"/>
    <w:rsid w:val="008602B0"/>
    <w:rsid w:val="00860E11"/>
    <w:rsid w:val="00861C3D"/>
    <w:rsid w:val="0086204F"/>
    <w:rsid w:val="00862B33"/>
    <w:rsid w:val="00863BC8"/>
    <w:rsid w:val="00864D70"/>
    <w:rsid w:val="00865050"/>
    <w:rsid w:val="00867FE0"/>
    <w:rsid w:val="008706D1"/>
    <w:rsid w:val="00871970"/>
    <w:rsid w:val="008722F9"/>
    <w:rsid w:val="0087375D"/>
    <w:rsid w:val="00875675"/>
    <w:rsid w:val="0087573E"/>
    <w:rsid w:val="008764E7"/>
    <w:rsid w:val="00877596"/>
    <w:rsid w:val="00877997"/>
    <w:rsid w:val="00884EFA"/>
    <w:rsid w:val="00885512"/>
    <w:rsid w:val="00886371"/>
    <w:rsid w:val="008872C3"/>
    <w:rsid w:val="008904DE"/>
    <w:rsid w:val="00893710"/>
    <w:rsid w:val="00894553"/>
    <w:rsid w:val="008A00AC"/>
    <w:rsid w:val="008A21A8"/>
    <w:rsid w:val="008A2A60"/>
    <w:rsid w:val="008A2C3F"/>
    <w:rsid w:val="008A6BE9"/>
    <w:rsid w:val="008A765A"/>
    <w:rsid w:val="008B14AE"/>
    <w:rsid w:val="008B21F5"/>
    <w:rsid w:val="008B7CC7"/>
    <w:rsid w:val="008C14D7"/>
    <w:rsid w:val="008C16DC"/>
    <w:rsid w:val="008C35A1"/>
    <w:rsid w:val="008C4633"/>
    <w:rsid w:val="008C6E4F"/>
    <w:rsid w:val="008D06F2"/>
    <w:rsid w:val="008D0F62"/>
    <w:rsid w:val="008D1250"/>
    <w:rsid w:val="008D2977"/>
    <w:rsid w:val="008D441C"/>
    <w:rsid w:val="008D65C0"/>
    <w:rsid w:val="008D7181"/>
    <w:rsid w:val="008D7873"/>
    <w:rsid w:val="008E0356"/>
    <w:rsid w:val="008E3C07"/>
    <w:rsid w:val="008E4414"/>
    <w:rsid w:val="008E46C1"/>
    <w:rsid w:val="008E6391"/>
    <w:rsid w:val="008F0E6A"/>
    <w:rsid w:val="008F0F59"/>
    <w:rsid w:val="008F1A0B"/>
    <w:rsid w:val="008F20B2"/>
    <w:rsid w:val="008F2FE2"/>
    <w:rsid w:val="008F7B7E"/>
    <w:rsid w:val="00900699"/>
    <w:rsid w:val="00904EC2"/>
    <w:rsid w:val="009055C7"/>
    <w:rsid w:val="0090578D"/>
    <w:rsid w:val="00907115"/>
    <w:rsid w:val="0090782F"/>
    <w:rsid w:val="0091037A"/>
    <w:rsid w:val="00911B2C"/>
    <w:rsid w:val="00912007"/>
    <w:rsid w:val="00912E96"/>
    <w:rsid w:val="00913778"/>
    <w:rsid w:val="009155BA"/>
    <w:rsid w:val="0091587A"/>
    <w:rsid w:val="009164A2"/>
    <w:rsid w:val="0091686C"/>
    <w:rsid w:val="00916B88"/>
    <w:rsid w:val="009171E5"/>
    <w:rsid w:val="00920379"/>
    <w:rsid w:val="00920946"/>
    <w:rsid w:val="00920AB4"/>
    <w:rsid w:val="00925495"/>
    <w:rsid w:val="00925600"/>
    <w:rsid w:val="00925D1E"/>
    <w:rsid w:val="00926031"/>
    <w:rsid w:val="00927570"/>
    <w:rsid w:val="00933850"/>
    <w:rsid w:val="00934290"/>
    <w:rsid w:val="0093679F"/>
    <w:rsid w:val="00943019"/>
    <w:rsid w:val="00943059"/>
    <w:rsid w:val="009441B1"/>
    <w:rsid w:val="00945CBA"/>
    <w:rsid w:val="00945DE3"/>
    <w:rsid w:val="009472F0"/>
    <w:rsid w:val="00950DAB"/>
    <w:rsid w:val="0095140D"/>
    <w:rsid w:val="009523B9"/>
    <w:rsid w:val="00955713"/>
    <w:rsid w:val="00957369"/>
    <w:rsid w:val="009576CB"/>
    <w:rsid w:val="009633CE"/>
    <w:rsid w:val="009658B9"/>
    <w:rsid w:val="00965CED"/>
    <w:rsid w:val="00966B8C"/>
    <w:rsid w:val="0097104E"/>
    <w:rsid w:val="0097319B"/>
    <w:rsid w:val="0097483F"/>
    <w:rsid w:val="009808FF"/>
    <w:rsid w:val="009810D7"/>
    <w:rsid w:val="0098129C"/>
    <w:rsid w:val="009815B7"/>
    <w:rsid w:val="00981AED"/>
    <w:rsid w:val="0098300C"/>
    <w:rsid w:val="009835EC"/>
    <w:rsid w:val="009836CE"/>
    <w:rsid w:val="00983736"/>
    <w:rsid w:val="009851E4"/>
    <w:rsid w:val="00986766"/>
    <w:rsid w:val="00987036"/>
    <w:rsid w:val="009923F4"/>
    <w:rsid w:val="00994157"/>
    <w:rsid w:val="009949D2"/>
    <w:rsid w:val="00995356"/>
    <w:rsid w:val="00996F02"/>
    <w:rsid w:val="0099715E"/>
    <w:rsid w:val="00997AE0"/>
    <w:rsid w:val="00997BA8"/>
    <w:rsid w:val="009A1081"/>
    <w:rsid w:val="009A1CF9"/>
    <w:rsid w:val="009A3608"/>
    <w:rsid w:val="009A4BE5"/>
    <w:rsid w:val="009A4E44"/>
    <w:rsid w:val="009A59C6"/>
    <w:rsid w:val="009A5E9A"/>
    <w:rsid w:val="009A609C"/>
    <w:rsid w:val="009A63D5"/>
    <w:rsid w:val="009A7410"/>
    <w:rsid w:val="009A785B"/>
    <w:rsid w:val="009B05C2"/>
    <w:rsid w:val="009B4A1B"/>
    <w:rsid w:val="009B5D05"/>
    <w:rsid w:val="009C08CB"/>
    <w:rsid w:val="009C2966"/>
    <w:rsid w:val="009C6983"/>
    <w:rsid w:val="009C709D"/>
    <w:rsid w:val="009C7A01"/>
    <w:rsid w:val="009D0D2B"/>
    <w:rsid w:val="009D1196"/>
    <w:rsid w:val="009D4676"/>
    <w:rsid w:val="009D5935"/>
    <w:rsid w:val="009E434D"/>
    <w:rsid w:val="009E5B07"/>
    <w:rsid w:val="009F02D4"/>
    <w:rsid w:val="009F0622"/>
    <w:rsid w:val="009F2027"/>
    <w:rsid w:val="009F2256"/>
    <w:rsid w:val="009F2FC2"/>
    <w:rsid w:val="009F4C90"/>
    <w:rsid w:val="009F58B0"/>
    <w:rsid w:val="009F6678"/>
    <w:rsid w:val="009F681D"/>
    <w:rsid w:val="009F6AB8"/>
    <w:rsid w:val="00A000ED"/>
    <w:rsid w:val="00A00CAB"/>
    <w:rsid w:val="00A01191"/>
    <w:rsid w:val="00A02140"/>
    <w:rsid w:val="00A02145"/>
    <w:rsid w:val="00A02903"/>
    <w:rsid w:val="00A02BF8"/>
    <w:rsid w:val="00A02F84"/>
    <w:rsid w:val="00A03755"/>
    <w:rsid w:val="00A03E96"/>
    <w:rsid w:val="00A0410F"/>
    <w:rsid w:val="00A058FE"/>
    <w:rsid w:val="00A05B75"/>
    <w:rsid w:val="00A0602A"/>
    <w:rsid w:val="00A061BE"/>
    <w:rsid w:val="00A06332"/>
    <w:rsid w:val="00A069C1"/>
    <w:rsid w:val="00A073B5"/>
    <w:rsid w:val="00A10C21"/>
    <w:rsid w:val="00A11608"/>
    <w:rsid w:val="00A121CE"/>
    <w:rsid w:val="00A13A1C"/>
    <w:rsid w:val="00A13AA0"/>
    <w:rsid w:val="00A14056"/>
    <w:rsid w:val="00A14891"/>
    <w:rsid w:val="00A14943"/>
    <w:rsid w:val="00A14B1A"/>
    <w:rsid w:val="00A15A66"/>
    <w:rsid w:val="00A17390"/>
    <w:rsid w:val="00A20120"/>
    <w:rsid w:val="00A209B9"/>
    <w:rsid w:val="00A22E7B"/>
    <w:rsid w:val="00A23CF1"/>
    <w:rsid w:val="00A23D01"/>
    <w:rsid w:val="00A26CBC"/>
    <w:rsid w:val="00A3044E"/>
    <w:rsid w:val="00A31134"/>
    <w:rsid w:val="00A31C42"/>
    <w:rsid w:val="00A32054"/>
    <w:rsid w:val="00A32CBA"/>
    <w:rsid w:val="00A36470"/>
    <w:rsid w:val="00A36D53"/>
    <w:rsid w:val="00A41A3A"/>
    <w:rsid w:val="00A42020"/>
    <w:rsid w:val="00A426F0"/>
    <w:rsid w:val="00A4544A"/>
    <w:rsid w:val="00A45541"/>
    <w:rsid w:val="00A45613"/>
    <w:rsid w:val="00A50715"/>
    <w:rsid w:val="00A50777"/>
    <w:rsid w:val="00A51AE2"/>
    <w:rsid w:val="00A51FEC"/>
    <w:rsid w:val="00A53DAB"/>
    <w:rsid w:val="00A55832"/>
    <w:rsid w:val="00A5587A"/>
    <w:rsid w:val="00A56A50"/>
    <w:rsid w:val="00A62B5E"/>
    <w:rsid w:val="00A635CF"/>
    <w:rsid w:val="00A63784"/>
    <w:rsid w:val="00A63AD6"/>
    <w:rsid w:val="00A641A5"/>
    <w:rsid w:val="00A652DA"/>
    <w:rsid w:val="00A668A3"/>
    <w:rsid w:val="00A67701"/>
    <w:rsid w:val="00A70AE4"/>
    <w:rsid w:val="00A71FA0"/>
    <w:rsid w:val="00A721B7"/>
    <w:rsid w:val="00A73749"/>
    <w:rsid w:val="00A739CA"/>
    <w:rsid w:val="00A73A46"/>
    <w:rsid w:val="00A7402E"/>
    <w:rsid w:val="00A74301"/>
    <w:rsid w:val="00A75AC2"/>
    <w:rsid w:val="00A76125"/>
    <w:rsid w:val="00A7667A"/>
    <w:rsid w:val="00A80526"/>
    <w:rsid w:val="00A809DE"/>
    <w:rsid w:val="00A80C27"/>
    <w:rsid w:val="00A8187F"/>
    <w:rsid w:val="00A81D3D"/>
    <w:rsid w:val="00A82200"/>
    <w:rsid w:val="00A834E3"/>
    <w:rsid w:val="00A836F7"/>
    <w:rsid w:val="00A83B09"/>
    <w:rsid w:val="00A8431C"/>
    <w:rsid w:val="00A85702"/>
    <w:rsid w:val="00A91663"/>
    <w:rsid w:val="00A921AA"/>
    <w:rsid w:val="00A93362"/>
    <w:rsid w:val="00A9386B"/>
    <w:rsid w:val="00A94CA3"/>
    <w:rsid w:val="00A950C8"/>
    <w:rsid w:val="00A95E4D"/>
    <w:rsid w:val="00A968F0"/>
    <w:rsid w:val="00A973FE"/>
    <w:rsid w:val="00A975A9"/>
    <w:rsid w:val="00A97D7B"/>
    <w:rsid w:val="00AA062B"/>
    <w:rsid w:val="00AA0770"/>
    <w:rsid w:val="00AA1102"/>
    <w:rsid w:val="00AA12AE"/>
    <w:rsid w:val="00AA1475"/>
    <w:rsid w:val="00AA22E1"/>
    <w:rsid w:val="00AA2678"/>
    <w:rsid w:val="00AA3ED8"/>
    <w:rsid w:val="00AA4CE7"/>
    <w:rsid w:val="00AA5876"/>
    <w:rsid w:val="00AA6F08"/>
    <w:rsid w:val="00AA7705"/>
    <w:rsid w:val="00AA7AB1"/>
    <w:rsid w:val="00AB154E"/>
    <w:rsid w:val="00AB27A8"/>
    <w:rsid w:val="00AB552E"/>
    <w:rsid w:val="00AB6C3E"/>
    <w:rsid w:val="00AC092B"/>
    <w:rsid w:val="00AC2FFE"/>
    <w:rsid w:val="00AC3945"/>
    <w:rsid w:val="00AC5FB7"/>
    <w:rsid w:val="00AD1156"/>
    <w:rsid w:val="00AD12F7"/>
    <w:rsid w:val="00AD1493"/>
    <w:rsid w:val="00AD300C"/>
    <w:rsid w:val="00AD34B4"/>
    <w:rsid w:val="00AD3631"/>
    <w:rsid w:val="00AD3B20"/>
    <w:rsid w:val="00AD3BE5"/>
    <w:rsid w:val="00AD66D2"/>
    <w:rsid w:val="00AE044D"/>
    <w:rsid w:val="00AE0AD8"/>
    <w:rsid w:val="00AE1214"/>
    <w:rsid w:val="00AE132B"/>
    <w:rsid w:val="00AE1675"/>
    <w:rsid w:val="00AE4E40"/>
    <w:rsid w:val="00AF3935"/>
    <w:rsid w:val="00AF5FF9"/>
    <w:rsid w:val="00AF6825"/>
    <w:rsid w:val="00AF695C"/>
    <w:rsid w:val="00AF6C27"/>
    <w:rsid w:val="00AF7158"/>
    <w:rsid w:val="00AF72FB"/>
    <w:rsid w:val="00B00C90"/>
    <w:rsid w:val="00B0197C"/>
    <w:rsid w:val="00B06817"/>
    <w:rsid w:val="00B07F38"/>
    <w:rsid w:val="00B1183A"/>
    <w:rsid w:val="00B130C5"/>
    <w:rsid w:val="00B14998"/>
    <w:rsid w:val="00B15234"/>
    <w:rsid w:val="00B15241"/>
    <w:rsid w:val="00B15346"/>
    <w:rsid w:val="00B171A7"/>
    <w:rsid w:val="00B204D4"/>
    <w:rsid w:val="00B21EA1"/>
    <w:rsid w:val="00B225F8"/>
    <w:rsid w:val="00B22CF0"/>
    <w:rsid w:val="00B24E70"/>
    <w:rsid w:val="00B252F9"/>
    <w:rsid w:val="00B261B8"/>
    <w:rsid w:val="00B274D5"/>
    <w:rsid w:val="00B31CDE"/>
    <w:rsid w:val="00B32498"/>
    <w:rsid w:val="00B32CE6"/>
    <w:rsid w:val="00B348EE"/>
    <w:rsid w:val="00B364FB"/>
    <w:rsid w:val="00B365B5"/>
    <w:rsid w:val="00B3790C"/>
    <w:rsid w:val="00B40AF5"/>
    <w:rsid w:val="00B4209B"/>
    <w:rsid w:val="00B43B3F"/>
    <w:rsid w:val="00B474EA"/>
    <w:rsid w:val="00B54E33"/>
    <w:rsid w:val="00B56DDC"/>
    <w:rsid w:val="00B60287"/>
    <w:rsid w:val="00B60CA4"/>
    <w:rsid w:val="00B60CD5"/>
    <w:rsid w:val="00B6137F"/>
    <w:rsid w:val="00B61CFE"/>
    <w:rsid w:val="00B64BAA"/>
    <w:rsid w:val="00B651A0"/>
    <w:rsid w:val="00B652ED"/>
    <w:rsid w:val="00B663F7"/>
    <w:rsid w:val="00B67BAE"/>
    <w:rsid w:val="00B70934"/>
    <w:rsid w:val="00B752CC"/>
    <w:rsid w:val="00B7685F"/>
    <w:rsid w:val="00B76961"/>
    <w:rsid w:val="00B76EFD"/>
    <w:rsid w:val="00B80A46"/>
    <w:rsid w:val="00B828D1"/>
    <w:rsid w:val="00B8290F"/>
    <w:rsid w:val="00B8302F"/>
    <w:rsid w:val="00B846E7"/>
    <w:rsid w:val="00B84811"/>
    <w:rsid w:val="00B84D59"/>
    <w:rsid w:val="00B84D5F"/>
    <w:rsid w:val="00B8759F"/>
    <w:rsid w:val="00B87862"/>
    <w:rsid w:val="00B90701"/>
    <w:rsid w:val="00B939EB"/>
    <w:rsid w:val="00B9506E"/>
    <w:rsid w:val="00B96670"/>
    <w:rsid w:val="00B97450"/>
    <w:rsid w:val="00B97A42"/>
    <w:rsid w:val="00BA00D4"/>
    <w:rsid w:val="00BA1423"/>
    <w:rsid w:val="00BA1EBF"/>
    <w:rsid w:val="00BA2444"/>
    <w:rsid w:val="00BA25B0"/>
    <w:rsid w:val="00BA3B4D"/>
    <w:rsid w:val="00BA4671"/>
    <w:rsid w:val="00BA47B5"/>
    <w:rsid w:val="00BA6870"/>
    <w:rsid w:val="00BA6DD0"/>
    <w:rsid w:val="00BA7294"/>
    <w:rsid w:val="00BA77D6"/>
    <w:rsid w:val="00BB17AC"/>
    <w:rsid w:val="00BB246E"/>
    <w:rsid w:val="00BB32B2"/>
    <w:rsid w:val="00BB44D2"/>
    <w:rsid w:val="00BB4E01"/>
    <w:rsid w:val="00BB5103"/>
    <w:rsid w:val="00BC0892"/>
    <w:rsid w:val="00BC1319"/>
    <w:rsid w:val="00BC14DE"/>
    <w:rsid w:val="00BC164E"/>
    <w:rsid w:val="00BC168F"/>
    <w:rsid w:val="00BC2F6B"/>
    <w:rsid w:val="00BC6AED"/>
    <w:rsid w:val="00BC76BD"/>
    <w:rsid w:val="00BC76E6"/>
    <w:rsid w:val="00BC78F7"/>
    <w:rsid w:val="00BD0BEE"/>
    <w:rsid w:val="00BD1EE2"/>
    <w:rsid w:val="00BD2639"/>
    <w:rsid w:val="00BD3465"/>
    <w:rsid w:val="00BD5494"/>
    <w:rsid w:val="00BD5FDD"/>
    <w:rsid w:val="00BD6964"/>
    <w:rsid w:val="00BD7836"/>
    <w:rsid w:val="00BE0CC3"/>
    <w:rsid w:val="00BE172A"/>
    <w:rsid w:val="00BE3A34"/>
    <w:rsid w:val="00BE6530"/>
    <w:rsid w:val="00BE7CF9"/>
    <w:rsid w:val="00BF1452"/>
    <w:rsid w:val="00BF274A"/>
    <w:rsid w:val="00BF4E74"/>
    <w:rsid w:val="00BF5487"/>
    <w:rsid w:val="00BF5DB3"/>
    <w:rsid w:val="00BF614C"/>
    <w:rsid w:val="00BF6500"/>
    <w:rsid w:val="00BF6ABC"/>
    <w:rsid w:val="00BF7156"/>
    <w:rsid w:val="00C00CE7"/>
    <w:rsid w:val="00C01431"/>
    <w:rsid w:val="00C025B7"/>
    <w:rsid w:val="00C02FF4"/>
    <w:rsid w:val="00C03214"/>
    <w:rsid w:val="00C05197"/>
    <w:rsid w:val="00C05E06"/>
    <w:rsid w:val="00C06201"/>
    <w:rsid w:val="00C062F7"/>
    <w:rsid w:val="00C06EB4"/>
    <w:rsid w:val="00C10F4C"/>
    <w:rsid w:val="00C1163E"/>
    <w:rsid w:val="00C137BB"/>
    <w:rsid w:val="00C139B6"/>
    <w:rsid w:val="00C142E3"/>
    <w:rsid w:val="00C15C36"/>
    <w:rsid w:val="00C204BF"/>
    <w:rsid w:val="00C20A69"/>
    <w:rsid w:val="00C21353"/>
    <w:rsid w:val="00C2156D"/>
    <w:rsid w:val="00C223D2"/>
    <w:rsid w:val="00C22E8C"/>
    <w:rsid w:val="00C2343C"/>
    <w:rsid w:val="00C25A43"/>
    <w:rsid w:val="00C301E9"/>
    <w:rsid w:val="00C3416A"/>
    <w:rsid w:val="00C35A64"/>
    <w:rsid w:val="00C36758"/>
    <w:rsid w:val="00C3773D"/>
    <w:rsid w:val="00C40BEF"/>
    <w:rsid w:val="00C40CB6"/>
    <w:rsid w:val="00C41B53"/>
    <w:rsid w:val="00C41C3C"/>
    <w:rsid w:val="00C4301B"/>
    <w:rsid w:val="00C436F5"/>
    <w:rsid w:val="00C4450E"/>
    <w:rsid w:val="00C44E0B"/>
    <w:rsid w:val="00C451BC"/>
    <w:rsid w:val="00C46916"/>
    <w:rsid w:val="00C47DC9"/>
    <w:rsid w:val="00C53E2D"/>
    <w:rsid w:val="00C54474"/>
    <w:rsid w:val="00C545B1"/>
    <w:rsid w:val="00C545F5"/>
    <w:rsid w:val="00C55819"/>
    <w:rsid w:val="00C55BE8"/>
    <w:rsid w:val="00C56780"/>
    <w:rsid w:val="00C574CD"/>
    <w:rsid w:val="00C57530"/>
    <w:rsid w:val="00C5777D"/>
    <w:rsid w:val="00C6184D"/>
    <w:rsid w:val="00C61A9C"/>
    <w:rsid w:val="00C61D3B"/>
    <w:rsid w:val="00C629A3"/>
    <w:rsid w:val="00C64739"/>
    <w:rsid w:val="00C65652"/>
    <w:rsid w:val="00C70E9B"/>
    <w:rsid w:val="00C71577"/>
    <w:rsid w:val="00C719DF"/>
    <w:rsid w:val="00C71D06"/>
    <w:rsid w:val="00C7339F"/>
    <w:rsid w:val="00C74698"/>
    <w:rsid w:val="00C748C8"/>
    <w:rsid w:val="00C75490"/>
    <w:rsid w:val="00C75754"/>
    <w:rsid w:val="00C75981"/>
    <w:rsid w:val="00C75BEC"/>
    <w:rsid w:val="00C763D5"/>
    <w:rsid w:val="00C76986"/>
    <w:rsid w:val="00C779F1"/>
    <w:rsid w:val="00C82DDA"/>
    <w:rsid w:val="00C8321E"/>
    <w:rsid w:val="00C836C9"/>
    <w:rsid w:val="00C84D97"/>
    <w:rsid w:val="00C87F51"/>
    <w:rsid w:val="00C903FD"/>
    <w:rsid w:val="00C91666"/>
    <w:rsid w:val="00C91E3F"/>
    <w:rsid w:val="00C92CD6"/>
    <w:rsid w:val="00C94405"/>
    <w:rsid w:val="00CA254F"/>
    <w:rsid w:val="00CA6B37"/>
    <w:rsid w:val="00CA7329"/>
    <w:rsid w:val="00CB0FF8"/>
    <w:rsid w:val="00CB38C8"/>
    <w:rsid w:val="00CB63F8"/>
    <w:rsid w:val="00CB7BBB"/>
    <w:rsid w:val="00CC0104"/>
    <w:rsid w:val="00CC0637"/>
    <w:rsid w:val="00CC1487"/>
    <w:rsid w:val="00CC1D39"/>
    <w:rsid w:val="00CC1EA2"/>
    <w:rsid w:val="00CC2EC8"/>
    <w:rsid w:val="00CC301A"/>
    <w:rsid w:val="00CC3E71"/>
    <w:rsid w:val="00CC417E"/>
    <w:rsid w:val="00CC5018"/>
    <w:rsid w:val="00CC57BB"/>
    <w:rsid w:val="00CC6D9E"/>
    <w:rsid w:val="00CD0480"/>
    <w:rsid w:val="00CD0F3F"/>
    <w:rsid w:val="00CD1283"/>
    <w:rsid w:val="00CD23DD"/>
    <w:rsid w:val="00CD2E52"/>
    <w:rsid w:val="00CD4DC4"/>
    <w:rsid w:val="00CD6756"/>
    <w:rsid w:val="00CE092F"/>
    <w:rsid w:val="00CE13C5"/>
    <w:rsid w:val="00CE1F0C"/>
    <w:rsid w:val="00CE313D"/>
    <w:rsid w:val="00CE36EB"/>
    <w:rsid w:val="00CE49B6"/>
    <w:rsid w:val="00CE56DD"/>
    <w:rsid w:val="00CE585C"/>
    <w:rsid w:val="00CE698D"/>
    <w:rsid w:val="00CE6BC5"/>
    <w:rsid w:val="00CE7E65"/>
    <w:rsid w:val="00CF1CAB"/>
    <w:rsid w:val="00CF1CE7"/>
    <w:rsid w:val="00CF247D"/>
    <w:rsid w:val="00CF2784"/>
    <w:rsid w:val="00CF34EB"/>
    <w:rsid w:val="00CF3A24"/>
    <w:rsid w:val="00CF3DE0"/>
    <w:rsid w:val="00CF50B2"/>
    <w:rsid w:val="00CF66E7"/>
    <w:rsid w:val="00D00918"/>
    <w:rsid w:val="00D00FB5"/>
    <w:rsid w:val="00D01077"/>
    <w:rsid w:val="00D0111B"/>
    <w:rsid w:val="00D016E7"/>
    <w:rsid w:val="00D026D7"/>
    <w:rsid w:val="00D04778"/>
    <w:rsid w:val="00D04E19"/>
    <w:rsid w:val="00D05086"/>
    <w:rsid w:val="00D06480"/>
    <w:rsid w:val="00D06F36"/>
    <w:rsid w:val="00D072D4"/>
    <w:rsid w:val="00D07DE9"/>
    <w:rsid w:val="00D11173"/>
    <w:rsid w:val="00D11491"/>
    <w:rsid w:val="00D12139"/>
    <w:rsid w:val="00D1262F"/>
    <w:rsid w:val="00D13200"/>
    <w:rsid w:val="00D14684"/>
    <w:rsid w:val="00D15292"/>
    <w:rsid w:val="00D1546A"/>
    <w:rsid w:val="00D16A64"/>
    <w:rsid w:val="00D17AFA"/>
    <w:rsid w:val="00D20A25"/>
    <w:rsid w:val="00D2261F"/>
    <w:rsid w:val="00D256CE"/>
    <w:rsid w:val="00D30169"/>
    <w:rsid w:val="00D302DD"/>
    <w:rsid w:val="00D306BC"/>
    <w:rsid w:val="00D30AAE"/>
    <w:rsid w:val="00D32892"/>
    <w:rsid w:val="00D33FD7"/>
    <w:rsid w:val="00D35215"/>
    <w:rsid w:val="00D35706"/>
    <w:rsid w:val="00D408B1"/>
    <w:rsid w:val="00D41635"/>
    <w:rsid w:val="00D42EF3"/>
    <w:rsid w:val="00D42FF5"/>
    <w:rsid w:val="00D4381F"/>
    <w:rsid w:val="00D45A02"/>
    <w:rsid w:val="00D45AAE"/>
    <w:rsid w:val="00D47ED7"/>
    <w:rsid w:val="00D513B1"/>
    <w:rsid w:val="00D5228D"/>
    <w:rsid w:val="00D53D08"/>
    <w:rsid w:val="00D54FEB"/>
    <w:rsid w:val="00D55608"/>
    <w:rsid w:val="00D569EA"/>
    <w:rsid w:val="00D57B35"/>
    <w:rsid w:val="00D61624"/>
    <w:rsid w:val="00D61EE4"/>
    <w:rsid w:val="00D6222E"/>
    <w:rsid w:val="00D62637"/>
    <w:rsid w:val="00D631FE"/>
    <w:rsid w:val="00D639B4"/>
    <w:rsid w:val="00D6413B"/>
    <w:rsid w:val="00D65203"/>
    <w:rsid w:val="00D663EF"/>
    <w:rsid w:val="00D666B2"/>
    <w:rsid w:val="00D70257"/>
    <w:rsid w:val="00D7081B"/>
    <w:rsid w:val="00D7104B"/>
    <w:rsid w:val="00D7175B"/>
    <w:rsid w:val="00D727C7"/>
    <w:rsid w:val="00D736AA"/>
    <w:rsid w:val="00D74A55"/>
    <w:rsid w:val="00D74BF3"/>
    <w:rsid w:val="00D7562F"/>
    <w:rsid w:val="00D770E1"/>
    <w:rsid w:val="00D81612"/>
    <w:rsid w:val="00D82838"/>
    <w:rsid w:val="00D833CF"/>
    <w:rsid w:val="00D83D26"/>
    <w:rsid w:val="00D844CB"/>
    <w:rsid w:val="00D844D4"/>
    <w:rsid w:val="00D86360"/>
    <w:rsid w:val="00D866A6"/>
    <w:rsid w:val="00D875E4"/>
    <w:rsid w:val="00D87EDC"/>
    <w:rsid w:val="00D913C4"/>
    <w:rsid w:val="00D921DB"/>
    <w:rsid w:val="00D9244F"/>
    <w:rsid w:val="00D94CBA"/>
    <w:rsid w:val="00D95857"/>
    <w:rsid w:val="00D96123"/>
    <w:rsid w:val="00D97189"/>
    <w:rsid w:val="00DA12CF"/>
    <w:rsid w:val="00DA187B"/>
    <w:rsid w:val="00DA1DB7"/>
    <w:rsid w:val="00DA264D"/>
    <w:rsid w:val="00DA2DC7"/>
    <w:rsid w:val="00DA3B21"/>
    <w:rsid w:val="00DA4714"/>
    <w:rsid w:val="00DA56E5"/>
    <w:rsid w:val="00DA7FD4"/>
    <w:rsid w:val="00DB03D7"/>
    <w:rsid w:val="00DB1C12"/>
    <w:rsid w:val="00DB2096"/>
    <w:rsid w:val="00DB2260"/>
    <w:rsid w:val="00DB2946"/>
    <w:rsid w:val="00DB458A"/>
    <w:rsid w:val="00DB64A9"/>
    <w:rsid w:val="00DB7745"/>
    <w:rsid w:val="00DC0CFB"/>
    <w:rsid w:val="00DC3FEF"/>
    <w:rsid w:val="00DC7464"/>
    <w:rsid w:val="00DD17E6"/>
    <w:rsid w:val="00DD29F2"/>
    <w:rsid w:val="00DD577F"/>
    <w:rsid w:val="00DD69DA"/>
    <w:rsid w:val="00DE1751"/>
    <w:rsid w:val="00DE21C5"/>
    <w:rsid w:val="00DE3A84"/>
    <w:rsid w:val="00DE4FD0"/>
    <w:rsid w:val="00DE5542"/>
    <w:rsid w:val="00DF0B85"/>
    <w:rsid w:val="00DF1B58"/>
    <w:rsid w:val="00DF2225"/>
    <w:rsid w:val="00DF30FF"/>
    <w:rsid w:val="00DF3F39"/>
    <w:rsid w:val="00DF7288"/>
    <w:rsid w:val="00E038F2"/>
    <w:rsid w:val="00E03A2E"/>
    <w:rsid w:val="00E0426B"/>
    <w:rsid w:val="00E047B3"/>
    <w:rsid w:val="00E048C7"/>
    <w:rsid w:val="00E0536E"/>
    <w:rsid w:val="00E058CF"/>
    <w:rsid w:val="00E06C3E"/>
    <w:rsid w:val="00E07C83"/>
    <w:rsid w:val="00E1404A"/>
    <w:rsid w:val="00E14EC6"/>
    <w:rsid w:val="00E14FDF"/>
    <w:rsid w:val="00E16125"/>
    <w:rsid w:val="00E161C1"/>
    <w:rsid w:val="00E173C0"/>
    <w:rsid w:val="00E17BEB"/>
    <w:rsid w:val="00E17DB2"/>
    <w:rsid w:val="00E2152F"/>
    <w:rsid w:val="00E230CD"/>
    <w:rsid w:val="00E23AE6"/>
    <w:rsid w:val="00E24DD2"/>
    <w:rsid w:val="00E25050"/>
    <w:rsid w:val="00E26DC1"/>
    <w:rsid w:val="00E27960"/>
    <w:rsid w:val="00E27BFB"/>
    <w:rsid w:val="00E3151E"/>
    <w:rsid w:val="00E32275"/>
    <w:rsid w:val="00E33A4D"/>
    <w:rsid w:val="00E33A4F"/>
    <w:rsid w:val="00E341C9"/>
    <w:rsid w:val="00E3660F"/>
    <w:rsid w:val="00E3663F"/>
    <w:rsid w:val="00E3691A"/>
    <w:rsid w:val="00E36F80"/>
    <w:rsid w:val="00E37E87"/>
    <w:rsid w:val="00E40E2D"/>
    <w:rsid w:val="00E420BF"/>
    <w:rsid w:val="00E42F0D"/>
    <w:rsid w:val="00E43581"/>
    <w:rsid w:val="00E441F8"/>
    <w:rsid w:val="00E45F64"/>
    <w:rsid w:val="00E45FF4"/>
    <w:rsid w:val="00E46B23"/>
    <w:rsid w:val="00E475AF"/>
    <w:rsid w:val="00E47938"/>
    <w:rsid w:val="00E5074E"/>
    <w:rsid w:val="00E51C28"/>
    <w:rsid w:val="00E52B00"/>
    <w:rsid w:val="00E55296"/>
    <w:rsid w:val="00E56C0F"/>
    <w:rsid w:val="00E64E54"/>
    <w:rsid w:val="00E70C22"/>
    <w:rsid w:val="00E71AF9"/>
    <w:rsid w:val="00E7368E"/>
    <w:rsid w:val="00E76AF1"/>
    <w:rsid w:val="00E80677"/>
    <w:rsid w:val="00E82005"/>
    <w:rsid w:val="00E82021"/>
    <w:rsid w:val="00E83AAC"/>
    <w:rsid w:val="00E847F0"/>
    <w:rsid w:val="00E9016D"/>
    <w:rsid w:val="00E901FC"/>
    <w:rsid w:val="00E9071B"/>
    <w:rsid w:val="00E91DE8"/>
    <w:rsid w:val="00E93046"/>
    <w:rsid w:val="00E946AD"/>
    <w:rsid w:val="00E94822"/>
    <w:rsid w:val="00E96D64"/>
    <w:rsid w:val="00E97477"/>
    <w:rsid w:val="00E97ADE"/>
    <w:rsid w:val="00E97DA8"/>
    <w:rsid w:val="00EA328C"/>
    <w:rsid w:val="00EA3AC8"/>
    <w:rsid w:val="00EA403E"/>
    <w:rsid w:val="00EA4F6E"/>
    <w:rsid w:val="00EA619B"/>
    <w:rsid w:val="00EA6FC9"/>
    <w:rsid w:val="00EA73FF"/>
    <w:rsid w:val="00EA79DD"/>
    <w:rsid w:val="00EB0E19"/>
    <w:rsid w:val="00EB175D"/>
    <w:rsid w:val="00EB21C6"/>
    <w:rsid w:val="00EB240E"/>
    <w:rsid w:val="00EB2A6B"/>
    <w:rsid w:val="00EB30B3"/>
    <w:rsid w:val="00EB42A7"/>
    <w:rsid w:val="00EB5538"/>
    <w:rsid w:val="00EB5589"/>
    <w:rsid w:val="00EB5817"/>
    <w:rsid w:val="00EB6D95"/>
    <w:rsid w:val="00EB7C52"/>
    <w:rsid w:val="00EC2EDA"/>
    <w:rsid w:val="00EC3AFB"/>
    <w:rsid w:val="00EC3DF1"/>
    <w:rsid w:val="00EC400E"/>
    <w:rsid w:val="00EC6334"/>
    <w:rsid w:val="00ED0277"/>
    <w:rsid w:val="00ED03FA"/>
    <w:rsid w:val="00ED1F0A"/>
    <w:rsid w:val="00ED2835"/>
    <w:rsid w:val="00ED730B"/>
    <w:rsid w:val="00ED7340"/>
    <w:rsid w:val="00ED7607"/>
    <w:rsid w:val="00EE019D"/>
    <w:rsid w:val="00EE152C"/>
    <w:rsid w:val="00EE29AE"/>
    <w:rsid w:val="00EE2C28"/>
    <w:rsid w:val="00EE2DB4"/>
    <w:rsid w:val="00EE302A"/>
    <w:rsid w:val="00EE49CD"/>
    <w:rsid w:val="00EE4D5D"/>
    <w:rsid w:val="00EE565E"/>
    <w:rsid w:val="00EE5720"/>
    <w:rsid w:val="00EE5875"/>
    <w:rsid w:val="00EF25BD"/>
    <w:rsid w:val="00EF4DD2"/>
    <w:rsid w:val="00EF7422"/>
    <w:rsid w:val="00EF7B6F"/>
    <w:rsid w:val="00F003F0"/>
    <w:rsid w:val="00F00D5C"/>
    <w:rsid w:val="00F00DFB"/>
    <w:rsid w:val="00F01839"/>
    <w:rsid w:val="00F02675"/>
    <w:rsid w:val="00F0568D"/>
    <w:rsid w:val="00F061C0"/>
    <w:rsid w:val="00F073B1"/>
    <w:rsid w:val="00F101CF"/>
    <w:rsid w:val="00F10247"/>
    <w:rsid w:val="00F126B8"/>
    <w:rsid w:val="00F12AD3"/>
    <w:rsid w:val="00F12D49"/>
    <w:rsid w:val="00F12EF9"/>
    <w:rsid w:val="00F1306C"/>
    <w:rsid w:val="00F15329"/>
    <w:rsid w:val="00F15CC4"/>
    <w:rsid w:val="00F16BE5"/>
    <w:rsid w:val="00F16EAE"/>
    <w:rsid w:val="00F224F5"/>
    <w:rsid w:val="00F2337C"/>
    <w:rsid w:val="00F24010"/>
    <w:rsid w:val="00F24127"/>
    <w:rsid w:val="00F25003"/>
    <w:rsid w:val="00F25CEA"/>
    <w:rsid w:val="00F26D94"/>
    <w:rsid w:val="00F2770C"/>
    <w:rsid w:val="00F316E1"/>
    <w:rsid w:val="00F31E32"/>
    <w:rsid w:val="00F31EF3"/>
    <w:rsid w:val="00F32B5D"/>
    <w:rsid w:val="00F32CAE"/>
    <w:rsid w:val="00F34DB0"/>
    <w:rsid w:val="00F34E93"/>
    <w:rsid w:val="00F368B2"/>
    <w:rsid w:val="00F368E5"/>
    <w:rsid w:val="00F37B7D"/>
    <w:rsid w:val="00F4024F"/>
    <w:rsid w:val="00F41AA0"/>
    <w:rsid w:val="00F45569"/>
    <w:rsid w:val="00F46066"/>
    <w:rsid w:val="00F46A6A"/>
    <w:rsid w:val="00F47565"/>
    <w:rsid w:val="00F477AF"/>
    <w:rsid w:val="00F506D0"/>
    <w:rsid w:val="00F5226C"/>
    <w:rsid w:val="00F530DA"/>
    <w:rsid w:val="00F55AFC"/>
    <w:rsid w:val="00F56F16"/>
    <w:rsid w:val="00F57531"/>
    <w:rsid w:val="00F60AD6"/>
    <w:rsid w:val="00F61651"/>
    <w:rsid w:val="00F62CF3"/>
    <w:rsid w:val="00F65EFD"/>
    <w:rsid w:val="00F7019F"/>
    <w:rsid w:val="00F709BC"/>
    <w:rsid w:val="00F71BC3"/>
    <w:rsid w:val="00F71F11"/>
    <w:rsid w:val="00F727D3"/>
    <w:rsid w:val="00F746D2"/>
    <w:rsid w:val="00F820FE"/>
    <w:rsid w:val="00F82325"/>
    <w:rsid w:val="00F832FE"/>
    <w:rsid w:val="00F83F8E"/>
    <w:rsid w:val="00F84262"/>
    <w:rsid w:val="00F868FB"/>
    <w:rsid w:val="00F91899"/>
    <w:rsid w:val="00F92186"/>
    <w:rsid w:val="00F938BE"/>
    <w:rsid w:val="00F95547"/>
    <w:rsid w:val="00F965F1"/>
    <w:rsid w:val="00F9785D"/>
    <w:rsid w:val="00F97E3B"/>
    <w:rsid w:val="00FA0E66"/>
    <w:rsid w:val="00FA13CF"/>
    <w:rsid w:val="00FA1C20"/>
    <w:rsid w:val="00FA25D9"/>
    <w:rsid w:val="00FA2A27"/>
    <w:rsid w:val="00FA3AB6"/>
    <w:rsid w:val="00FA3BCD"/>
    <w:rsid w:val="00FA7C65"/>
    <w:rsid w:val="00FA7FEE"/>
    <w:rsid w:val="00FB070E"/>
    <w:rsid w:val="00FB1318"/>
    <w:rsid w:val="00FB2690"/>
    <w:rsid w:val="00FB3097"/>
    <w:rsid w:val="00FB3223"/>
    <w:rsid w:val="00FB3FFE"/>
    <w:rsid w:val="00FB4546"/>
    <w:rsid w:val="00FB4B47"/>
    <w:rsid w:val="00FB693E"/>
    <w:rsid w:val="00FB708C"/>
    <w:rsid w:val="00FB7CF3"/>
    <w:rsid w:val="00FC0B15"/>
    <w:rsid w:val="00FC2C19"/>
    <w:rsid w:val="00FC4AC9"/>
    <w:rsid w:val="00FC7A54"/>
    <w:rsid w:val="00FD1553"/>
    <w:rsid w:val="00FD2163"/>
    <w:rsid w:val="00FD30B4"/>
    <w:rsid w:val="00FD3451"/>
    <w:rsid w:val="00FD4752"/>
    <w:rsid w:val="00FD4D01"/>
    <w:rsid w:val="00FD54A3"/>
    <w:rsid w:val="00FD77AF"/>
    <w:rsid w:val="00FD7EE5"/>
    <w:rsid w:val="00FE07B2"/>
    <w:rsid w:val="00FE184D"/>
    <w:rsid w:val="00FE2AC8"/>
    <w:rsid w:val="00FE3059"/>
    <w:rsid w:val="00FE5226"/>
    <w:rsid w:val="00FE551F"/>
    <w:rsid w:val="00FF08B9"/>
    <w:rsid w:val="00FF11F2"/>
    <w:rsid w:val="00FF198B"/>
    <w:rsid w:val="00FF1997"/>
    <w:rsid w:val="00FF2051"/>
    <w:rsid w:val="00FF4AF4"/>
    <w:rsid w:val="00FF57FD"/>
    <w:rsid w:val="00FF68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6D4725"/>
  <w14:defaultImageDpi w14:val="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66B8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14B95"/>
    <w:pPr>
      <w:keepNext/>
      <w:keepLines/>
      <w:suppressAutoHyphens/>
      <w:autoSpaceDE w:val="0"/>
      <w:autoSpaceDN w:val="0"/>
      <w:adjustRightInd w:val="0"/>
      <w:spacing w:before="200" w:line="288" w:lineRule="auto"/>
      <w:textAlignment w:val="center"/>
      <w:outlineLvl w:val="1"/>
    </w:pPr>
    <w:rPr>
      <w:rFonts w:asciiTheme="majorHAnsi" w:eastAsiaTheme="majorEastAsia" w:hAnsiTheme="majorHAnsi" w:cstheme="majorBidi"/>
      <w:b/>
      <w:bCs/>
      <w:color w:val="9BBB59" w:themeColor="accent3"/>
      <w:sz w:val="32"/>
      <w:szCs w:val="26"/>
    </w:rPr>
  </w:style>
  <w:style w:type="paragraph" w:styleId="Heading3">
    <w:name w:val="heading 3"/>
    <w:basedOn w:val="Normal"/>
    <w:next w:val="Normal"/>
    <w:link w:val="Heading3Char"/>
    <w:uiPriority w:val="9"/>
    <w:unhideWhenUsed/>
    <w:qFormat/>
    <w:rsid w:val="005E655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14B95"/>
    <w:pPr>
      <w:keepNext/>
      <w:keepLines/>
      <w:suppressAutoHyphens/>
      <w:autoSpaceDE w:val="0"/>
      <w:autoSpaceDN w:val="0"/>
      <w:adjustRightInd w:val="0"/>
      <w:spacing w:before="200" w:line="288" w:lineRule="auto"/>
      <w:textAlignment w:val="center"/>
      <w:outlineLvl w:val="3"/>
    </w:pPr>
    <w:rPr>
      <w:rFonts w:asciiTheme="majorHAnsi" w:eastAsiaTheme="majorEastAsia" w:hAnsiTheme="majorHAnsi" w:cstheme="majorBidi"/>
      <w:b/>
      <w:bCs/>
      <w:i/>
      <w:iCs/>
      <w:color w:val="4F81BD" w:themeColor="accent1"/>
      <w:sz w:val="22"/>
      <w:szCs w:val="20"/>
    </w:rPr>
  </w:style>
  <w:style w:type="paragraph" w:styleId="Heading5">
    <w:name w:val="heading 5"/>
    <w:basedOn w:val="Normal"/>
    <w:next w:val="Normal"/>
    <w:link w:val="Heading5Char"/>
    <w:uiPriority w:val="9"/>
    <w:semiHidden/>
    <w:unhideWhenUsed/>
    <w:qFormat/>
    <w:rsid w:val="00860E1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7F38"/>
    <w:pPr>
      <w:tabs>
        <w:tab w:val="center" w:pos="4320"/>
        <w:tab w:val="right" w:pos="8640"/>
      </w:tabs>
    </w:pPr>
  </w:style>
  <w:style w:type="character" w:customStyle="1" w:styleId="HeaderChar">
    <w:name w:val="Header Char"/>
    <w:basedOn w:val="DefaultParagraphFont"/>
    <w:link w:val="Header"/>
    <w:uiPriority w:val="99"/>
    <w:rsid w:val="00B07F38"/>
  </w:style>
  <w:style w:type="paragraph" w:styleId="Footer">
    <w:name w:val="footer"/>
    <w:basedOn w:val="Normal"/>
    <w:link w:val="FooterChar"/>
    <w:uiPriority w:val="99"/>
    <w:unhideWhenUsed/>
    <w:rsid w:val="00B07F38"/>
    <w:pPr>
      <w:tabs>
        <w:tab w:val="center" w:pos="4320"/>
        <w:tab w:val="right" w:pos="8640"/>
      </w:tabs>
    </w:pPr>
  </w:style>
  <w:style w:type="character" w:customStyle="1" w:styleId="FooterChar">
    <w:name w:val="Footer Char"/>
    <w:basedOn w:val="DefaultParagraphFont"/>
    <w:link w:val="Footer"/>
    <w:uiPriority w:val="99"/>
    <w:rsid w:val="00B07F38"/>
  </w:style>
  <w:style w:type="paragraph" w:styleId="BalloonText">
    <w:name w:val="Balloon Text"/>
    <w:basedOn w:val="Normal"/>
    <w:link w:val="BalloonTextChar"/>
    <w:uiPriority w:val="99"/>
    <w:semiHidden/>
    <w:unhideWhenUsed/>
    <w:rsid w:val="00B07F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7F38"/>
    <w:rPr>
      <w:rFonts w:ascii="Lucida Grande" w:hAnsi="Lucida Grande" w:cs="Lucida Grande"/>
      <w:sz w:val="18"/>
      <w:szCs w:val="18"/>
    </w:rPr>
  </w:style>
  <w:style w:type="character" w:styleId="PageNumber">
    <w:name w:val="page number"/>
    <w:basedOn w:val="DefaultParagraphFont"/>
    <w:uiPriority w:val="99"/>
    <w:semiHidden/>
    <w:unhideWhenUsed/>
    <w:rsid w:val="00385E73"/>
  </w:style>
  <w:style w:type="paragraph" w:styleId="ListParagraph">
    <w:name w:val="List Paragraph"/>
    <w:basedOn w:val="Normal"/>
    <w:link w:val="ListParagraphChar"/>
    <w:uiPriority w:val="34"/>
    <w:qFormat/>
    <w:rsid w:val="00385E73"/>
    <w:pPr>
      <w:ind w:left="720"/>
      <w:contextualSpacing/>
    </w:pPr>
  </w:style>
  <w:style w:type="paragraph" w:customStyle="1" w:styleId="BasicParagraph">
    <w:name w:val="[Basic Paragraph]"/>
    <w:basedOn w:val="Normal"/>
    <w:uiPriority w:val="99"/>
    <w:rsid w:val="00A22E7B"/>
    <w:pPr>
      <w:widowControl w:val="0"/>
      <w:autoSpaceDE w:val="0"/>
      <w:autoSpaceDN w:val="0"/>
      <w:adjustRightInd w:val="0"/>
      <w:spacing w:line="288" w:lineRule="auto"/>
      <w:textAlignment w:val="center"/>
    </w:pPr>
    <w:rPr>
      <w:rFonts w:ascii="MinionPro-Regular" w:hAnsi="MinionPro-Regular" w:cs="MinionPro-Regular"/>
      <w:color w:val="000000"/>
    </w:rPr>
  </w:style>
  <w:style w:type="character" w:styleId="Hyperlink">
    <w:name w:val="Hyperlink"/>
    <w:basedOn w:val="DefaultParagraphFont"/>
    <w:uiPriority w:val="99"/>
    <w:unhideWhenUsed/>
    <w:rsid w:val="00A22E7B"/>
    <w:rPr>
      <w:color w:val="0000FF" w:themeColor="hyperlink"/>
      <w:u w:val="single"/>
    </w:rPr>
  </w:style>
  <w:style w:type="character" w:styleId="CommentReference">
    <w:name w:val="annotation reference"/>
    <w:basedOn w:val="DefaultParagraphFont"/>
    <w:uiPriority w:val="99"/>
    <w:unhideWhenUsed/>
    <w:rsid w:val="008A2C3F"/>
    <w:rPr>
      <w:sz w:val="16"/>
      <w:szCs w:val="16"/>
    </w:rPr>
  </w:style>
  <w:style w:type="paragraph" w:styleId="CommentText">
    <w:name w:val="annotation text"/>
    <w:basedOn w:val="Normal"/>
    <w:link w:val="CommentTextChar"/>
    <w:uiPriority w:val="99"/>
    <w:unhideWhenUsed/>
    <w:rsid w:val="008A2C3F"/>
    <w:pPr>
      <w:suppressAutoHyphens/>
      <w:autoSpaceDE w:val="0"/>
      <w:autoSpaceDN w:val="0"/>
      <w:adjustRightInd w:val="0"/>
      <w:spacing w:after="60"/>
      <w:textAlignment w:val="center"/>
    </w:pPr>
    <w:rPr>
      <w:rFonts w:ascii="Roboto" w:eastAsia="Calibri" w:hAnsi="Roboto" w:cs="Avenir LT Std 45 Book"/>
      <w:color w:val="000000"/>
      <w:sz w:val="20"/>
      <w:szCs w:val="20"/>
    </w:rPr>
  </w:style>
  <w:style w:type="character" w:customStyle="1" w:styleId="CommentTextChar">
    <w:name w:val="Comment Text Char"/>
    <w:basedOn w:val="DefaultParagraphFont"/>
    <w:link w:val="CommentText"/>
    <w:uiPriority w:val="99"/>
    <w:rsid w:val="008A2C3F"/>
    <w:rPr>
      <w:rFonts w:ascii="Roboto" w:eastAsia="Calibri" w:hAnsi="Roboto" w:cs="Avenir LT Std 45 Book"/>
      <w:color w:val="000000"/>
      <w:sz w:val="20"/>
      <w:szCs w:val="20"/>
      <w:lang w:val="en-GB"/>
    </w:rPr>
  </w:style>
  <w:style w:type="paragraph" w:customStyle="1" w:styleId="Default">
    <w:name w:val="Default"/>
    <w:rsid w:val="008A2C3F"/>
    <w:pPr>
      <w:autoSpaceDE w:val="0"/>
      <w:autoSpaceDN w:val="0"/>
      <w:adjustRightInd w:val="0"/>
    </w:pPr>
    <w:rPr>
      <w:rFonts w:ascii="Arial" w:eastAsia="Calibri" w:hAnsi="Arial" w:cs="Arial"/>
      <w:color w:val="000000"/>
    </w:rPr>
  </w:style>
  <w:style w:type="character" w:customStyle="1" w:styleId="Heading2Char">
    <w:name w:val="Heading 2 Char"/>
    <w:basedOn w:val="DefaultParagraphFont"/>
    <w:link w:val="Heading2"/>
    <w:rsid w:val="00614B95"/>
    <w:rPr>
      <w:rFonts w:asciiTheme="majorHAnsi" w:eastAsiaTheme="majorEastAsia" w:hAnsiTheme="majorHAnsi" w:cstheme="majorBidi"/>
      <w:b/>
      <w:bCs/>
      <w:color w:val="9BBB59" w:themeColor="accent3"/>
      <w:sz w:val="32"/>
      <w:szCs w:val="26"/>
      <w:lang w:val="en-GB"/>
    </w:rPr>
  </w:style>
  <w:style w:type="character" w:customStyle="1" w:styleId="Heading4Char">
    <w:name w:val="Heading 4 Char"/>
    <w:basedOn w:val="DefaultParagraphFont"/>
    <w:link w:val="Heading4"/>
    <w:rsid w:val="00614B95"/>
    <w:rPr>
      <w:rFonts w:asciiTheme="majorHAnsi" w:eastAsiaTheme="majorEastAsia" w:hAnsiTheme="majorHAnsi" w:cstheme="majorBidi"/>
      <w:b/>
      <w:bCs/>
      <w:i/>
      <w:iCs/>
      <w:color w:val="4F81BD" w:themeColor="accent1"/>
      <w:sz w:val="22"/>
      <w:szCs w:val="20"/>
      <w:lang w:val="en-GB"/>
    </w:rPr>
  </w:style>
  <w:style w:type="table" w:styleId="TableGrid">
    <w:name w:val="Table Grid"/>
    <w:basedOn w:val="TableNormal"/>
    <w:uiPriority w:val="39"/>
    <w:rsid w:val="00614B95"/>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614B95"/>
    <w:rPr>
      <w:lang w:val="en-GB"/>
    </w:rPr>
  </w:style>
  <w:style w:type="paragraph" w:styleId="NormalWeb">
    <w:name w:val="Normal (Web)"/>
    <w:basedOn w:val="Normal"/>
    <w:uiPriority w:val="99"/>
    <w:semiHidden/>
    <w:unhideWhenUsed/>
    <w:rsid w:val="00614B95"/>
    <w:pPr>
      <w:spacing w:after="165"/>
    </w:pPr>
    <w:rPr>
      <w:rFonts w:ascii="Times New Roman" w:eastAsia="Times New Roman" w:hAnsi="Times New Roman" w:cs="Times New Roman"/>
    </w:rPr>
  </w:style>
  <w:style w:type="character" w:customStyle="1" w:styleId="Heading3Char">
    <w:name w:val="Heading 3 Char"/>
    <w:basedOn w:val="DefaultParagraphFont"/>
    <w:link w:val="Heading3"/>
    <w:rsid w:val="005E6553"/>
    <w:rPr>
      <w:rFonts w:asciiTheme="majorHAnsi" w:eastAsiaTheme="majorEastAsia" w:hAnsiTheme="majorHAnsi" w:cstheme="majorBidi"/>
      <w:color w:val="243F60" w:themeColor="accent1" w:themeShade="7F"/>
      <w:lang w:val="en-GB"/>
    </w:rPr>
  </w:style>
  <w:style w:type="character" w:customStyle="1" w:styleId="Heading1Char">
    <w:name w:val="Heading 1 Char"/>
    <w:basedOn w:val="DefaultParagraphFont"/>
    <w:link w:val="Heading1"/>
    <w:uiPriority w:val="9"/>
    <w:rsid w:val="00966B8C"/>
    <w:rPr>
      <w:rFonts w:asciiTheme="majorHAnsi" w:eastAsiaTheme="majorEastAsia" w:hAnsiTheme="majorHAnsi" w:cstheme="majorBidi"/>
      <w:color w:val="365F91" w:themeColor="accent1" w:themeShade="BF"/>
      <w:sz w:val="32"/>
      <w:szCs w:val="32"/>
      <w:lang w:val="en-GB"/>
    </w:rPr>
  </w:style>
  <w:style w:type="paragraph" w:styleId="TOC1">
    <w:name w:val="toc 1"/>
    <w:basedOn w:val="Normal"/>
    <w:next w:val="Normal"/>
    <w:autoRedefine/>
    <w:uiPriority w:val="39"/>
    <w:unhideWhenUsed/>
    <w:rsid w:val="00371288"/>
    <w:pPr>
      <w:spacing w:after="100"/>
    </w:pPr>
  </w:style>
  <w:style w:type="paragraph" w:styleId="TOC2">
    <w:name w:val="toc 2"/>
    <w:basedOn w:val="Normal"/>
    <w:next w:val="Normal"/>
    <w:autoRedefine/>
    <w:uiPriority w:val="39"/>
    <w:unhideWhenUsed/>
    <w:rsid w:val="00371288"/>
    <w:pPr>
      <w:spacing w:after="100"/>
      <w:ind w:left="240"/>
    </w:pPr>
  </w:style>
  <w:style w:type="paragraph" w:styleId="TOC3">
    <w:name w:val="toc 3"/>
    <w:basedOn w:val="Normal"/>
    <w:next w:val="Normal"/>
    <w:autoRedefine/>
    <w:uiPriority w:val="39"/>
    <w:unhideWhenUsed/>
    <w:rsid w:val="00371288"/>
    <w:pPr>
      <w:spacing w:after="100"/>
      <w:ind w:left="480"/>
    </w:pPr>
  </w:style>
  <w:style w:type="paragraph" w:styleId="CommentSubject">
    <w:name w:val="annotation subject"/>
    <w:basedOn w:val="CommentText"/>
    <w:next w:val="CommentText"/>
    <w:link w:val="CommentSubjectChar"/>
    <w:uiPriority w:val="99"/>
    <w:semiHidden/>
    <w:unhideWhenUsed/>
    <w:rsid w:val="00E36F80"/>
    <w:pPr>
      <w:suppressAutoHyphens w:val="0"/>
      <w:autoSpaceDE/>
      <w:autoSpaceDN/>
      <w:adjustRightInd/>
      <w:spacing w:after="0"/>
      <w:textAlignment w:val="auto"/>
    </w:pPr>
    <w:rPr>
      <w:rFonts w:asciiTheme="minorHAnsi" w:eastAsiaTheme="minorEastAsia" w:hAnsiTheme="minorHAnsi" w:cstheme="minorBidi"/>
      <w:b/>
      <w:bCs/>
      <w:color w:val="auto"/>
    </w:rPr>
  </w:style>
  <w:style w:type="character" w:customStyle="1" w:styleId="CommentSubjectChar">
    <w:name w:val="Comment Subject Char"/>
    <w:basedOn w:val="CommentTextChar"/>
    <w:link w:val="CommentSubject"/>
    <w:uiPriority w:val="99"/>
    <w:semiHidden/>
    <w:rsid w:val="00E36F80"/>
    <w:rPr>
      <w:rFonts w:ascii="Roboto" w:eastAsia="Calibri" w:hAnsi="Roboto" w:cs="Avenir LT Std 45 Book"/>
      <w:b/>
      <w:bCs/>
      <w:color w:val="000000"/>
      <w:sz w:val="20"/>
      <w:szCs w:val="20"/>
      <w:lang w:val="en-GB"/>
    </w:rPr>
  </w:style>
  <w:style w:type="paragraph" w:styleId="Revision">
    <w:name w:val="Revision"/>
    <w:hidden/>
    <w:uiPriority w:val="99"/>
    <w:semiHidden/>
    <w:rsid w:val="00E36F80"/>
    <w:rPr>
      <w:lang w:val="en-GB"/>
    </w:rPr>
  </w:style>
  <w:style w:type="character" w:styleId="FollowedHyperlink">
    <w:name w:val="FollowedHyperlink"/>
    <w:basedOn w:val="DefaultParagraphFont"/>
    <w:uiPriority w:val="99"/>
    <w:semiHidden/>
    <w:unhideWhenUsed/>
    <w:rsid w:val="00D20A25"/>
    <w:rPr>
      <w:color w:val="800080" w:themeColor="followedHyperlink"/>
      <w:u w:val="single"/>
    </w:rPr>
  </w:style>
  <w:style w:type="numbering" w:customStyle="1" w:styleId="NoList1">
    <w:name w:val="No List1"/>
    <w:next w:val="NoList"/>
    <w:uiPriority w:val="99"/>
    <w:semiHidden/>
    <w:unhideWhenUsed/>
    <w:rsid w:val="0061571C"/>
  </w:style>
  <w:style w:type="paragraph" w:customStyle="1" w:styleId="footnotedescription">
    <w:name w:val="footnote description"/>
    <w:next w:val="Normal"/>
    <w:link w:val="footnotedescriptionChar"/>
    <w:hidden/>
    <w:rsid w:val="0061571C"/>
    <w:pPr>
      <w:spacing w:line="259" w:lineRule="auto"/>
      <w:ind w:left="406"/>
    </w:pPr>
    <w:rPr>
      <w:rFonts w:ascii="Times New Roman" w:eastAsia="Times New Roman" w:hAnsi="Times New Roman" w:cs="Times New Roman"/>
      <w:color w:val="000000"/>
      <w:sz w:val="16"/>
      <w:szCs w:val="22"/>
      <w:lang w:val="en-IN" w:eastAsia="en-IN"/>
    </w:rPr>
  </w:style>
  <w:style w:type="character" w:customStyle="1" w:styleId="footnotedescriptionChar">
    <w:name w:val="footnote description Char"/>
    <w:link w:val="footnotedescription"/>
    <w:rsid w:val="0061571C"/>
    <w:rPr>
      <w:rFonts w:ascii="Times New Roman" w:eastAsia="Times New Roman" w:hAnsi="Times New Roman" w:cs="Times New Roman"/>
      <w:color w:val="000000"/>
      <w:sz w:val="16"/>
      <w:szCs w:val="22"/>
      <w:lang w:val="en-IN" w:eastAsia="en-IN"/>
    </w:rPr>
  </w:style>
  <w:style w:type="character" w:customStyle="1" w:styleId="footnotemark">
    <w:name w:val="footnote mark"/>
    <w:hidden/>
    <w:rsid w:val="0061571C"/>
    <w:rPr>
      <w:rFonts w:ascii="Times New Roman" w:eastAsia="Times New Roman" w:hAnsi="Times New Roman" w:cs="Times New Roman"/>
      <w:color w:val="000000"/>
      <w:sz w:val="16"/>
      <w:vertAlign w:val="superscript"/>
    </w:rPr>
  </w:style>
  <w:style w:type="table" w:customStyle="1" w:styleId="TableGrid0">
    <w:name w:val="TableGrid"/>
    <w:rsid w:val="0061571C"/>
    <w:rPr>
      <w:sz w:val="22"/>
      <w:szCs w:val="22"/>
      <w:lang w:val="en-IN" w:eastAsia="en-IN"/>
    </w:rPr>
    <w:tblPr>
      <w:tblCellMar>
        <w:top w:w="0" w:type="dxa"/>
        <w:left w:w="0" w:type="dxa"/>
        <w:bottom w:w="0" w:type="dxa"/>
        <w:right w:w="0" w:type="dxa"/>
      </w:tblCellMar>
    </w:tblPr>
  </w:style>
  <w:style w:type="paragraph" w:customStyle="1" w:styleId="Bullet">
    <w:name w:val="Bullet"/>
    <w:basedOn w:val="Normal"/>
    <w:link w:val="BulletChar"/>
    <w:rsid w:val="0061571C"/>
    <w:pPr>
      <w:numPr>
        <w:numId w:val="1"/>
      </w:numPr>
      <w:spacing w:before="60" w:after="60"/>
      <w:jc w:val="both"/>
    </w:pPr>
    <w:rPr>
      <w:rFonts w:ascii="Arial" w:eastAsia="Times New Roman" w:hAnsi="Arial" w:cs="Times New Roman"/>
      <w:lang w:val="en-US"/>
    </w:rPr>
  </w:style>
  <w:style w:type="paragraph" w:customStyle="1" w:styleId="Bullet2">
    <w:name w:val="Bullet 2"/>
    <w:basedOn w:val="Normal"/>
    <w:link w:val="Bullet2Char"/>
    <w:rsid w:val="0061571C"/>
    <w:pPr>
      <w:numPr>
        <w:numId w:val="2"/>
      </w:numPr>
      <w:spacing w:before="60" w:after="60"/>
      <w:jc w:val="both"/>
    </w:pPr>
    <w:rPr>
      <w:rFonts w:ascii="Arial" w:eastAsia="Times New Roman" w:hAnsi="Arial" w:cs="Times New Roman"/>
      <w:lang w:val="en-US"/>
    </w:rPr>
  </w:style>
  <w:style w:type="character" w:customStyle="1" w:styleId="BulletChar">
    <w:name w:val="Bullet Char"/>
    <w:link w:val="Bullet"/>
    <w:locked/>
    <w:rsid w:val="0061571C"/>
    <w:rPr>
      <w:rFonts w:ascii="Arial" w:eastAsia="Times New Roman" w:hAnsi="Arial" w:cs="Times New Roman"/>
    </w:rPr>
  </w:style>
  <w:style w:type="character" w:customStyle="1" w:styleId="Bullet2Char">
    <w:name w:val="Bullet 2 Char"/>
    <w:link w:val="Bullet2"/>
    <w:locked/>
    <w:rsid w:val="0061571C"/>
    <w:rPr>
      <w:rFonts w:ascii="Arial" w:eastAsia="Times New Roman" w:hAnsi="Arial" w:cs="Times New Roman"/>
    </w:rPr>
  </w:style>
  <w:style w:type="paragraph" w:customStyle="1" w:styleId="Tabletext">
    <w:name w:val="Tabletext"/>
    <w:basedOn w:val="Normal"/>
    <w:autoRedefine/>
    <w:qFormat/>
    <w:rsid w:val="00C41B53"/>
    <w:pPr>
      <w:spacing w:before="40" w:after="40"/>
    </w:pPr>
    <w:rPr>
      <w:rFonts w:ascii="Arial" w:eastAsia="Times New Roman" w:hAnsi="Arial" w:cs="Times New Roman"/>
      <w:sz w:val="18"/>
      <w:szCs w:val="20"/>
      <w:lang w:val="en-US"/>
    </w:rPr>
  </w:style>
  <w:style w:type="paragraph" w:customStyle="1" w:styleId="Tablehead1">
    <w:name w:val="Tablehead1"/>
    <w:basedOn w:val="Normal"/>
    <w:qFormat/>
    <w:rsid w:val="005A1064"/>
    <w:pPr>
      <w:keepNext/>
      <w:spacing w:before="60" w:after="60"/>
      <w:jc w:val="center"/>
    </w:pPr>
    <w:rPr>
      <w:rFonts w:ascii="Arial Bold" w:eastAsia="Times New Roman" w:hAnsi="Arial Bold" w:cs="Times New Roman"/>
      <w:b/>
      <w:bCs/>
      <w:color w:val="FFFFFF"/>
      <w:sz w:val="18"/>
      <w:szCs w:val="20"/>
      <w:lang w:val="en-US"/>
    </w:rPr>
  </w:style>
  <w:style w:type="table" w:customStyle="1" w:styleId="TableGrid1">
    <w:name w:val="Table Grid1"/>
    <w:basedOn w:val="TableNormal"/>
    <w:next w:val="TableGrid"/>
    <w:uiPriority w:val="59"/>
    <w:rsid w:val="00E3691A"/>
    <w:pPr>
      <w:spacing w:before="60" w:after="60"/>
      <w:ind w:left="57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341F19"/>
    <w:pPr>
      <w:spacing w:before="120" w:after="120"/>
    </w:pPr>
    <w:rPr>
      <w:rFonts w:ascii="Verdana" w:eastAsia="Times New Roman" w:hAnsi="Verdana" w:cs="Times New Roman"/>
      <w:sz w:val="16"/>
      <w:szCs w:val="20"/>
    </w:rPr>
  </w:style>
  <w:style w:type="character" w:customStyle="1" w:styleId="FootnoteTextChar">
    <w:name w:val="Footnote Text Char"/>
    <w:basedOn w:val="DefaultParagraphFont"/>
    <w:link w:val="FootnoteText"/>
    <w:semiHidden/>
    <w:rsid w:val="00341F19"/>
    <w:rPr>
      <w:rFonts w:ascii="Verdana" w:eastAsia="Times New Roman" w:hAnsi="Verdana" w:cs="Times New Roman"/>
      <w:sz w:val="16"/>
      <w:szCs w:val="20"/>
      <w:lang w:val="en-GB"/>
    </w:rPr>
  </w:style>
  <w:style w:type="character" w:styleId="FootnoteReference">
    <w:name w:val="footnote reference"/>
    <w:basedOn w:val="DefaultParagraphFont"/>
    <w:semiHidden/>
    <w:rsid w:val="00341F19"/>
    <w:rPr>
      <w:vertAlign w:val="superscript"/>
    </w:rPr>
  </w:style>
  <w:style w:type="paragraph" w:customStyle="1" w:styleId="Codesample">
    <w:name w:val="Code sample"/>
    <w:basedOn w:val="Normal"/>
    <w:link w:val="CodesampleChar"/>
    <w:rsid w:val="00477FE1"/>
    <w:pPr>
      <w:ind w:left="720"/>
    </w:pPr>
    <w:rPr>
      <w:rFonts w:ascii="Courier New" w:eastAsia="Times New Roman" w:hAnsi="Courier New" w:cs="Times New Roman"/>
      <w:noProof/>
      <w:sz w:val="20"/>
      <w:szCs w:val="16"/>
      <w:lang w:val="en-IE"/>
    </w:rPr>
  </w:style>
  <w:style w:type="character" w:customStyle="1" w:styleId="CodesampleChar">
    <w:name w:val="Code sample Char"/>
    <w:basedOn w:val="DefaultParagraphFont"/>
    <w:link w:val="Codesample"/>
    <w:rsid w:val="00477FE1"/>
    <w:rPr>
      <w:rFonts w:ascii="Courier New" w:eastAsia="Times New Roman" w:hAnsi="Courier New" w:cs="Times New Roman"/>
      <w:noProof/>
      <w:sz w:val="20"/>
      <w:szCs w:val="16"/>
      <w:lang w:val="en-IE"/>
    </w:rPr>
  </w:style>
  <w:style w:type="character" w:customStyle="1" w:styleId="Heading5Char">
    <w:name w:val="Heading 5 Char"/>
    <w:basedOn w:val="DefaultParagraphFont"/>
    <w:link w:val="Heading5"/>
    <w:uiPriority w:val="9"/>
    <w:semiHidden/>
    <w:rsid w:val="00860E11"/>
    <w:rPr>
      <w:rFonts w:asciiTheme="majorHAnsi" w:eastAsiaTheme="majorEastAsia" w:hAnsiTheme="majorHAnsi" w:cstheme="majorBidi"/>
      <w:color w:val="243F60" w:themeColor="accent1" w:themeShade="7F"/>
      <w:lang w:val="en-GB"/>
    </w:rPr>
  </w:style>
  <w:style w:type="character" w:customStyle="1" w:styleId="apple-converted-space">
    <w:name w:val="apple-converted-space"/>
    <w:basedOn w:val="DefaultParagraphFont"/>
    <w:rsid w:val="008A765A"/>
  </w:style>
  <w:style w:type="paragraph" w:styleId="BodyText">
    <w:name w:val="Body Text"/>
    <w:basedOn w:val="Normal"/>
    <w:link w:val="BodyTextChar"/>
    <w:uiPriority w:val="99"/>
    <w:rsid w:val="007E4616"/>
    <w:pPr>
      <w:spacing w:before="120" w:after="120"/>
    </w:pPr>
    <w:rPr>
      <w:rFonts w:ascii="Arial" w:eastAsia="Times New Roman" w:hAnsi="Arial" w:cs="Times New Roman"/>
      <w:sz w:val="22"/>
      <w:szCs w:val="20"/>
      <w:lang w:val="en-US"/>
    </w:rPr>
  </w:style>
  <w:style w:type="character" w:customStyle="1" w:styleId="BodyTextChar">
    <w:name w:val="Body Text Char"/>
    <w:basedOn w:val="DefaultParagraphFont"/>
    <w:link w:val="BodyText"/>
    <w:uiPriority w:val="99"/>
    <w:rsid w:val="007E4616"/>
    <w:rPr>
      <w:rFonts w:ascii="Arial" w:eastAsia="Times New Roman" w:hAnsi="Arial" w:cs="Times New Roman"/>
      <w:sz w:val="22"/>
      <w:szCs w:val="20"/>
    </w:rPr>
  </w:style>
  <w:style w:type="numbering" w:customStyle="1" w:styleId="Appendices">
    <w:name w:val="Appendices"/>
    <w:uiPriority w:val="99"/>
    <w:rsid w:val="007E4616"/>
    <w:pPr>
      <w:numPr>
        <w:numId w:val="4"/>
      </w:numPr>
    </w:pPr>
  </w:style>
  <w:style w:type="paragraph" w:customStyle="1" w:styleId="BodyTextGlossary">
    <w:name w:val="Body Text Glossary"/>
    <w:basedOn w:val="BodyText"/>
    <w:next w:val="BodyText"/>
    <w:link w:val="BodyTextGlossaryChar"/>
    <w:qFormat/>
    <w:rsid w:val="007E4616"/>
  </w:style>
  <w:style w:type="character" w:customStyle="1" w:styleId="BodyTextGlossaryChar">
    <w:name w:val="Body Text Glossary Char"/>
    <w:basedOn w:val="BodyTextChar"/>
    <w:link w:val="BodyTextGlossary"/>
    <w:rsid w:val="007E4616"/>
    <w:rPr>
      <w:rFonts w:ascii="Arial" w:eastAsia="Times New Roman" w:hAnsi="Arial" w:cs="Times New Roman"/>
      <w:sz w:val="22"/>
      <w:szCs w:val="20"/>
    </w:rPr>
  </w:style>
  <w:style w:type="paragraph" w:customStyle="1" w:styleId="InstructionalText">
    <w:name w:val="Instructional Text"/>
    <w:basedOn w:val="BodyText"/>
    <w:next w:val="BodyText"/>
    <w:link w:val="InstructionalTextChar"/>
    <w:qFormat/>
    <w:rsid w:val="007E4616"/>
    <w:rPr>
      <w:i/>
      <w:color w:val="0000FF"/>
      <w:lang w:eastAsia="ar-SA"/>
    </w:rPr>
  </w:style>
  <w:style w:type="character" w:customStyle="1" w:styleId="InstructionalTextChar">
    <w:name w:val="Instructional Text Char"/>
    <w:basedOn w:val="BodyTextChar"/>
    <w:link w:val="InstructionalText"/>
    <w:rsid w:val="007E4616"/>
    <w:rPr>
      <w:rFonts w:ascii="Arial" w:eastAsia="Times New Roman" w:hAnsi="Arial" w:cs="Times New Roman"/>
      <w:i/>
      <w:color w:val="0000FF"/>
      <w:sz w:val="22"/>
      <w:szCs w:val="20"/>
      <w:lang w:eastAsia="ar-SA"/>
    </w:rPr>
  </w:style>
  <w:style w:type="paragraph" w:customStyle="1" w:styleId="InstructionalTextBullet">
    <w:name w:val="Instructional Text Bullet"/>
    <w:basedOn w:val="Normal"/>
    <w:qFormat/>
    <w:rsid w:val="00FF11F2"/>
    <w:pPr>
      <w:numPr>
        <w:numId w:val="5"/>
      </w:numPr>
      <w:spacing w:after="60"/>
    </w:pPr>
    <w:rPr>
      <w:rFonts w:ascii="Arial" w:eastAsia="Times New Roman" w:hAnsi="Arial" w:cs="Times New Roman"/>
      <w:i/>
      <w:color w:val="0000FF"/>
      <w:lang w:val="en-US"/>
    </w:rPr>
  </w:style>
  <w:style w:type="paragraph" w:customStyle="1" w:styleId="BodyTextNumber">
    <w:name w:val="Body Text Number"/>
    <w:link w:val="BodyTextNumberChar"/>
    <w:uiPriority w:val="99"/>
    <w:rsid w:val="0037621F"/>
    <w:pPr>
      <w:numPr>
        <w:numId w:val="6"/>
      </w:numPr>
    </w:pPr>
    <w:rPr>
      <w:rFonts w:ascii="Arial" w:eastAsia="Times New Roman" w:hAnsi="Arial" w:cs="Times New Roman"/>
      <w:sz w:val="22"/>
    </w:rPr>
  </w:style>
  <w:style w:type="character" w:customStyle="1" w:styleId="BodyTextNumberChar">
    <w:name w:val="Body Text Number Char"/>
    <w:basedOn w:val="DefaultParagraphFont"/>
    <w:link w:val="BodyTextNumber"/>
    <w:uiPriority w:val="99"/>
    <w:locked/>
    <w:rsid w:val="0037621F"/>
    <w:rPr>
      <w:rFonts w:ascii="Arial" w:eastAsia="Times New Roman" w:hAnsi="Arial" w:cs="Times New Roman"/>
      <w:sz w:val="22"/>
    </w:rPr>
  </w:style>
  <w:style w:type="paragraph" w:customStyle="1" w:styleId="Preface5">
    <w:name w:val="Preface 5"/>
    <w:rsid w:val="00FE3059"/>
    <w:pPr>
      <w:numPr>
        <w:numId w:val="7"/>
      </w:numPr>
      <w:spacing w:before="160"/>
    </w:pPr>
    <w:rPr>
      <w:rFonts w:ascii="Times New Roman" w:eastAsia="Times New Roman" w:hAnsi="Times New Roman" w:cs="Times New Roman"/>
      <w:i/>
      <w:szCs w:val="20"/>
      <w:lang w:val="en-GB"/>
    </w:rPr>
  </w:style>
  <w:style w:type="paragraph" w:customStyle="1" w:styleId="Preface7">
    <w:name w:val="Preface 7"/>
    <w:rsid w:val="00A06332"/>
    <w:pPr>
      <w:numPr>
        <w:numId w:val="8"/>
      </w:numPr>
      <w:spacing w:before="120"/>
    </w:pPr>
    <w:rPr>
      <w:rFonts w:ascii="Times New Roman" w:eastAsia="Times New Roman" w:hAnsi="Times New Roman" w:cs="Times New Roman"/>
      <w:i/>
      <w:noProof/>
      <w:szCs w:val="20"/>
    </w:rPr>
  </w:style>
  <w:style w:type="paragraph" w:customStyle="1" w:styleId="App1">
    <w:name w:val="App1"/>
    <w:next w:val="Heading5"/>
    <w:rsid w:val="00A06332"/>
    <w:pPr>
      <w:keepNext/>
      <w:pageBreakBefore/>
      <w:spacing w:before="280" w:after="160"/>
    </w:pPr>
    <w:rPr>
      <w:rFonts w:ascii="Arial" w:eastAsia="Times New Roman" w:hAnsi="Arial" w:cs="Times New Roman"/>
      <w:b/>
      <w:caps/>
      <w:sz w:val="28"/>
      <w:szCs w:val="20"/>
      <w:lang w:val="en-GB"/>
    </w:rPr>
  </w:style>
  <w:style w:type="paragraph" w:customStyle="1" w:styleId="Heading20">
    <w:name w:val="Heading2"/>
    <w:basedOn w:val="Heading2"/>
    <w:link w:val="Heading2Char0"/>
    <w:qFormat/>
    <w:rsid w:val="00CC417E"/>
    <w:pPr>
      <w:spacing w:after="120"/>
      <w:ind w:left="1440" w:hanging="720"/>
    </w:pPr>
    <w:rPr>
      <w:rFonts w:cstheme="majorHAnsi"/>
      <w:b w:val="0"/>
      <w:color w:val="1F497D" w:themeColor="text2"/>
      <w:sz w:val="28"/>
    </w:rPr>
  </w:style>
  <w:style w:type="paragraph" w:customStyle="1" w:styleId="Heading30">
    <w:name w:val="Heading3"/>
    <w:basedOn w:val="Heading3"/>
    <w:link w:val="Heading3Char0"/>
    <w:qFormat/>
    <w:rsid w:val="00CC417E"/>
    <w:pPr>
      <w:spacing w:after="120" w:line="288" w:lineRule="auto"/>
      <w:ind w:left="2160" w:hanging="720"/>
    </w:pPr>
    <w:rPr>
      <w:rFonts w:cstheme="majorHAnsi"/>
      <w:color w:val="1F497D" w:themeColor="text2"/>
    </w:rPr>
  </w:style>
  <w:style w:type="character" w:customStyle="1" w:styleId="Heading2Char0">
    <w:name w:val="Heading2 Char"/>
    <w:basedOn w:val="Heading2Char"/>
    <w:link w:val="Heading20"/>
    <w:rsid w:val="00CC417E"/>
    <w:rPr>
      <w:rFonts w:asciiTheme="majorHAnsi" w:eastAsiaTheme="majorEastAsia" w:hAnsiTheme="majorHAnsi" w:cstheme="majorHAnsi"/>
      <w:b w:val="0"/>
      <w:bCs/>
      <w:color w:val="1F497D" w:themeColor="text2"/>
      <w:sz w:val="28"/>
      <w:szCs w:val="26"/>
      <w:lang w:val="en-GB"/>
    </w:rPr>
  </w:style>
  <w:style w:type="character" w:customStyle="1" w:styleId="Heading3Char0">
    <w:name w:val="Heading3 Char"/>
    <w:basedOn w:val="Heading3Char"/>
    <w:link w:val="Heading30"/>
    <w:rsid w:val="00CC417E"/>
    <w:rPr>
      <w:rFonts w:asciiTheme="majorHAnsi" w:eastAsiaTheme="majorEastAsia" w:hAnsiTheme="majorHAnsi" w:cstheme="majorHAnsi"/>
      <w:color w:val="1F497D" w:themeColor="text2"/>
      <w:lang w:val="en-GB"/>
    </w:rPr>
  </w:style>
  <w:style w:type="paragraph" w:customStyle="1" w:styleId="TableData">
    <w:name w:val="TableData"/>
    <w:basedOn w:val="Normal"/>
    <w:link w:val="TableDataChar"/>
    <w:uiPriority w:val="41"/>
    <w:qFormat/>
    <w:rsid w:val="00B0197C"/>
    <w:pPr>
      <w:spacing w:before="60" w:after="60"/>
    </w:pPr>
    <w:rPr>
      <w:rFonts w:ascii="Arial" w:eastAsiaTheme="minorHAnsi" w:hAnsi="Arial" w:cs="Times New Roman"/>
      <w:sz w:val="22"/>
      <w:szCs w:val="22"/>
      <w:lang w:val="en-AU" w:eastAsia="en-AU"/>
    </w:rPr>
  </w:style>
  <w:style w:type="character" w:customStyle="1" w:styleId="TableDataChar">
    <w:name w:val="TableData Char"/>
    <w:link w:val="TableData"/>
    <w:uiPriority w:val="41"/>
    <w:rsid w:val="00B0197C"/>
    <w:rPr>
      <w:rFonts w:ascii="Arial" w:eastAsiaTheme="minorHAnsi" w:hAnsi="Arial" w:cs="Times New Roman"/>
      <w:sz w:val="22"/>
      <w:szCs w:val="22"/>
      <w:lang w:val="en-AU" w:eastAsia="en-AU"/>
    </w:rPr>
  </w:style>
  <w:style w:type="paragraph" w:customStyle="1" w:styleId="TableHead">
    <w:name w:val="TableHead"/>
    <w:basedOn w:val="Normal"/>
    <w:next w:val="TableData"/>
    <w:link w:val="TableHeadChar"/>
    <w:rsid w:val="00B0197C"/>
    <w:pPr>
      <w:spacing w:before="60" w:after="60"/>
    </w:pPr>
    <w:rPr>
      <w:rFonts w:ascii="Harmony Text" w:eastAsiaTheme="minorHAnsi" w:hAnsi="Harmony Text" w:cs="Times New Roman"/>
      <w:b/>
      <w:sz w:val="22"/>
      <w:szCs w:val="22"/>
      <w:lang w:val="en-AU" w:eastAsia="en-AU"/>
    </w:rPr>
  </w:style>
  <w:style w:type="character" w:customStyle="1" w:styleId="TableHeadChar">
    <w:name w:val="TableHead Char"/>
    <w:link w:val="TableHead"/>
    <w:rsid w:val="00B0197C"/>
    <w:rPr>
      <w:rFonts w:ascii="Harmony Text" w:eastAsiaTheme="minorHAnsi" w:hAnsi="Harmony Text" w:cs="Times New Roman"/>
      <w:b/>
      <w:sz w:val="22"/>
      <w:szCs w:val="22"/>
      <w:lang w:val="en-AU" w:eastAsia="en-AU"/>
    </w:rPr>
  </w:style>
  <w:style w:type="paragraph" w:styleId="TOC4">
    <w:name w:val="toc 4"/>
    <w:basedOn w:val="Normal"/>
    <w:next w:val="Normal"/>
    <w:autoRedefine/>
    <w:uiPriority w:val="39"/>
    <w:unhideWhenUsed/>
    <w:rsid w:val="00F46066"/>
    <w:pPr>
      <w:spacing w:after="100" w:line="259" w:lineRule="auto"/>
      <w:ind w:left="660"/>
    </w:pPr>
    <w:rPr>
      <w:sz w:val="22"/>
      <w:szCs w:val="22"/>
      <w:lang w:val="en-US"/>
    </w:rPr>
  </w:style>
  <w:style w:type="paragraph" w:styleId="TOC5">
    <w:name w:val="toc 5"/>
    <w:basedOn w:val="Normal"/>
    <w:next w:val="Normal"/>
    <w:autoRedefine/>
    <w:uiPriority w:val="39"/>
    <w:unhideWhenUsed/>
    <w:rsid w:val="00F46066"/>
    <w:pPr>
      <w:spacing w:after="100" w:line="259" w:lineRule="auto"/>
      <w:ind w:left="880"/>
    </w:pPr>
    <w:rPr>
      <w:sz w:val="22"/>
      <w:szCs w:val="22"/>
      <w:lang w:val="en-US"/>
    </w:rPr>
  </w:style>
  <w:style w:type="paragraph" w:styleId="TOC6">
    <w:name w:val="toc 6"/>
    <w:basedOn w:val="Normal"/>
    <w:next w:val="Normal"/>
    <w:autoRedefine/>
    <w:uiPriority w:val="39"/>
    <w:unhideWhenUsed/>
    <w:rsid w:val="00F46066"/>
    <w:pPr>
      <w:spacing w:after="100" w:line="259" w:lineRule="auto"/>
      <w:ind w:left="1100"/>
    </w:pPr>
    <w:rPr>
      <w:sz w:val="22"/>
      <w:szCs w:val="22"/>
      <w:lang w:val="en-US"/>
    </w:rPr>
  </w:style>
  <w:style w:type="paragraph" w:styleId="TOC7">
    <w:name w:val="toc 7"/>
    <w:basedOn w:val="Normal"/>
    <w:next w:val="Normal"/>
    <w:autoRedefine/>
    <w:uiPriority w:val="39"/>
    <w:unhideWhenUsed/>
    <w:rsid w:val="00F46066"/>
    <w:pPr>
      <w:spacing w:after="100" w:line="259" w:lineRule="auto"/>
      <w:ind w:left="1320"/>
    </w:pPr>
    <w:rPr>
      <w:sz w:val="22"/>
      <w:szCs w:val="22"/>
      <w:lang w:val="en-US"/>
    </w:rPr>
  </w:style>
  <w:style w:type="paragraph" w:styleId="TOC8">
    <w:name w:val="toc 8"/>
    <w:basedOn w:val="Normal"/>
    <w:next w:val="Normal"/>
    <w:autoRedefine/>
    <w:uiPriority w:val="39"/>
    <w:unhideWhenUsed/>
    <w:rsid w:val="00F46066"/>
    <w:pPr>
      <w:spacing w:after="100" w:line="259" w:lineRule="auto"/>
      <w:ind w:left="1540"/>
    </w:pPr>
    <w:rPr>
      <w:sz w:val="22"/>
      <w:szCs w:val="22"/>
      <w:lang w:val="en-US"/>
    </w:rPr>
  </w:style>
  <w:style w:type="paragraph" w:styleId="TOC9">
    <w:name w:val="toc 9"/>
    <w:basedOn w:val="Normal"/>
    <w:next w:val="Normal"/>
    <w:autoRedefine/>
    <w:uiPriority w:val="39"/>
    <w:unhideWhenUsed/>
    <w:rsid w:val="00F46066"/>
    <w:pPr>
      <w:spacing w:after="100" w:line="259" w:lineRule="auto"/>
      <w:ind w:left="1760"/>
    </w:pPr>
    <w:rPr>
      <w:sz w:val="22"/>
      <w:szCs w:val="22"/>
      <w:lang w:val="en-US"/>
    </w:rPr>
  </w:style>
  <w:style w:type="character" w:customStyle="1" w:styleId="UnresolvedMention1">
    <w:name w:val="Unresolved Mention1"/>
    <w:basedOn w:val="DefaultParagraphFont"/>
    <w:uiPriority w:val="99"/>
    <w:semiHidden/>
    <w:unhideWhenUsed/>
    <w:rsid w:val="00467867"/>
    <w:rPr>
      <w:color w:val="605E5C"/>
      <w:shd w:val="clear" w:color="auto" w:fill="E1DFDD"/>
    </w:rPr>
  </w:style>
  <w:style w:type="character" w:customStyle="1" w:styleId="UnresolvedMention2">
    <w:name w:val="Unresolved Mention2"/>
    <w:basedOn w:val="DefaultParagraphFont"/>
    <w:uiPriority w:val="99"/>
    <w:semiHidden/>
    <w:unhideWhenUsed/>
    <w:rsid w:val="009808F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66B8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14B95"/>
    <w:pPr>
      <w:keepNext/>
      <w:keepLines/>
      <w:suppressAutoHyphens/>
      <w:autoSpaceDE w:val="0"/>
      <w:autoSpaceDN w:val="0"/>
      <w:adjustRightInd w:val="0"/>
      <w:spacing w:before="200" w:line="288" w:lineRule="auto"/>
      <w:textAlignment w:val="center"/>
      <w:outlineLvl w:val="1"/>
    </w:pPr>
    <w:rPr>
      <w:rFonts w:asciiTheme="majorHAnsi" w:eastAsiaTheme="majorEastAsia" w:hAnsiTheme="majorHAnsi" w:cstheme="majorBidi"/>
      <w:b/>
      <w:bCs/>
      <w:color w:val="9BBB59" w:themeColor="accent3"/>
      <w:sz w:val="32"/>
      <w:szCs w:val="26"/>
    </w:rPr>
  </w:style>
  <w:style w:type="paragraph" w:styleId="Heading3">
    <w:name w:val="heading 3"/>
    <w:basedOn w:val="Normal"/>
    <w:next w:val="Normal"/>
    <w:link w:val="Heading3Char"/>
    <w:uiPriority w:val="9"/>
    <w:unhideWhenUsed/>
    <w:qFormat/>
    <w:rsid w:val="005E655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14B95"/>
    <w:pPr>
      <w:keepNext/>
      <w:keepLines/>
      <w:suppressAutoHyphens/>
      <w:autoSpaceDE w:val="0"/>
      <w:autoSpaceDN w:val="0"/>
      <w:adjustRightInd w:val="0"/>
      <w:spacing w:before="200" w:line="288" w:lineRule="auto"/>
      <w:textAlignment w:val="center"/>
      <w:outlineLvl w:val="3"/>
    </w:pPr>
    <w:rPr>
      <w:rFonts w:asciiTheme="majorHAnsi" w:eastAsiaTheme="majorEastAsia" w:hAnsiTheme="majorHAnsi" w:cstheme="majorBidi"/>
      <w:b/>
      <w:bCs/>
      <w:i/>
      <w:iCs/>
      <w:color w:val="4F81BD" w:themeColor="accent1"/>
      <w:sz w:val="22"/>
      <w:szCs w:val="20"/>
    </w:rPr>
  </w:style>
  <w:style w:type="paragraph" w:styleId="Heading5">
    <w:name w:val="heading 5"/>
    <w:basedOn w:val="Normal"/>
    <w:next w:val="Normal"/>
    <w:link w:val="Heading5Char"/>
    <w:uiPriority w:val="9"/>
    <w:semiHidden/>
    <w:unhideWhenUsed/>
    <w:qFormat/>
    <w:rsid w:val="00860E1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7F38"/>
    <w:pPr>
      <w:tabs>
        <w:tab w:val="center" w:pos="4320"/>
        <w:tab w:val="right" w:pos="8640"/>
      </w:tabs>
    </w:pPr>
  </w:style>
  <w:style w:type="character" w:customStyle="1" w:styleId="HeaderChar">
    <w:name w:val="Header Char"/>
    <w:basedOn w:val="DefaultParagraphFont"/>
    <w:link w:val="Header"/>
    <w:uiPriority w:val="99"/>
    <w:rsid w:val="00B07F38"/>
  </w:style>
  <w:style w:type="paragraph" w:styleId="Footer">
    <w:name w:val="footer"/>
    <w:basedOn w:val="Normal"/>
    <w:link w:val="FooterChar"/>
    <w:uiPriority w:val="99"/>
    <w:unhideWhenUsed/>
    <w:rsid w:val="00B07F38"/>
    <w:pPr>
      <w:tabs>
        <w:tab w:val="center" w:pos="4320"/>
        <w:tab w:val="right" w:pos="8640"/>
      </w:tabs>
    </w:pPr>
  </w:style>
  <w:style w:type="character" w:customStyle="1" w:styleId="FooterChar">
    <w:name w:val="Footer Char"/>
    <w:basedOn w:val="DefaultParagraphFont"/>
    <w:link w:val="Footer"/>
    <w:uiPriority w:val="99"/>
    <w:rsid w:val="00B07F38"/>
  </w:style>
  <w:style w:type="paragraph" w:styleId="BalloonText">
    <w:name w:val="Balloon Text"/>
    <w:basedOn w:val="Normal"/>
    <w:link w:val="BalloonTextChar"/>
    <w:uiPriority w:val="99"/>
    <w:semiHidden/>
    <w:unhideWhenUsed/>
    <w:rsid w:val="00B07F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7F38"/>
    <w:rPr>
      <w:rFonts w:ascii="Lucida Grande" w:hAnsi="Lucida Grande" w:cs="Lucida Grande"/>
      <w:sz w:val="18"/>
      <w:szCs w:val="18"/>
    </w:rPr>
  </w:style>
  <w:style w:type="character" w:styleId="PageNumber">
    <w:name w:val="page number"/>
    <w:basedOn w:val="DefaultParagraphFont"/>
    <w:uiPriority w:val="99"/>
    <w:semiHidden/>
    <w:unhideWhenUsed/>
    <w:rsid w:val="00385E73"/>
  </w:style>
  <w:style w:type="paragraph" w:styleId="ListParagraph">
    <w:name w:val="List Paragraph"/>
    <w:basedOn w:val="Normal"/>
    <w:link w:val="ListParagraphChar"/>
    <w:uiPriority w:val="34"/>
    <w:qFormat/>
    <w:rsid w:val="00385E73"/>
    <w:pPr>
      <w:ind w:left="720"/>
      <w:contextualSpacing/>
    </w:pPr>
  </w:style>
  <w:style w:type="paragraph" w:customStyle="1" w:styleId="BasicParagraph">
    <w:name w:val="[Basic Paragraph]"/>
    <w:basedOn w:val="Normal"/>
    <w:uiPriority w:val="99"/>
    <w:rsid w:val="00A22E7B"/>
    <w:pPr>
      <w:widowControl w:val="0"/>
      <w:autoSpaceDE w:val="0"/>
      <w:autoSpaceDN w:val="0"/>
      <w:adjustRightInd w:val="0"/>
      <w:spacing w:line="288" w:lineRule="auto"/>
      <w:textAlignment w:val="center"/>
    </w:pPr>
    <w:rPr>
      <w:rFonts w:ascii="MinionPro-Regular" w:hAnsi="MinionPro-Regular" w:cs="MinionPro-Regular"/>
      <w:color w:val="000000"/>
    </w:rPr>
  </w:style>
  <w:style w:type="character" w:styleId="Hyperlink">
    <w:name w:val="Hyperlink"/>
    <w:basedOn w:val="DefaultParagraphFont"/>
    <w:uiPriority w:val="99"/>
    <w:unhideWhenUsed/>
    <w:rsid w:val="00A22E7B"/>
    <w:rPr>
      <w:color w:val="0000FF" w:themeColor="hyperlink"/>
      <w:u w:val="single"/>
    </w:rPr>
  </w:style>
  <w:style w:type="character" w:styleId="CommentReference">
    <w:name w:val="annotation reference"/>
    <w:basedOn w:val="DefaultParagraphFont"/>
    <w:uiPriority w:val="99"/>
    <w:unhideWhenUsed/>
    <w:rsid w:val="008A2C3F"/>
    <w:rPr>
      <w:sz w:val="16"/>
      <w:szCs w:val="16"/>
    </w:rPr>
  </w:style>
  <w:style w:type="paragraph" w:styleId="CommentText">
    <w:name w:val="annotation text"/>
    <w:basedOn w:val="Normal"/>
    <w:link w:val="CommentTextChar"/>
    <w:uiPriority w:val="99"/>
    <w:unhideWhenUsed/>
    <w:rsid w:val="008A2C3F"/>
    <w:pPr>
      <w:suppressAutoHyphens/>
      <w:autoSpaceDE w:val="0"/>
      <w:autoSpaceDN w:val="0"/>
      <w:adjustRightInd w:val="0"/>
      <w:spacing w:after="60"/>
      <w:textAlignment w:val="center"/>
    </w:pPr>
    <w:rPr>
      <w:rFonts w:ascii="Roboto" w:eastAsia="Calibri" w:hAnsi="Roboto" w:cs="Avenir LT Std 45 Book"/>
      <w:color w:val="000000"/>
      <w:sz w:val="20"/>
      <w:szCs w:val="20"/>
    </w:rPr>
  </w:style>
  <w:style w:type="character" w:customStyle="1" w:styleId="CommentTextChar">
    <w:name w:val="Comment Text Char"/>
    <w:basedOn w:val="DefaultParagraphFont"/>
    <w:link w:val="CommentText"/>
    <w:uiPriority w:val="99"/>
    <w:rsid w:val="008A2C3F"/>
    <w:rPr>
      <w:rFonts w:ascii="Roboto" w:eastAsia="Calibri" w:hAnsi="Roboto" w:cs="Avenir LT Std 45 Book"/>
      <w:color w:val="000000"/>
      <w:sz w:val="20"/>
      <w:szCs w:val="20"/>
      <w:lang w:val="en-GB"/>
    </w:rPr>
  </w:style>
  <w:style w:type="paragraph" w:customStyle="1" w:styleId="Default">
    <w:name w:val="Default"/>
    <w:rsid w:val="008A2C3F"/>
    <w:pPr>
      <w:autoSpaceDE w:val="0"/>
      <w:autoSpaceDN w:val="0"/>
      <w:adjustRightInd w:val="0"/>
    </w:pPr>
    <w:rPr>
      <w:rFonts w:ascii="Arial" w:eastAsia="Calibri" w:hAnsi="Arial" w:cs="Arial"/>
      <w:color w:val="000000"/>
    </w:rPr>
  </w:style>
  <w:style w:type="character" w:customStyle="1" w:styleId="Heading2Char">
    <w:name w:val="Heading 2 Char"/>
    <w:basedOn w:val="DefaultParagraphFont"/>
    <w:link w:val="Heading2"/>
    <w:rsid w:val="00614B95"/>
    <w:rPr>
      <w:rFonts w:asciiTheme="majorHAnsi" w:eastAsiaTheme="majorEastAsia" w:hAnsiTheme="majorHAnsi" w:cstheme="majorBidi"/>
      <w:b/>
      <w:bCs/>
      <w:color w:val="9BBB59" w:themeColor="accent3"/>
      <w:sz w:val="32"/>
      <w:szCs w:val="26"/>
      <w:lang w:val="en-GB"/>
    </w:rPr>
  </w:style>
  <w:style w:type="character" w:customStyle="1" w:styleId="Heading4Char">
    <w:name w:val="Heading 4 Char"/>
    <w:basedOn w:val="DefaultParagraphFont"/>
    <w:link w:val="Heading4"/>
    <w:rsid w:val="00614B95"/>
    <w:rPr>
      <w:rFonts w:asciiTheme="majorHAnsi" w:eastAsiaTheme="majorEastAsia" w:hAnsiTheme="majorHAnsi" w:cstheme="majorBidi"/>
      <w:b/>
      <w:bCs/>
      <w:i/>
      <w:iCs/>
      <w:color w:val="4F81BD" w:themeColor="accent1"/>
      <w:sz w:val="22"/>
      <w:szCs w:val="20"/>
      <w:lang w:val="en-GB"/>
    </w:rPr>
  </w:style>
  <w:style w:type="table" w:styleId="TableGrid">
    <w:name w:val="Table Grid"/>
    <w:basedOn w:val="TableNormal"/>
    <w:uiPriority w:val="39"/>
    <w:rsid w:val="00614B95"/>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614B95"/>
    <w:rPr>
      <w:lang w:val="en-GB"/>
    </w:rPr>
  </w:style>
  <w:style w:type="paragraph" w:styleId="NormalWeb">
    <w:name w:val="Normal (Web)"/>
    <w:basedOn w:val="Normal"/>
    <w:uiPriority w:val="99"/>
    <w:semiHidden/>
    <w:unhideWhenUsed/>
    <w:rsid w:val="00614B95"/>
    <w:pPr>
      <w:spacing w:after="165"/>
    </w:pPr>
    <w:rPr>
      <w:rFonts w:ascii="Times New Roman" w:eastAsia="Times New Roman" w:hAnsi="Times New Roman" w:cs="Times New Roman"/>
    </w:rPr>
  </w:style>
  <w:style w:type="character" w:customStyle="1" w:styleId="Heading3Char">
    <w:name w:val="Heading 3 Char"/>
    <w:basedOn w:val="DefaultParagraphFont"/>
    <w:link w:val="Heading3"/>
    <w:rsid w:val="005E6553"/>
    <w:rPr>
      <w:rFonts w:asciiTheme="majorHAnsi" w:eastAsiaTheme="majorEastAsia" w:hAnsiTheme="majorHAnsi" w:cstheme="majorBidi"/>
      <w:color w:val="243F60" w:themeColor="accent1" w:themeShade="7F"/>
      <w:lang w:val="en-GB"/>
    </w:rPr>
  </w:style>
  <w:style w:type="character" w:customStyle="1" w:styleId="Heading1Char">
    <w:name w:val="Heading 1 Char"/>
    <w:basedOn w:val="DefaultParagraphFont"/>
    <w:link w:val="Heading1"/>
    <w:uiPriority w:val="9"/>
    <w:rsid w:val="00966B8C"/>
    <w:rPr>
      <w:rFonts w:asciiTheme="majorHAnsi" w:eastAsiaTheme="majorEastAsia" w:hAnsiTheme="majorHAnsi" w:cstheme="majorBidi"/>
      <w:color w:val="365F91" w:themeColor="accent1" w:themeShade="BF"/>
      <w:sz w:val="32"/>
      <w:szCs w:val="32"/>
      <w:lang w:val="en-GB"/>
    </w:rPr>
  </w:style>
  <w:style w:type="paragraph" w:styleId="TOC1">
    <w:name w:val="toc 1"/>
    <w:basedOn w:val="Normal"/>
    <w:next w:val="Normal"/>
    <w:autoRedefine/>
    <w:uiPriority w:val="39"/>
    <w:unhideWhenUsed/>
    <w:rsid w:val="00371288"/>
    <w:pPr>
      <w:spacing w:after="100"/>
    </w:pPr>
  </w:style>
  <w:style w:type="paragraph" w:styleId="TOC2">
    <w:name w:val="toc 2"/>
    <w:basedOn w:val="Normal"/>
    <w:next w:val="Normal"/>
    <w:autoRedefine/>
    <w:uiPriority w:val="39"/>
    <w:unhideWhenUsed/>
    <w:rsid w:val="00371288"/>
    <w:pPr>
      <w:spacing w:after="100"/>
      <w:ind w:left="240"/>
    </w:pPr>
  </w:style>
  <w:style w:type="paragraph" w:styleId="TOC3">
    <w:name w:val="toc 3"/>
    <w:basedOn w:val="Normal"/>
    <w:next w:val="Normal"/>
    <w:autoRedefine/>
    <w:uiPriority w:val="39"/>
    <w:unhideWhenUsed/>
    <w:rsid w:val="00371288"/>
    <w:pPr>
      <w:spacing w:after="100"/>
      <w:ind w:left="480"/>
    </w:pPr>
  </w:style>
  <w:style w:type="paragraph" w:styleId="CommentSubject">
    <w:name w:val="annotation subject"/>
    <w:basedOn w:val="CommentText"/>
    <w:next w:val="CommentText"/>
    <w:link w:val="CommentSubjectChar"/>
    <w:uiPriority w:val="99"/>
    <w:semiHidden/>
    <w:unhideWhenUsed/>
    <w:rsid w:val="00E36F80"/>
    <w:pPr>
      <w:suppressAutoHyphens w:val="0"/>
      <w:autoSpaceDE/>
      <w:autoSpaceDN/>
      <w:adjustRightInd/>
      <w:spacing w:after="0"/>
      <w:textAlignment w:val="auto"/>
    </w:pPr>
    <w:rPr>
      <w:rFonts w:asciiTheme="minorHAnsi" w:eastAsiaTheme="minorEastAsia" w:hAnsiTheme="minorHAnsi" w:cstheme="minorBidi"/>
      <w:b/>
      <w:bCs/>
      <w:color w:val="auto"/>
    </w:rPr>
  </w:style>
  <w:style w:type="character" w:customStyle="1" w:styleId="CommentSubjectChar">
    <w:name w:val="Comment Subject Char"/>
    <w:basedOn w:val="CommentTextChar"/>
    <w:link w:val="CommentSubject"/>
    <w:uiPriority w:val="99"/>
    <w:semiHidden/>
    <w:rsid w:val="00E36F80"/>
    <w:rPr>
      <w:rFonts w:ascii="Roboto" w:eastAsia="Calibri" w:hAnsi="Roboto" w:cs="Avenir LT Std 45 Book"/>
      <w:b/>
      <w:bCs/>
      <w:color w:val="000000"/>
      <w:sz w:val="20"/>
      <w:szCs w:val="20"/>
      <w:lang w:val="en-GB"/>
    </w:rPr>
  </w:style>
  <w:style w:type="paragraph" w:styleId="Revision">
    <w:name w:val="Revision"/>
    <w:hidden/>
    <w:uiPriority w:val="99"/>
    <w:semiHidden/>
    <w:rsid w:val="00E36F80"/>
    <w:rPr>
      <w:lang w:val="en-GB"/>
    </w:rPr>
  </w:style>
  <w:style w:type="character" w:styleId="FollowedHyperlink">
    <w:name w:val="FollowedHyperlink"/>
    <w:basedOn w:val="DefaultParagraphFont"/>
    <w:uiPriority w:val="99"/>
    <w:semiHidden/>
    <w:unhideWhenUsed/>
    <w:rsid w:val="00D20A25"/>
    <w:rPr>
      <w:color w:val="800080" w:themeColor="followedHyperlink"/>
      <w:u w:val="single"/>
    </w:rPr>
  </w:style>
  <w:style w:type="numbering" w:customStyle="1" w:styleId="NoList1">
    <w:name w:val="No List1"/>
    <w:next w:val="NoList"/>
    <w:uiPriority w:val="99"/>
    <w:semiHidden/>
    <w:unhideWhenUsed/>
    <w:rsid w:val="0061571C"/>
  </w:style>
  <w:style w:type="paragraph" w:customStyle="1" w:styleId="footnotedescription">
    <w:name w:val="footnote description"/>
    <w:next w:val="Normal"/>
    <w:link w:val="footnotedescriptionChar"/>
    <w:hidden/>
    <w:rsid w:val="0061571C"/>
    <w:pPr>
      <w:spacing w:line="259" w:lineRule="auto"/>
      <w:ind w:left="406"/>
    </w:pPr>
    <w:rPr>
      <w:rFonts w:ascii="Times New Roman" w:eastAsia="Times New Roman" w:hAnsi="Times New Roman" w:cs="Times New Roman"/>
      <w:color w:val="000000"/>
      <w:sz w:val="16"/>
      <w:szCs w:val="22"/>
      <w:lang w:val="en-IN" w:eastAsia="en-IN"/>
    </w:rPr>
  </w:style>
  <w:style w:type="character" w:customStyle="1" w:styleId="footnotedescriptionChar">
    <w:name w:val="footnote description Char"/>
    <w:link w:val="footnotedescription"/>
    <w:rsid w:val="0061571C"/>
    <w:rPr>
      <w:rFonts w:ascii="Times New Roman" w:eastAsia="Times New Roman" w:hAnsi="Times New Roman" w:cs="Times New Roman"/>
      <w:color w:val="000000"/>
      <w:sz w:val="16"/>
      <w:szCs w:val="22"/>
      <w:lang w:val="en-IN" w:eastAsia="en-IN"/>
    </w:rPr>
  </w:style>
  <w:style w:type="character" w:customStyle="1" w:styleId="footnotemark">
    <w:name w:val="footnote mark"/>
    <w:hidden/>
    <w:rsid w:val="0061571C"/>
    <w:rPr>
      <w:rFonts w:ascii="Times New Roman" w:eastAsia="Times New Roman" w:hAnsi="Times New Roman" w:cs="Times New Roman"/>
      <w:color w:val="000000"/>
      <w:sz w:val="16"/>
      <w:vertAlign w:val="superscript"/>
    </w:rPr>
  </w:style>
  <w:style w:type="table" w:customStyle="1" w:styleId="TableGrid0">
    <w:name w:val="TableGrid"/>
    <w:rsid w:val="0061571C"/>
    <w:rPr>
      <w:sz w:val="22"/>
      <w:szCs w:val="22"/>
      <w:lang w:val="en-IN" w:eastAsia="en-IN"/>
    </w:rPr>
    <w:tblPr>
      <w:tblCellMar>
        <w:top w:w="0" w:type="dxa"/>
        <w:left w:w="0" w:type="dxa"/>
        <w:bottom w:w="0" w:type="dxa"/>
        <w:right w:w="0" w:type="dxa"/>
      </w:tblCellMar>
    </w:tblPr>
  </w:style>
  <w:style w:type="paragraph" w:customStyle="1" w:styleId="Bullet">
    <w:name w:val="Bullet"/>
    <w:basedOn w:val="Normal"/>
    <w:link w:val="BulletChar"/>
    <w:rsid w:val="0061571C"/>
    <w:pPr>
      <w:numPr>
        <w:numId w:val="1"/>
      </w:numPr>
      <w:spacing w:before="60" w:after="60"/>
      <w:jc w:val="both"/>
    </w:pPr>
    <w:rPr>
      <w:rFonts w:ascii="Arial" w:eastAsia="Times New Roman" w:hAnsi="Arial" w:cs="Times New Roman"/>
      <w:lang w:val="en-US"/>
    </w:rPr>
  </w:style>
  <w:style w:type="paragraph" w:customStyle="1" w:styleId="Bullet2">
    <w:name w:val="Bullet 2"/>
    <w:basedOn w:val="Normal"/>
    <w:link w:val="Bullet2Char"/>
    <w:rsid w:val="0061571C"/>
    <w:pPr>
      <w:numPr>
        <w:numId w:val="2"/>
      </w:numPr>
      <w:spacing w:before="60" w:after="60"/>
      <w:jc w:val="both"/>
    </w:pPr>
    <w:rPr>
      <w:rFonts w:ascii="Arial" w:eastAsia="Times New Roman" w:hAnsi="Arial" w:cs="Times New Roman"/>
      <w:lang w:val="en-US"/>
    </w:rPr>
  </w:style>
  <w:style w:type="character" w:customStyle="1" w:styleId="BulletChar">
    <w:name w:val="Bullet Char"/>
    <w:link w:val="Bullet"/>
    <w:locked/>
    <w:rsid w:val="0061571C"/>
    <w:rPr>
      <w:rFonts w:ascii="Arial" w:eastAsia="Times New Roman" w:hAnsi="Arial" w:cs="Times New Roman"/>
    </w:rPr>
  </w:style>
  <w:style w:type="character" w:customStyle="1" w:styleId="Bullet2Char">
    <w:name w:val="Bullet 2 Char"/>
    <w:link w:val="Bullet2"/>
    <w:locked/>
    <w:rsid w:val="0061571C"/>
    <w:rPr>
      <w:rFonts w:ascii="Arial" w:eastAsia="Times New Roman" w:hAnsi="Arial" w:cs="Times New Roman"/>
    </w:rPr>
  </w:style>
  <w:style w:type="paragraph" w:customStyle="1" w:styleId="Tabletext">
    <w:name w:val="Tabletext"/>
    <w:basedOn w:val="Normal"/>
    <w:autoRedefine/>
    <w:qFormat/>
    <w:rsid w:val="00C41B53"/>
    <w:pPr>
      <w:spacing w:before="40" w:after="40"/>
    </w:pPr>
    <w:rPr>
      <w:rFonts w:ascii="Arial" w:eastAsia="Times New Roman" w:hAnsi="Arial" w:cs="Times New Roman"/>
      <w:sz w:val="18"/>
      <w:szCs w:val="20"/>
      <w:lang w:val="en-US"/>
    </w:rPr>
  </w:style>
  <w:style w:type="paragraph" w:customStyle="1" w:styleId="Tablehead1">
    <w:name w:val="Tablehead1"/>
    <w:basedOn w:val="Normal"/>
    <w:qFormat/>
    <w:rsid w:val="005A1064"/>
    <w:pPr>
      <w:keepNext/>
      <w:spacing w:before="60" w:after="60"/>
      <w:jc w:val="center"/>
    </w:pPr>
    <w:rPr>
      <w:rFonts w:ascii="Arial Bold" w:eastAsia="Times New Roman" w:hAnsi="Arial Bold" w:cs="Times New Roman"/>
      <w:b/>
      <w:bCs/>
      <w:color w:val="FFFFFF"/>
      <w:sz w:val="18"/>
      <w:szCs w:val="20"/>
      <w:lang w:val="en-US"/>
    </w:rPr>
  </w:style>
  <w:style w:type="table" w:customStyle="1" w:styleId="TableGrid1">
    <w:name w:val="Table Grid1"/>
    <w:basedOn w:val="TableNormal"/>
    <w:next w:val="TableGrid"/>
    <w:uiPriority w:val="59"/>
    <w:rsid w:val="00E3691A"/>
    <w:pPr>
      <w:spacing w:before="60" w:after="60"/>
      <w:ind w:left="57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341F19"/>
    <w:pPr>
      <w:spacing w:before="120" w:after="120"/>
    </w:pPr>
    <w:rPr>
      <w:rFonts w:ascii="Verdana" w:eastAsia="Times New Roman" w:hAnsi="Verdana" w:cs="Times New Roman"/>
      <w:sz w:val="16"/>
      <w:szCs w:val="20"/>
    </w:rPr>
  </w:style>
  <w:style w:type="character" w:customStyle="1" w:styleId="FootnoteTextChar">
    <w:name w:val="Footnote Text Char"/>
    <w:basedOn w:val="DefaultParagraphFont"/>
    <w:link w:val="FootnoteText"/>
    <w:semiHidden/>
    <w:rsid w:val="00341F19"/>
    <w:rPr>
      <w:rFonts w:ascii="Verdana" w:eastAsia="Times New Roman" w:hAnsi="Verdana" w:cs="Times New Roman"/>
      <w:sz w:val="16"/>
      <w:szCs w:val="20"/>
      <w:lang w:val="en-GB"/>
    </w:rPr>
  </w:style>
  <w:style w:type="character" w:styleId="FootnoteReference">
    <w:name w:val="footnote reference"/>
    <w:basedOn w:val="DefaultParagraphFont"/>
    <w:semiHidden/>
    <w:rsid w:val="00341F19"/>
    <w:rPr>
      <w:vertAlign w:val="superscript"/>
    </w:rPr>
  </w:style>
  <w:style w:type="paragraph" w:customStyle="1" w:styleId="Codesample">
    <w:name w:val="Code sample"/>
    <w:basedOn w:val="Normal"/>
    <w:link w:val="CodesampleChar"/>
    <w:rsid w:val="00477FE1"/>
    <w:pPr>
      <w:ind w:left="720"/>
    </w:pPr>
    <w:rPr>
      <w:rFonts w:ascii="Courier New" w:eastAsia="Times New Roman" w:hAnsi="Courier New" w:cs="Times New Roman"/>
      <w:noProof/>
      <w:sz w:val="20"/>
      <w:szCs w:val="16"/>
      <w:lang w:val="en-IE"/>
    </w:rPr>
  </w:style>
  <w:style w:type="character" w:customStyle="1" w:styleId="CodesampleChar">
    <w:name w:val="Code sample Char"/>
    <w:basedOn w:val="DefaultParagraphFont"/>
    <w:link w:val="Codesample"/>
    <w:rsid w:val="00477FE1"/>
    <w:rPr>
      <w:rFonts w:ascii="Courier New" w:eastAsia="Times New Roman" w:hAnsi="Courier New" w:cs="Times New Roman"/>
      <w:noProof/>
      <w:sz w:val="20"/>
      <w:szCs w:val="16"/>
      <w:lang w:val="en-IE"/>
    </w:rPr>
  </w:style>
  <w:style w:type="character" w:customStyle="1" w:styleId="Heading5Char">
    <w:name w:val="Heading 5 Char"/>
    <w:basedOn w:val="DefaultParagraphFont"/>
    <w:link w:val="Heading5"/>
    <w:uiPriority w:val="9"/>
    <w:semiHidden/>
    <w:rsid w:val="00860E11"/>
    <w:rPr>
      <w:rFonts w:asciiTheme="majorHAnsi" w:eastAsiaTheme="majorEastAsia" w:hAnsiTheme="majorHAnsi" w:cstheme="majorBidi"/>
      <w:color w:val="243F60" w:themeColor="accent1" w:themeShade="7F"/>
      <w:lang w:val="en-GB"/>
    </w:rPr>
  </w:style>
  <w:style w:type="character" w:customStyle="1" w:styleId="apple-converted-space">
    <w:name w:val="apple-converted-space"/>
    <w:basedOn w:val="DefaultParagraphFont"/>
    <w:rsid w:val="008A765A"/>
  </w:style>
  <w:style w:type="paragraph" w:styleId="BodyText">
    <w:name w:val="Body Text"/>
    <w:basedOn w:val="Normal"/>
    <w:link w:val="BodyTextChar"/>
    <w:uiPriority w:val="99"/>
    <w:rsid w:val="007E4616"/>
    <w:pPr>
      <w:spacing w:before="120" w:after="120"/>
    </w:pPr>
    <w:rPr>
      <w:rFonts w:ascii="Arial" w:eastAsia="Times New Roman" w:hAnsi="Arial" w:cs="Times New Roman"/>
      <w:sz w:val="22"/>
      <w:szCs w:val="20"/>
      <w:lang w:val="en-US"/>
    </w:rPr>
  </w:style>
  <w:style w:type="character" w:customStyle="1" w:styleId="BodyTextChar">
    <w:name w:val="Body Text Char"/>
    <w:basedOn w:val="DefaultParagraphFont"/>
    <w:link w:val="BodyText"/>
    <w:uiPriority w:val="99"/>
    <w:rsid w:val="007E4616"/>
    <w:rPr>
      <w:rFonts w:ascii="Arial" w:eastAsia="Times New Roman" w:hAnsi="Arial" w:cs="Times New Roman"/>
      <w:sz w:val="22"/>
      <w:szCs w:val="20"/>
    </w:rPr>
  </w:style>
  <w:style w:type="numbering" w:customStyle="1" w:styleId="Appendices">
    <w:name w:val="Appendices"/>
    <w:uiPriority w:val="99"/>
    <w:rsid w:val="007E4616"/>
    <w:pPr>
      <w:numPr>
        <w:numId w:val="4"/>
      </w:numPr>
    </w:pPr>
  </w:style>
  <w:style w:type="paragraph" w:customStyle="1" w:styleId="BodyTextGlossary">
    <w:name w:val="Body Text Glossary"/>
    <w:basedOn w:val="BodyText"/>
    <w:next w:val="BodyText"/>
    <w:link w:val="BodyTextGlossaryChar"/>
    <w:qFormat/>
    <w:rsid w:val="007E4616"/>
  </w:style>
  <w:style w:type="character" w:customStyle="1" w:styleId="BodyTextGlossaryChar">
    <w:name w:val="Body Text Glossary Char"/>
    <w:basedOn w:val="BodyTextChar"/>
    <w:link w:val="BodyTextGlossary"/>
    <w:rsid w:val="007E4616"/>
    <w:rPr>
      <w:rFonts w:ascii="Arial" w:eastAsia="Times New Roman" w:hAnsi="Arial" w:cs="Times New Roman"/>
      <w:sz w:val="22"/>
      <w:szCs w:val="20"/>
    </w:rPr>
  </w:style>
  <w:style w:type="paragraph" w:customStyle="1" w:styleId="InstructionalText">
    <w:name w:val="Instructional Text"/>
    <w:basedOn w:val="BodyText"/>
    <w:next w:val="BodyText"/>
    <w:link w:val="InstructionalTextChar"/>
    <w:qFormat/>
    <w:rsid w:val="007E4616"/>
    <w:rPr>
      <w:i/>
      <w:color w:val="0000FF"/>
      <w:lang w:eastAsia="ar-SA"/>
    </w:rPr>
  </w:style>
  <w:style w:type="character" w:customStyle="1" w:styleId="InstructionalTextChar">
    <w:name w:val="Instructional Text Char"/>
    <w:basedOn w:val="BodyTextChar"/>
    <w:link w:val="InstructionalText"/>
    <w:rsid w:val="007E4616"/>
    <w:rPr>
      <w:rFonts w:ascii="Arial" w:eastAsia="Times New Roman" w:hAnsi="Arial" w:cs="Times New Roman"/>
      <w:i/>
      <w:color w:val="0000FF"/>
      <w:sz w:val="22"/>
      <w:szCs w:val="20"/>
      <w:lang w:eastAsia="ar-SA"/>
    </w:rPr>
  </w:style>
  <w:style w:type="paragraph" w:customStyle="1" w:styleId="InstructionalTextBullet">
    <w:name w:val="Instructional Text Bullet"/>
    <w:basedOn w:val="Normal"/>
    <w:qFormat/>
    <w:rsid w:val="00FF11F2"/>
    <w:pPr>
      <w:numPr>
        <w:numId w:val="5"/>
      </w:numPr>
      <w:spacing w:after="60"/>
    </w:pPr>
    <w:rPr>
      <w:rFonts w:ascii="Arial" w:eastAsia="Times New Roman" w:hAnsi="Arial" w:cs="Times New Roman"/>
      <w:i/>
      <w:color w:val="0000FF"/>
      <w:lang w:val="en-US"/>
    </w:rPr>
  </w:style>
  <w:style w:type="paragraph" w:customStyle="1" w:styleId="BodyTextNumber">
    <w:name w:val="Body Text Number"/>
    <w:link w:val="BodyTextNumberChar"/>
    <w:uiPriority w:val="99"/>
    <w:rsid w:val="0037621F"/>
    <w:pPr>
      <w:numPr>
        <w:numId w:val="6"/>
      </w:numPr>
    </w:pPr>
    <w:rPr>
      <w:rFonts w:ascii="Arial" w:eastAsia="Times New Roman" w:hAnsi="Arial" w:cs="Times New Roman"/>
      <w:sz w:val="22"/>
    </w:rPr>
  </w:style>
  <w:style w:type="character" w:customStyle="1" w:styleId="BodyTextNumberChar">
    <w:name w:val="Body Text Number Char"/>
    <w:basedOn w:val="DefaultParagraphFont"/>
    <w:link w:val="BodyTextNumber"/>
    <w:uiPriority w:val="99"/>
    <w:locked/>
    <w:rsid w:val="0037621F"/>
    <w:rPr>
      <w:rFonts w:ascii="Arial" w:eastAsia="Times New Roman" w:hAnsi="Arial" w:cs="Times New Roman"/>
      <w:sz w:val="22"/>
    </w:rPr>
  </w:style>
  <w:style w:type="paragraph" w:customStyle="1" w:styleId="Preface5">
    <w:name w:val="Preface 5"/>
    <w:rsid w:val="00FE3059"/>
    <w:pPr>
      <w:numPr>
        <w:numId w:val="7"/>
      </w:numPr>
      <w:spacing w:before="160"/>
    </w:pPr>
    <w:rPr>
      <w:rFonts w:ascii="Times New Roman" w:eastAsia="Times New Roman" w:hAnsi="Times New Roman" w:cs="Times New Roman"/>
      <w:i/>
      <w:szCs w:val="20"/>
      <w:lang w:val="en-GB"/>
    </w:rPr>
  </w:style>
  <w:style w:type="paragraph" w:customStyle="1" w:styleId="Preface7">
    <w:name w:val="Preface 7"/>
    <w:rsid w:val="00A06332"/>
    <w:pPr>
      <w:numPr>
        <w:numId w:val="8"/>
      </w:numPr>
      <w:spacing w:before="120"/>
    </w:pPr>
    <w:rPr>
      <w:rFonts w:ascii="Times New Roman" w:eastAsia="Times New Roman" w:hAnsi="Times New Roman" w:cs="Times New Roman"/>
      <w:i/>
      <w:noProof/>
      <w:szCs w:val="20"/>
    </w:rPr>
  </w:style>
  <w:style w:type="paragraph" w:customStyle="1" w:styleId="App1">
    <w:name w:val="App1"/>
    <w:next w:val="Heading5"/>
    <w:rsid w:val="00A06332"/>
    <w:pPr>
      <w:keepNext/>
      <w:pageBreakBefore/>
      <w:spacing w:before="280" w:after="160"/>
    </w:pPr>
    <w:rPr>
      <w:rFonts w:ascii="Arial" w:eastAsia="Times New Roman" w:hAnsi="Arial" w:cs="Times New Roman"/>
      <w:b/>
      <w:caps/>
      <w:sz w:val="28"/>
      <w:szCs w:val="20"/>
      <w:lang w:val="en-GB"/>
    </w:rPr>
  </w:style>
  <w:style w:type="paragraph" w:customStyle="1" w:styleId="Heading20">
    <w:name w:val="Heading2"/>
    <w:basedOn w:val="Heading2"/>
    <w:link w:val="Heading2Char0"/>
    <w:qFormat/>
    <w:rsid w:val="00CC417E"/>
    <w:pPr>
      <w:spacing w:after="120"/>
      <w:ind w:left="1440" w:hanging="720"/>
    </w:pPr>
    <w:rPr>
      <w:rFonts w:cstheme="majorHAnsi"/>
      <w:b w:val="0"/>
      <w:color w:val="1F497D" w:themeColor="text2"/>
      <w:sz w:val="28"/>
    </w:rPr>
  </w:style>
  <w:style w:type="paragraph" w:customStyle="1" w:styleId="Heading30">
    <w:name w:val="Heading3"/>
    <w:basedOn w:val="Heading3"/>
    <w:link w:val="Heading3Char0"/>
    <w:qFormat/>
    <w:rsid w:val="00CC417E"/>
    <w:pPr>
      <w:spacing w:after="120" w:line="288" w:lineRule="auto"/>
      <w:ind w:left="2160" w:hanging="720"/>
    </w:pPr>
    <w:rPr>
      <w:rFonts w:cstheme="majorHAnsi"/>
      <w:color w:val="1F497D" w:themeColor="text2"/>
    </w:rPr>
  </w:style>
  <w:style w:type="character" w:customStyle="1" w:styleId="Heading2Char0">
    <w:name w:val="Heading2 Char"/>
    <w:basedOn w:val="Heading2Char"/>
    <w:link w:val="Heading20"/>
    <w:rsid w:val="00CC417E"/>
    <w:rPr>
      <w:rFonts w:asciiTheme="majorHAnsi" w:eastAsiaTheme="majorEastAsia" w:hAnsiTheme="majorHAnsi" w:cstheme="majorHAnsi"/>
      <w:b w:val="0"/>
      <w:bCs/>
      <w:color w:val="1F497D" w:themeColor="text2"/>
      <w:sz w:val="28"/>
      <w:szCs w:val="26"/>
      <w:lang w:val="en-GB"/>
    </w:rPr>
  </w:style>
  <w:style w:type="character" w:customStyle="1" w:styleId="Heading3Char0">
    <w:name w:val="Heading3 Char"/>
    <w:basedOn w:val="Heading3Char"/>
    <w:link w:val="Heading30"/>
    <w:rsid w:val="00CC417E"/>
    <w:rPr>
      <w:rFonts w:asciiTheme="majorHAnsi" w:eastAsiaTheme="majorEastAsia" w:hAnsiTheme="majorHAnsi" w:cstheme="majorHAnsi"/>
      <w:color w:val="1F497D" w:themeColor="text2"/>
      <w:lang w:val="en-GB"/>
    </w:rPr>
  </w:style>
  <w:style w:type="paragraph" w:customStyle="1" w:styleId="TableData">
    <w:name w:val="TableData"/>
    <w:basedOn w:val="Normal"/>
    <w:link w:val="TableDataChar"/>
    <w:uiPriority w:val="41"/>
    <w:qFormat/>
    <w:rsid w:val="00B0197C"/>
    <w:pPr>
      <w:spacing w:before="60" w:after="60"/>
    </w:pPr>
    <w:rPr>
      <w:rFonts w:ascii="Arial" w:eastAsiaTheme="minorHAnsi" w:hAnsi="Arial" w:cs="Times New Roman"/>
      <w:sz w:val="22"/>
      <w:szCs w:val="22"/>
      <w:lang w:val="en-AU" w:eastAsia="en-AU"/>
    </w:rPr>
  </w:style>
  <w:style w:type="character" w:customStyle="1" w:styleId="TableDataChar">
    <w:name w:val="TableData Char"/>
    <w:link w:val="TableData"/>
    <w:uiPriority w:val="41"/>
    <w:rsid w:val="00B0197C"/>
    <w:rPr>
      <w:rFonts w:ascii="Arial" w:eastAsiaTheme="minorHAnsi" w:hAnsi="Arial" w:cs="Times New Roman"/>
      <w:sz w:val="22"/>
      <w:szCs w:val="22"/>
      <w:lang w:val="en-AU" w:eastAsia="en-AU"/>
    </w:rPr>
  </w:style>
  <w:style w:type="paragraph" w:customStyle="1" w:styleId="TableHead">
    <w:name w:val="TableHead"/>
    <w:basedOn w:val="Normal"/>
    <w:next w:val="TableData"/>
    <w:link w:val="TableHeadChar"/>
    <w:rsid w:val="00B0197C"/>
    <w:pPr>
      <w:spacing w:before="60" w:after="60"/>
    </w:pPr>
    <w:rPr>
      <w:rFonts w:ascii="Harmony Text" w:eastAsiaTheme="minorHAnsi" w:hAnsi="Harmony Text" w:cs="Times New Roman"/>
      <w:b/>
      <w:sz w:val="22"/>
      <w:szCs w:val="22"/>
      <w:lang w:val="en-AU" w:eastAsia="en-AU"/>
    </w:rPr>
  </w:style>
  <w:style w:type="character" w:customStyle="1" w:styleId="TableHeadChar">
    <w:name w:val="TableHead Char"/>
    <w:link w:val="TableHead"/>
    <w:rsid w:val="00B0197C"/>
    <w:rPr>
      <w:rFonts w:ascii="Harmony Text" w:eastAsiaTheme="minorHAnsi" w:hAnsi="Harmony Text" w:cs="Times New Roman"/>
      <w:b/>
      <w:sz w:val="22"/>
      <w:szCs w:val="22"/>
      <w:lang w:val="en-AU" w:eastAsia="en-AU"/>
    </w:rPr>
  </w:style>
  <w:style w:type="paragraph" w:styleId="TOC4">
    <w:name w:val="toc 4"/>
    <w:basedOn w:val="Normal"/>
    <w:next w:val="Normal"/>
    <w:autoRedefine/>
    <w:uiPriority w:val="39"/>
    <w:unhideWhenUsed/>
    <w:rsid w:val="00F46066"/>
    <w:pPr>
      <w:spacing w:after="100" w:line="259" w:lineRule="auto"/>
      <w:ind w:left="660"/>
    </w:pPr>
    <w:rPr>
      <w:sz w:val="22"/>
      <w:szCs w:val="22"/>
      <w:lang w:val="en-US"/>
    </w:rPr>
  </w:style>
  <w:style w:type="paragraph" w:styleId="TOC5">
    <w:name w:val="toc 5"/>
    <w:basedOn w:val="Normal"/>
    <w:next w:val="Normal"/>
    <w:autoRedefine/>
    <w:uiPriority w:val="39"/>
    <w:unhideWhenUsed/>
    <w:rsid w:val="00F46066"/>
    <w:pPr>
      <w:spacing w:after="100" w:line="259" w:lineRule="auto"/>
      <w:ind w:left="880"/>
    </w:pPr>
    <w:rPr>
      <w:sz w:val="22"/>
      <w:szCs w:val="22"/>
      <w:lang w:val="en-US"/>
    </w:rPr>
  </w:style>
  <w:style w:type="paragraph" w:styleId="TOC6">
    <w:name w:val="toc 6"/>
    <w:basedOn w:val="Normal"/>
    <w:next w:val="Normal"/>
    <w:autoRedefine/>
    <w:uiPriority w:val="39"/>
    <w:unhideWhenUsed/>
    <w:rsid w:val="00F46066"/>
    <w:pPr>
      <w:spacing w:after="100" w:line="259" w:lineRule="auto"/>
      <w:ind w:left="1100"/>
    </w:pPr>
    <w:rPr>
      <w:sz w:val="22"/>
      <w:szCs w:val="22"/>
      <w:lang w:val="en-US"/>
    </w:rPr>
  </w:style>
  <w:style w:type="paragraph" w:styleId="TOC7">
    <w:name w:val="toc 7"/>
    <w:basedOn w:val="Normal"/>
    <w:next w:val="Normal"/>
    <w:autoRedefine/>
    <w:uiPriority w:val="39"/>
    <w:unhideWhenUsed/>
    <w:rsid w:val="00F46066"/>
    <w:pPr>
      <w:spacing w:after="100" w:line="259" w:lineRule="auto"/>
      <w:ind w:left="1320"/>
    </w:pPr>
    <w:rPr>
      <w:sz w:val="22"/>
      <w:szCs w:val="22"/>
      <w:lang w:val="en-US"/>
    </w:rPr>
  </w:style>
  <w:style w:type="paragraph" w:styleId="TOC8">
    <w:name w:val="toc 8"/>
    <w:basedOn w:val="Normal"/>
    <w:next w:val="Normal"/>
    <w:autoRedefine/>
    <w:uiPriority w:val="39"/>
    <w:unhideWhenUsed/>
    <w:rsid w:val="00F46066"/>
    <w:pPr>
      <w:spacing w:after="100" w:line="259" w:lineRule="auto"/>
      <w:ind w:left="1540"/>
    </w:pPr>
    <w:rPr>
      <w:sz w:val="22"/>
      <w:szCs w:val="22"/>
      <w:lang w:val="en-US"/>
    </w:rPr>
  </w:style>
  <w:style w:type="paragraph" w:styleId="TOC9">
    <w:name w:val="toc 9"/>
    <w:basedOn w:val="Normal"/>
    <w:next w:val="Normal"/>
    <w:autoRedefine/>
    <w:uiPriority w:val="39"/>
    <w:unhideWhenUsed/>
    <w:rsid w:val="00F46066"/>
    <w:pPr>
      <w:spacing w:after="100" w:line="259" w:lineRule="auto"/>
      <w:ind w:left="1760"/>
    </w:pPr>
    <w:rPr>
      <w:sz w:val="22"/>
      <w:szCs w:val="22"/>
      <w:lang w:val="en-US"/>
    </w:rPr>
  </w:style>
  <w:style w:type="character" w:customStyle="1" w:styleId="UnresolvedMention1">
    <w:name w:val="Unresolved Mention1"/>
    <w:basedOn w:val="DefaultParagraphFont"/>
    <w:uiPriority w:val="99"/>
    <w:semiHidden/>
    <w:unhideWhenUsed/>
    <w:rsid w:val="00467867"/>
    <w:rPr>
      <w:color w:val="605E5C"/>
      <w:shd w:val="clear" w:color="auto" w:fill="E1DFDD"/>
    </w:rPr>
  </w:style>
  <w:style w:type="character" w:customStyle="1" w:styleId="UnresolvedMention2">
    <w:name w:val="Unresolved Mention2"/>
    <w:basedOn w:val="DefaultParagraphFont"/>
    <w:uiPriority w:val="99"/>
    <w:semiHidden/>
    <w:unhideWhenUsed/>
    <w:rsid w:val="009808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80316">
      <w:bodyDiv w:val="1"/>
      <w:marLeft w:val="0"/>
      <w:marRight w:val="0"/>
      <w:marTop w:val="0"/>
      <w:marBottom w:val="0"/>
      <w:divBdr>
        <w:top w:val="none" w:sz="0" w:space="0" w:color="auto"/>
        <w:left w:val="none" w:sz="0" w:space="0" w:color="auto"/>
        <w:bottom w:val="none" w:sz="0" w:space="0" w:color="auto"/>
        <w:right w:val="none" w:sz="0" w:space="0" w:color="auto"/>
      </w:divBdr>
    </w:div>
    <w:div w:id="40516411">
      <w:bodyDiv w:val="1"/>
      <w:marLeft w:val="0"/>
      <w:marRight w:val="0"/>
      <w:marTop w:val="0"/>
      <w:marBottom w:val="0"/>
      <w:divBdr>
        <w:top w:val="none" w:sz="0" w:space="0" w:color="auto"/>
        <w:left w:val="none" w:sz="0" w:space="0" w:color="auto"/>
        <w:bottom w:val="none" w:sz="0" w:space="0" w:color="auto"/>
        <w:right w:val="none" w:sz="0" w:space="0" w:color="auto"/>
      </w:divBdr>
    </w:div>
    <w:div w:id="64570080">
      <w:bodyDiv w:val="1"/>
      <w:marLeft w:val="0"/>
      <w:marRight w:val="0"/>
      <w:marTop w:val="0"/>
      <w:marBottom w:val="0"/>
      <w:divBdr>
        <w:top w:val="none" w:sz="0" w:space="0" w:color="auto"/>
        <w:left w:val="none" w:sz="0" w:space="0" w:color="auto"/>
        <w:bottom w:val="none" w:sz="0" w:space="0" w:color="auto"/>
        <w:right w:val="none" w:sz="0" w:space="0" w:color="auto"/>
      </w:divBdr>
    </w:div>
    <w:div w:id="82606869">
      <w:bodyDiv w:val="1"/>
      <w:marLeft w:val="0"/>
      <w:marRight w:val="0"/>
      <w:marTop w:val="0"/>
      <w:marBottom w:val="0"/>
      <w:divBdr>
        <w:top w:val="none" w:sz="0" w:space="0" w:color="auto"/>
        <w:left w:val="none" w:sz="0" w:space="0" w:color="auto"/>
        <w:bottom w:val="none" w:sz="0" w:space="0" w:color="auto"/>
        <w:right w:val="none" w:sz="0" w:space="0" w:color="auto"/>
      </w:divBdr>
    </w:div>
    <w:div w:id="97794948">
      <w:bodyDiv w:val="1"/>
      <w:marLeft w:val="0"/>
      <w:marRight w:val="0"/>
      <w:marTop w:val="0"/>
      <w:marBottom w:val="0"/>
      <w:divBdr>
        <w:top w:val="none" w:sz="0" w:space="0" w:color="auto"/>
        <w:left w:val="none" w:sz="0" w:space="0" w:color="auto"/>
        <w:bottom w:val="none" w:sz="0" w:space="0" w:color="auto"/>
        <w:right w:val="none" w:sz="0" w:space="0" w:color="auto"/>
      </w:divBdr>
    </w:div>
    <w:div w:id="100683507">
      <w:marLeft w:val="0"/>
      <w:marRight w:val="0"/>
      <w:marTop w:val="0"/>
      <w:marBottom w:val="0"/>
      <w:divBdr>
        <w:top w:val="none" w:sz="0" w:space="0" w:color="auto"/>
        <w:left w:val="none" w:sz="0" w:space="0" w:color="auto"/>
        <w:bottom w:val="none" w:sz="0" w:space="0" w:color="auto"/>
        <w:right w:val="none" w:sz="0" w:space="0" w:color="auto"/>
      </w:divBdr>
      <w:divsChild>
        <w:div w:id="1896426165">
          <w:marLeft w:val="0"/>
          <w:marRight w:val="0"/>
          <w:marTop w:val="0"/>
          <w:marBottom w:val="0"/>
          <w:divBdr>
            <w:top w:val="none" w:sz="0" w:space="0" w:color="auto"/>
            <w:left w:val="none" w:sz="0" w:space="0" w:color="auto"/>
            <w:bottom w:val="none" w:sz="0" w:space="0" w:color="auto"/>
            <w:right w:val="none" w:sz="0" w:space="0" w:color="auto"/>
          </w:divBdr>
          <w:divsChild>
            <w:div w:id="578825892">
              <w:marLeft w:val="0"/>
              <w:marRight w:val="0"/>
              <w:marTop w:val="0"/>
              <w:marBottom w:val="0"/>
              <w:divBdr>
                <w:top w:val="none" w:sz="0" w:space="0" w:color="auto"/>
                <w:left w:val="none" w:sz="0" w:space="0" w:color="auto"/>
                <w:bottom w:val="none" w:sz="0" w:space="0" w:color="auto"/>
                <w:right w:val="none" w:sz="0" w:space="0" w:color="auto"/>
              </w:divBdr>
              <w:divsChild>
                <w:div w:id="1621256273">
                  <w:marLeft w:val="0"/>
                  <w:marRight w:val="0"/>
                  <w:marTop w:val="0"/>
                  <w:marBottom w:val="0"/>
                  <w:divBdr>
                    <w:top w:val="none" w:sz="0" w:space="0" w:color="auto"/>
                    <w:left w:val="none" w:sz="0" w:space="0" w:color="auto"/>
                    <w:bottom w:val="none" w:sz="0" w:space="0" w:color="auto"/>
                    <w:right w:val="none" w:sz="0" w:space="0" w:color="auto"/>
                  </w:divBdr>
                  <w:divsChild>
                    <w:div w:id="70202788">
                      <w:marLeft w:val="0"/>
                      <w:marRight w:val="0"/>
                      <w:marTop w:val="0"/>
                      <w:marBottom w:val="0"/>
                      <w:divBdr>
                        <w:top w:val="none" w:sz="0" w:space="0" w:color="auto"/>
                        <w:left w:val="none" w:sz="0" w:space="0" w:color="auto"/>
                        <w:bottom w:val="none" w:sz="0" w:space="0" w:color="auto"/>
                        <w:right w:val="none" w:sz="0" w:space="0" w:color="auto"/>
                      </w:divBdr>
                      <w:divsChild>
                        <w:div w:id="92688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08699">
      <w:bodyDiv w:val="1"/>
      <w:marLeft w:val="0"/>
      <w:marRight w:val="0"/>
      <w:marTop w:val="0"/>
      <w:marBottom w:val="0"/>
      <w:divBdr>
        <w:top w:val="none" w:sz="0" w:space="0" w:color="auto"/>
        <w:left w:val="none" w:sz="0" w:space="0" w:color="auto"/>
        <w:bottom w:val="none" w:sz="0" w:space="0" w:color="auto"/>
        <w:right w:val="none" w:sz="0" w:space="0" w:color="auto"/>
      </w:divBdr>
    </w:div>
    <w:div w:id="115032628">
      <w:marLeft w:val="0"/>
      <w:marRight w:val="0"/>
      <w:marTop w:val="0"/>
      <w:marBottom w:val="0"/>
      <w:divBdr>
        <w:top w:val="none" w:sz="0" w:space="0" w:color="auto"/>
        <w:left w:val="none" w:sz="0" w:space="0" w:color="auto"/>
        <w:bottom w:val="none" w:sz="0" w:space="0" w:color="auto"/>
        <w:right w:val="none" w:sz="0" w:space="0" w:color="auto"/>
      </w:divBdr>
      <w:divsChild>
        <w:div w:id="1681616807">
          <w:marLeft w:val="0"/>
          <w:marRight w:val="0"/>
          <w:marTop w:val="0"/>
          <w:marBottom w:val="0"/>
          <w:divBdr>
            <w:top w:val="none" w:sz="0" w:space="0" w:color="auto"/>
            <w:left w:val="none" w:sz="0" w:space="0" w:color="auto"/>
            <w:bottom w:val="none" w:sz="0" w:space="0" w:color="auto"/>
            <w:right w:val="none" w:sz="0" w:space="0" w:color="auto"/>
          </w:divBdr>
          <w:divsChild>
            <w:div w:id="375812774">
              <w:marLeft w:val="0"/>
              <w:marRight w:val="0"/>
              <w:marTop w:val="0"/>
              <w:marBottom w:val="0"/>
              <w:divBdr>
                <w:top w:val="none" w:sz="0" w:space="0" w:color="auto"/>
                <w:left w:val="none" w:sz="0" w:space="0" w:color="auto"/>
                <w:bottom w:val="none" w:sz="0" w:space="0" w:color="auto"/>
                <w:right w:val="none" w:sz="0" w:space="0" w:color="auto"/>
              </w:divBdr>
              <w:divsChild>
                <w:div w:id="784233150">
                  <w:marLeft w:val="0"/>
                  <w:marRight w:val="0"/>
                  <w:marTop w:val="0"/>
                  <w:marBottom w:val="0"/>
                  <w:divBdr>
                    <w:top w:val="none" w:sz="0" w:space="0" w:color="auto"/>
                    <w:left w:val="none" w:sz="0" w:space="0" w:color="auto"/>
                    <w:bottom w:val="none" w:sz="0" w:space="0" w:color="auto"/>
                    <w:right w:val="none" w:sz="0" w:space="0" w:color="auto"/>
                  </w:divBdr>
                  <w:divsChild>
                    <w:div w:id="932931462">
                      <w:marLeft w:val="0"/>
                      <w:marRight w:val="0"/>
                      <w:marTop w:val="0"/>
                      <w:marBottom w:val="0"/>
                      <w:divBdr>
                        <w:top w:val="none" w:sz="0" w:space="0" w:color="auto"/>
                        <w:left w:val="none" w:sz="0" w:space="0" w:color="auto"/>
                        <w:bottom w:val="none" w:sz="0" w:space="0" w:color="auto"/>
                        <w:right w:val="none" w:sz="0" w:space="0" w:color="auto"/>
                      </w:divBdr>
                      <w:divsChild>
                        <w:div w:id="5551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09388">
      <w:bodyDiv w:val="1"/>
      <w:marLeft w:val="0"/>
      <w:marRight w:val="0"/>
      <w:marTop w:val="0"/>
      <w:marBottom w:val="0"/>
      <w:divBdr>
        <w:top w:val="none" w:sz="0" w:space="0" w:color="auto"/>
        <w:left w:val="none" w:sz="0" w:space="0" w:color="auto"/>
        <w:bottom w:val="none" w:sz="0" w:space="0" w:color="auto"/>
        <w:right w:val="none" w:sz="0" w:space="0" w:color="auto"/>
      </w:divBdr>
    </w:div>
    <w:div w:id="126893851">
      <w:marLeft w:val="0"/>
      <w:marRight w:val="0"/>
      <w:marTop w:val="0"/>
      <w:marBottom w:val="0"/>
      <w:divBdr>
        <w:top w:val="none" w:sz="0" w:space="0" w:color="auto"/>
        <w:left w:val="none" w:sz="0" w:space="0" w:color="auto"/>
        <w:bottom w:val="none" w:sz="0" w:space="0" w:color="auto"/>
        <w:right w:val="none" w:sz="0" w:space="0" w:color="auto"/>
      </w:divBdr>
      <w:divsChild>
        <w:div w:id="1467315829">
          <w:marLeft w:val="0"/>
          <w:marRight w:val="0"/>
          <w:marTop w:val="0"/>
          <w:marBottom w:val="0"/>
          <w:divBdr>
            <w:top w:val="none" w:sz="0" w:space="0" w:color="auto"/>
            <w:left w:val="none" w:sz="0" w:space="0" w:color="auto"/>
            <w:bottom w:val="none" w:sz="0" w:space="0" w:color="auto"/>
            <w:right w:val="none" w:sz="0" w:space="0" w:color="auto"/>
          </w:divBdr>
          <w:divsChild>
            <w:div w:id="955790198">
              <w:marLeft w:val="0"/>
              <w:marRight w:val="0"/>
              <w:marTop w:val="0"/>
              <w:marBottom w:val="0"/>
              <w:divBdr>
                <w:top w:val="none" w:sz="0" w:space="0" w:color="auto"/>
                <w:left w:val="none" w:sz="0" w:space="0" w:color="auto"/>
                <w:bottom w:val="none" w:sz="0" w:space="0" w:color="auto"/>
                <w:right w:val="none" w:sz="0" w:space="0" w:color="auto"/>
              </w:divBdr>
              <w:divsChild>
                <w:div w:id="647563162">
                  <w:marLeft w:val="0"/>
                  <w:marRight w:val="0"/>
                  <w:marTop w:val="0"/>
                  <w:marBottom w:val="0"/>
                  <w:divBdr>
                    <w:top w:val="none" w:sz="0" w:space="0" w:color="auto"/>
                    <w:left w:val="none" w:sz="0" w:space="0" w:color="auto"/>
                    <w:bottom w:val="none" w:sz="0" w:space="0" w:color="auto"/>
                    <w:right w:val="none" w:sz="0" w:space="0" w:color="auto"/>
                  </w:divBdr>
                  <w:divsChild>
                    <w:div w:id="263222982">
                      <w:marLeft w:val="0"/>
                      <w:marRight w:val="0"/>
                      <w:marTop w:val="0"/>
                      <w:marBottom w:val="0"/>
                      <w:divBdr>
                        <w:top w:val="none" w:sz="0" w:space="0" w:color="auto"/>
                        <w:left w:val="none" w:sz="0" w:space="0" w:color="auto"/>
                        <w:bottom w:val="none" w:sz="0" w:space="0" w:color="auto"/>
                        <w:right w:val="none" w:sz="0" w:space="0" w:color="auto"/>
                      </w:divBdr>
                      <w:divsChild>
                        <w:div w:id="171307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45185">
      <w:bodyDiv w:val="1"/>
      <w:marLeft w:val="0"/>
      <w:marRight w:val="0"/>
      <w:marTop w:val="0"/>
      <w:marBottom w:val="0"/>
      <w:divBdr>
        <w:top w:val="none" w:sz="0" w:space="0" w:color="auto"/>
        <w:left w:val="none" w:sz="0" w:space="0" w:color="auto"/>
        <w:bottom w:val="none" w:sz="0" w:space="0" w:color="auto"/>
        <w:right w:val="none" w:sz="0" w:space="0" w:color="auto"/>
      </w:divBdr>
      <w:divsChild>
        <w:div w:id="635720640">
          <w:marLeft w:val="0"/>
          <w:marRight w:val="0"/>
          <w:marTop w:val="0"/>
          <w:marBottom w:val="0"/>
          <w:divBdr>
            <w:top w:val="none" w:sz="0" w:space="0" w:color="auto"/>
            <w:left w:val="none" w:sz="0" w:space="0" w:color="auto"/>
            <w:bottom w:val="none" w:sz="0" w:space="0" w:color="auto"/>
            <w:right w:val="none" w:sz="0" w:space="0" w:color="auto"/>
          </w:divBdr>
          <w:divsChild>
            <w:div w:id="267008462">
              <w:marLeft w:val="0"/>
              <w:marRight w:val="0"/>
              <w:marTop w:val="0"/>
              <w:marBottom w:val="0"/>
              <w:divBdr>
                <w:top w:val="none" w:sz="0" w:space="0" w:color="auto"/>
                <w:left w:val="none" w:sz="0" w:space="0" w:color="auto"/>
                <w:bottom w:val="none" w:sz="0" w:space="0" w:color="auto"/>
                <w:right w:val="none" w:sz="0" w:space="0" w:color="auto"/>
              </w:divBdr>
              <w:divsChild>
                <w:div w:id="1218976920">
                  <w:marLeft w:val="0"/>
                  <w:marRight w:val="0"/>
                  <w:marTop w:val="0"/>
                  <w:marBottom w:val="0"/>
                  <w:divBdr>
                    <w:top w:val="none" w:sz="0" w:space="0" w:color="auto"/>
                    <w:left w:val="none" w:sz="0" w:space="0" w:color="auto"/>
                    <w:bottom w:val="none" w:sz="0" w:space="0" w:color="auto"/>
                    <w:right w:val="none" w:sz="0" w:space="0" w:color="auto"/>
                  </w:divBdr>
                  <w:divsChild>
                    <w:div w:id="199094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4609">
      <w:bodyDiv w:val="1"/>
      <w:marLeft w:val="0"/>
      <w:marRight w:val="0"/>
      <w:marTop w:val="0"/>
      <w:marBottom w:val="0"/>
      <w:divBdr>
        <w:top w:val="none" w:sz="0" w:space="0" w:color="auto"/>
        <w:left w:val="none" w:sz="0" w:space="0" w:color="auto"/>
        <w:bottom w:val="none" w:sz="0" w:space="0" w:color="auto"/>
        <w:right w:val="none" w:sz="0" w:space="0" w:color="auto"/>
      </w:divBdr>
    </w:div>
    <w:div w:id="182548823">
      <w:marLeft w:val="0"/>
      <w:marRight w:val="0"/>
      <w:marTop w:val="0"/>
      <w:marBottom w:val="0"/>
      <w:divBdr>
        <w:top w:val="none" w:sz="0" w:space="0" w:color="auto"/>
        <w:left w:val="none" w:sz="0" w:space="0" w:color="auto"/>
        <w:bottom w:val="none" w:sz="0" w:space="0" w:color="auto"/>
        <w:right w:val="none" w:sz="0" w:space="0" w:color="auto"/>
      </w:divBdr>
      <w:divsChild>
        <w:div w:id="1941178969">
          <w:marLeft w:val="0"/>
          <w:marRight w:val="0"/>
          <w:marTop w:val="0"/>
          <w:marBottom w:val="0"/>
          <w:divBdr>
            <w:top w:val="none" w:sz="0" w:space="0" w:color="auto"/>
            <w:left w:val="none" w:sz="0" w:space="0" w:color="auto"/>
            <w:bottom w:val="none" w:sz="0" w:space="0" w:color="auto"/>
            <w:right w:val="none" w:sz="0" w:space="0" w:color="auto"/>
          </w:divBdr>
          <w:divsChild>
            <w:div w:id="1997342860">
              <w:marLeft w:val="0"/>
              <w:marRight w:val="0"/>
              <w:marTop w:val="0"/>
              <w:marBottom w:val="0"/>
              <w:divBdr>
                <w:top w:val="none" w:sz="0" w:space="0" w:color="auto"/>
                <w:left w:val="none" w:sz="0" w:space="0" w:color="auto"/>
                <w:bottom w:val="none" w:sz="0" w:space="0" w:color="auto"/>
                <w:right w:val="none" w:sz="0" w:space="0" w:color="auto"/>
              </w:divBdr>
              <w:divsChild>
                <w:div w:id="606038927">
                  <w:marLeft w:val="0"/>
                  <w:marRight w:val="0"/>
                  <w:marTop w:val="0"/>
                  <w:marBottom w:val="0"/>
                  <w:divBdr>
                    <w:top w:val="none" w:sz="0" w:space="0" w:color="auto"/>
                    <w:left w:val="none" w:sz="0" w:space="0" w:color="auto"/>
                    <w:bottom w:val="none" w:sz="0" w:space="0" w:color="auto"/>
                    <w:right w:val="none" w:sz="0" w:space="0" w:color="auto"/>
                  </w:divBdr>
                  <w:divsChild>
                    <w:div w:id="1939291842">
                      <w:marLeft w:val="0"/>
                      <w:marRight w:val="0"/>
                      <w:marTop w:val="0"/>
                      <w:marBottom w:val="0"/>
                      <w:divBdr>
                        <w:top w:val="none" w:sz="0" w:space="0" w:color="auto"/>
                        <w:left w:val="none" w:sz="0" w:space="0" w:color="auto"/>
                        <w:bottom w:val="none" w:sz="0" w:space="0" w:color="auto"/>
                        <w:right w:val="none" w:sz="0" w:space="0" w:color="auto"/>
                      </w:divBdr>
                      <w:divsChild>
                        <w:div w:id="100639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55890">
      <w:bodyDiv w:val="1"/>
      <w:marLeft w:val="0"/>
      <w:marRight w:val="0"/>
      <w:marTop w:val="0"/>
      <w:marBottom w:val="0"/>
      <w:divBdr>
        <w:top w:val="none" w:sz="0" w:space="0" w:color="auto"/>
        <w:left w:val="none" w:sz="0" w:space="0" w:color="auto"/>
        <w:bottom w:val="none" w:sz="0" w:space="0" w:color="auto"/>
        <w:right w:val="none" w:sz="0" w:space="0" w:color="auto"/>
      </w:divBdr>
    </w:div>
    <w:div w:id="226767271">
      <w:marLeft w:val="0"/>
      <w:marRight w:val="0"/>
      <w:marTop w:val="0"/>
      <w:marBottom w:val="0"/>
      <w:divBdr>
        <w:top w:val="none" w:sz="0" w:space="0" w:color="auto"/>
        <w:left w:val="none" w:sz="0" w:space="0" w:color="auto"/>
        <w:bottom w:val="none" w:sz="0" w:space="0" w:color="auto"/>
        <w:right w:val="none" w:sz="0" w:space="0" w:color="auto"/>
      </w:divBdr>
      <w:divsChild>
        <w:div w:id="862934906">
          <w:marLeft w:val="0"/>
          <w:marRight w:val="0"/>
          <w:marTop w:val="0"/>
          <w:marBottom w:val="0"/>
          <w:divBdr>
            <w:top w:val="none" w:sz="0" w:space="0" w:color="auto"/>
            <w:left w:val="none" w:sz="0" w:space="0" w:color="auto"/>
            <w:bottom w:val="none" w:sz="0" w:space="0" w:color="auto"/>
            <w:right w:val="none" w:sz="0" w:space="0" w:color="auto"/>
          </w:divBdr>
          <w:divsChild>
            <w:div w:id="1232496975">
              <w:marLeft w:val="0"/>
              <w:marRight w:val="0"/>
              <w:marTop w:val="0"/>
              <w:marBottom w:val="0"/>
              <w:divBdr>
                <w:top w:val="none" w:sz="0" w:space="0" w:color="auto"/>
                <w:left w:val="none" w:sz="0" w:space="0" w:color="auto"/>
                <w:bottom w:val="none" w:sz="0" w:space="0" w:color="auto"/>
                <w:right w:val="none" w:sz="0" w:space="0" w:color="auto"/>
              </w:divBdr>
              <w:divsChild>
                <w:div w:id="313339659">
                  <w:marLeft w:val="0"/>
                  <w:marRight w:val="0"/>
                  <w:marTop w:val="0"/>
                  <w:marBottom w:val="0"/>
                  <w:divBdr>
                    <w:top w:val="none" w:sz="0" w:space="0" w:color="auto"/>
                    <w:left w:val="none" w:sz="0" w:space="0" w:color="auto"/>
                    <w:bottom w:val="none" w:sz="0" w:space="0" w:color="auto"/>
                    <w:right w:val="none" w:sz="0" w:space="0" w:color="auto"/>
                  </w:divBdr>
                  <w:divsChild>
                    <w:div w:id="329793751">
                      <w:marLeft w:val="0"/>
                      <w:marRight w:val="0"/>
                      <w:marTop w:val="0"/>
                      <w:marBottom w:val="0"/>
                      <w:divBdr>
                        <w:top w:val="none" w:sz="0" w:space="0" w:color="auto"/>
                        <w:left w:val="none" w:sz="0" w:space="0" w:color="auto"/>
                        <w:bottom w:val="none" w:sz="0" w:space="0" w:color="auto"/>
                        <w:right w:val="none" w:sz="0" w:space="0" w:color="auto"/>
                      </w:divBdr>
                      <w:divsChild>
                        <w:div w:id="12959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318206">
      <w:bodyDiv w:val="1"/>
      <w:marLeft w:val="0"/>
      <w:marRight w:val="0"/>
      <w:marTop w:val="0"/>
      <w:marBottom w:val="0"/>
      <w:divBdr>
        <w:top w:val="none" w:sz="0" w:space="0" w:color="auto"/>
        <w:left w:val="none" w:sz="0" w:space="0" w:color="auto"/>
        <w:bottom w:val="none" w:sz="0" w:space="0" w:color="auto"/>
        <w:right w:val="none" w:sz="0" w:space="0" w:color="auto"/>
      </w:divBdr>
    </w:div>
    <w:div w:id="239218124">
      <w:bodyDiv w:val="1"/>
      <w:marLeft w:val="0"/>
      <w:marRight w:val="0"/>
      <w:marTop w:val="0"/>
      <w:marBottom w:val="0"/>
      <w:divBdr>
        <w:top w:val="none" w:sz="0" w:space="0" w:color="auto"/>
        <w:left w:val="none" w:sz="0" w:space="0" w:color="auto"/>
        <w:bottom w:val="none" w:sz="0" w:space="0" w:color="auto"/>
        <w:right w:val="none" w:sz="0" w:space="0" w:color="auto"/>
      </w:divBdr>
    </w:div>
    <w:div w:id="245116959">
      <w:marLeft w:val="0"/>
      <w:marRight w:val="0"/>
      <w:marTop w:val="0"/>
      <w:marBottom w:val="0"/>
      <w:divBdr>
        <w:top w:val="none" w:sz="0" w:space="0" w:color="auto"/>
        <w:left w:val="none" w:sz="0" w:space="0" w:color="auto"/>
        <w:bottom w:val="none" w:sz="0" w:space="0" w:color="auto"/>
        <w:right w:val="none" w:sz="0" w:space="0" w:color="auto"/>
      </w:divBdr>
      <w:divsChild>
        <w:div w:id="1866744350">
          <w:marLeft w:val="0"/>
          <w:marRight w:val="0"/>
          <w:marTop w:val="0"/>
          <w:marBottom w:val="0"/>
          <w:divBdr>
            <w:top w:val="none" w:sz="0" w:space="0" w:color="auto"/>
            <w:left w:val="none" w:sz="0" w:space="0" w:color="auto"/>
            <w:bottom w:val="none" w:sz="0" w:space="0" w:color="auto"/>
            <w:right w:val="none" w:sz="0" w:space="0" w:color="auto"/>
          </w:divBdr>
          <w:divsChild>
            <w:div w:id="2108769471">
              <w:marLeft w:val="0"/>
              <w:marRight w:val="0"/>
              <w:marTop w:val="0"/>
              <w:marBottom w:val="0"/>
              <w:divBdr>
                <w:top w:val="none" w:sz="0" w:space="0" w:color="auto"/>
                <w:left w:val="none" w:sz="0" w:space="0" w:color="auto"/>
                <w:bottom w:val="none" w:sz="0" w:space="0" w:color="auto"/>
                <w:right w:val="none" w:sz="0" w:space="0" w:color="auto"/>
              </w:divBdr>
              <w:divsChild>
                <w:div w:id="920678151">
                  <w:marLeft w:val="0"/>
                  <w:marRight w:val="0"/>
                  <w:marTop w:val="0"/>
                  <w:marBottom w:val="0"/>
                  <w:divBdr>
                    <w:top w:val="none" w:sz="0" w:space="0" w:color="auto"/>
                    <w:left w:val="none" w:sz="0" w:space="0" w:color="auto"/>
                    <w:bottom w:val="none" w:sz="0" w:space="0" w:color="auto"/>
                    <w:right w:val="none" w:sz="0" w:space="0" w:color="auto"/>
                  </w:divBdr>
                  <w:divsChild>
                    <w:div w:id="943539997">
                      <w:marLeft w:val="0"/>
                      <w:marRight w:val="0"/>
                      <w:marTop w:val="0"/>
                      <w:marBottom w:val="0"/>
                      <w:divBdr>
                        <w:top w:val="none" w:sz="0" w:space="0" w:color="auto"/>
                        <w:left w:val="none" w:sz="0" w:space="0" w:color="auto"/>
                        <w:bottom w:val="none" w:sz="0" w:space="0" w:color="auto"/>
                        <w:right w:val="none" w:sz="0" w:space="0" w:color="auto"/>
                      </w:divBdr>
                      <w:divsChild>
                        <w:div w:id="198207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4096309">
      <w:bodyDiv w:val="1"/>
      <w:marLeft w:val="0"/>
      <w:marRight w:val="0"/>
      <w:marTop w:val="0"/>
      <w:marBottom w:val="0"/>
      <w:divBdr>
        <w:top w:val="none" w:sz="0" w:space="0" w:color="auto"/>
        <w:left w:val="none" w:sz="0" w:space="0" w:color="auto"/>
        <w:bottom w:val="none" w:sz="0" w:space="0" w:color="auto"/>
        <w:right w:val="none" w:sz="0" w:space="0" w:color="auto"/>
      </w:divBdr>
    </w:div>
    <w:div w:id="261883219">
      <w:marLeft w:val="0"/>
      <w:marRight w:val="0"/>
      <w:marTop w:val="0"/>
      <w:marBottom w:val="0"/>
      <w:divBdr>
        <w:top w:val="none" w:sz="0" w:space="0" w:color="auto"/>
        <w:left w:val="none" w:sz="0" w:space="0" w:color="auto"/>
        <w:bottom w:val="none" w:sz="0" w:space="0" w:color="auto"/>
        <w:right w:val="none" w:sz="0" w:space="0" w:color="auto"/>
      </w:divBdr>
      <w:divsChild>
        <w:div w:id="517814246">
          <w:marLeft w:val="0"/>
          <w:marRight w:val="0"/>
          <w:marTop w:val="0"/>
          <w:marBottom w:val="0"/>
          <w:divBdr>
            <w:top w:val="none" w:sz="0" w:space="0" w:color="auto"/>
            <w:left w:val="none" w:sz="0" w:space="0" w:color="auto"/>
            <w:bottom w:val="none" w:sz="0" w:space="0" w:color="auto"/>
            <w:right w:val="none" w:sz="0" w:space="0" w:color="auto"/>
          </w:divBdr>
          <w:divsChild>
            <w:div w:id="1168712217">
              <w:marLeft w:val="0"/>
              <w:marRight w:val="0"/>
              <w:marTop w:val="0"/>
              <w:marBottom w:val="0"/>
              <w:divBdr>
                <w:top w:val="none" w:sz="0" w:space="0" w:color="auto"/>
                <w:left w:val="none" w:sz="0" w:space="0" w:color="auto"/>
                <w:bottom w:val="none" w:sz="0" w:space="0" w:color="auto"/>
                <w:right w:val="none" w:sz="0" w:space="0" w:color="auto"/>
              </w:divBdr>
              <w:divsChild>
                <w:div w:id="1938633056">
                  <w:marLeft w:val="0"/>
                  <w:marRight w:val="0"/>
                  <w:marTop w:val="0"/>
                  <w:marBottom w:val="0"/>
                  <w:divBdr>
                    <w:top w:val="none" w:sz="0" w:space="0" w:color="auto"/>
                    <w:left w:val="none" w:sz="0" w:space="0" w:color="auto"/>
                    <w:bottom w:val="none" w:sz="0" w:space="0" w:color="auto"/>
                    <w:right w:val="none" w:sz="0" w:space="0" w:color="auto"/>
                  </w:divBdr>
                  <w:divsChild>
                    <w:div w:id="1076590270">
                      <w:marLeft w:val="0"/>
                      <w:marRight w:val="0"/>
                      <w:marTop w:val="0"/>
                      <w:marBottom w:val="0"/>
                      <w:divBdr>
                        <w:top w:val="none" w:sz="0" w:space="0" w:color="auto"/>
                        <w:left w:val="none" w:sz="0" w:space="0" w:color="auto"/>
                        <w:bottom w:val="none" w:sz="0" w:space="0" w:color="auto"/>
                        <w:right w:val="none" w:sz="0" w:space="0" w:color="auto"/>
                      </w:divBdr>
                      <w:divsChild>
                        <w:div w:id="117580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976956">
      <w:bodyDiv w:val="1"/>
      <w:marLeft w:val="0"/>
      <w:marRight w:val="0"/>
      <w:marTop w:val="0"/>
      <w:marBottom w:val="0"/>
      <w:divBdr>
        <w:top w:val="none" w:sz="0" w:space="0" w:color="auto"/>
        <w:left w:val="none" w:sz="0" w:space="0" w:color="auto"/>
        <w:bottom w:val="none" w:sz="0" w:space="0" w:color="auto"/>
        <w:right w:val="none" w:sz="0" w:space="0" w:color="auto"/>
      </w:divBdr>
    </w:div>
    <w:div w:id="283661042">
      <w:marLeft w:val="0"/>
      <w:marRight w:val="0"/>
      <w:marTop w:val="0"/>
      <w:marBottom w:val="0"/>
      <w:divBdr>
        <w:top w:val="none" w:sz="0" w:space="0" w:color="auto"/>
        <w:left w:val="none" w:sz="0" w:space="0" w:color="auto"/>
        <w:bottom w:val="none" w:sz="0" w:space="0" w:color="auto"/>
        <w:right w:val="none" w:sz="0" w:space="0" w:color="auto"/>
      </w:divBdr>
      <w:divsChild>
        <w:div w:id="171381338">
          <w:marLeft w:val="0"/>
          <w:marRight w:val="0"/>
          <w:marTop w:val="0"/>
          <w:marBottom w:val="0"/>
          <w:divBdr>
            <w:top w:val="none" w:sz="0" w:space="0" w:color="auto"/>
            <w:left w:val="none" w:sz="0" w:space="0" w:color="auto"/>
            <w:bottom w:val="none" w:sz="0" w:space="0" w:color="auto"/>
            <w:right w:val="none" w:sz="0" w:space="0" w:color="auto"/>
          </w:divBdr>
          <w:divsChild>
            <w:div w:id="1269315234">
              <w:marLeft w:val="0"/>
              <w:marRight w:val="0"/>
              <w:marTop w:val="0"/>
              <w:marBottom w:val="0"/>
              <w:divBdr>
                <w:top w:val="none" w:sz="0" w:space="0" w:color="auto"/>
                <w:left w:val="none" w:sz="0" w:space="0" w:color="auto"/>
                <w:bottom w:val="none" w:sz="0" w:space="0" w:color="auto"/>
                <w:right w:val="none" w:sz="0" w:space="0" w:color="auto"/>
              </w:divBdr>
              <w:divsChild>
                <w:div w:id="697894778">
                  <w:marLeft w:val="0"/>
                  <w:marRight w:val="0"/>
                  <w:marTop w:val="0"/>
                  <w:marBottom w:val="0"/>
                  <w:divBdr>
                    <w:top w:val="none" w:sz="0" w:space="0" w:color="auto"/>
                    <w:left w:val="none" w:sz="0" w:space="0" w:color="auto"/>
                    <w:bottom w:val="none" w:sz="0" w:space="0" w:color="auto"/>
                    <w:right w:val="none" w:sz="0" w:space="0" w:color="auto"/>
                  </w:divBdr>
                  <w:divsChild>
                    <w:div w:id="1783064441">
                      <w:marLeft w:val="0"/>
                      <w:marRight w:val="0"/>
                      <w:marTop w:val="0"/>
                      <w:marBottom w:val="0"/>
                      <w:divBdr>
                        <w:top w:val="none" w:sz="0" w:space="0" w:color="auto"/>
                        <w:left w:val="none" w:sz="0" w:space="0" w:color="auto"/>
                        <w:bottom w:val="none" w:sz="0" w:space="0" w:color="auto"/>
                        <w:right w:val="none" w:sz="0" w:space="0" w:color="auto"/>
                      </w:divBdr>
                      <w:divsChild>
                        <w:div w:id="92025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3096293">
      <w:bodyDiv w:val="1"/>
      <w:marLeft w:val="0"/>
      <w:marRight w:val="0"/>
      <w:marTop w:val="0"/>
      <w:marBottom w:val="0"/>
      <w:divBdr>
        <w:top w:val="none" w:sz="0" w:space="0" w:color="auto"/>
        <w:left w:val="none" w:sz="0" w:space="0" w:color="auto"/>
        <w:bottom w:val="none" w:sz="0" w:space="0" w:color="auto"/>
        <w:right w:val="none" w:sz="0" w:space="0" w:color="auto"/>
      </w:divBdr>
    </w:div>
    <w:div w:id="297952206">
      <w:bodyDiv w:val="1"/>
      <w:marLeft w:val="0"/>
      <w:marRight w:val="0"/>
      <w:marTop w:val="0"/>
      <w:marBottom w:val="0"/>
      <w:divBdr>
        <w:top w:val="none" w:sz="0" w:space="0" w:color="auto"/>
        <w:left w:val="none" w:sz="0" w:space="0" w:color="auto"/>
        <w:bottom w:val="none" w:sz="0" w:space="0" w:color="auto"/>
        <w:right w:val="none" w:sz="0" w:space="0" w:color="auto"/>
      </w:divBdr>
    </w:div>
    <w:div w:id="301888995">
      <w:bodyDiv w:val="1"/>
      <w:marLeft w:val="0"/>
      <w:marRight w:val="0"/>
      <w:marTop w:val="0"/>
      <w:marBottom w:val="0"/>
      <w:divBdr>
        <w:top w:val="none" w:sz="0" w:space="0" w:color="auto"/>
        <w:left w:val="none" w:sz="0" w:space="0" w:color="auto"/>
        <w:bottom w:val="none" w:sz="0" w:space="0" w:color="auto"/>
        <w:right w:val="none" w:sz="0" w:space="0" w:color="auto"/>
      </w:divBdr>
    </w:div>
    <w:div w:id="305208207">
      <w:bodyDiv w:val="1"/>
      <w:marLeft w:val="0"/>
      <w:marRight w:val="0"/>
      <w:marTop w:val="0"/>
      <w:marBottom w:val="0"/>
      <w:divBdr>
        <w:top w:val="none" w:sz="0" w:space="0" w:color="auto"/>
        <w:left w:val="none" w:sz="0" w:space="0" w:color="auto"/>
        <w:bottom w:val="none" w:sz="0" w:space="0" w:color="auto"/>
        <w:right w:val="none" w:sz="0" w:space="0" w:color="auto"/>
      </w:divBdr>
    </w:div>
    <w:div w:id="311451598">
      <w:bodyDiv w:val="1"/>
      <w:marLeft w:val="0"/>
      <w:marRight w:val="0"/>
      <w:marTop w:val="0"/>
      <w:marBottom w:val="0"/>
      <w:divBdr>
        <w:top w:val="none" w:sz="0" w:space="0" w:color="auto"/>
        <w:left w:val="none" w:sz="0" w:space="0" w:color="auto"/>
        <w:bottom w:val="none" w:sz="0" w:space="0" w:color="auto"/>
        <w:right w:val="none" w:sz="0" w:space="0" w:color="auto"/>
      </w:divBdr>
    </w:div>
    <w:div w:id="321203189">
      <w:bodyDiv w:val="1"/>
      <w:marLeft w:val="0"/>
      <w:marRight w:val="0"/>
      <w:marTop w:val="0"/>
      <w:marBottom w:val="0"/>
      <w:divBdr>
        <w:top w:val="none" w:sz="0" w:space="0" w:color="auto"/>
        <w:left w:val="none" w:sz="0" w:space="0" w:color="auto"/>
        <w:bottom w:val="none" w:sz="0" w:space="0" w:color="auto"/>
        <w:right w:val="none" w:sz="0" w:space="0" w:color="auto"/>
      </w:divBdr>
    </w:div>
    <w:div w:id="327094742">
      <w:bodyDiv w:val="1"/>
      <w:marLeft w:val="0"/>
      <w:marRight w:val="0"/>
      <w:marTop w:val="0"/>
      <w:marBottom w:val="0"/>
      <w:divBdr>
        <w:top w:val="none" w:sz="0" w:space="0" w:color="auto"/>
        <w:left w:val="none" w:sz="0" w:space="0" w:color="auto"/>
        <w:bottom w:val="none" w:sz="0" w:space="0" w:color="auto"/>
        <w:right w:val="none" w:sz="0" w:space="0" w:color="auto"/>
      </w:divBdr>
    </w:div>
    <w:div w:id="328018450">
      <w:marLeft w:val="0"/>
      <w:marRight w:val="0"/>
      <w:marTop w:val="0"/>
      <w:marBottom w:val="0"/>
      <w:divBdr>
        <w:top w:val="none" w:sz="0" w:space="0" w:color="auto"/>
        <w:left w:val="none" w:sz="0" w:space="0" w:color="auto"/>
        <w:bottom w:val="none" w:sz="0" w:space="0" w:color="auto"/>
        <w:right w:val="none" w:sz="0" w:space="0" w:color="auto"/>
      </w:divBdr>
      <w:divsChild>
        <w:div w:id="109932872">
          <w:marLeft w:val="0"/>
          <w:marRight w:val="0"/>
          <w:marTop w:val="0"/>
          <w:marBottom w:val="0"/>
          <w:divBdr>
            <w:top w:val="none" w:sz="0" w:space="0" w:color="auto"/>
            <w:left w:val="none" w:sz="0" w:space="0" w:color="auto"/>
            <w:bottom w:val="none" w:sz="0" w:space="0" w:color="auto"/>
            <w:right w:val="none" w:sz="0" w:space="0" w:color="auto"/>
          </w:divBdr>
          <w:divsChild>
            <w:div w:id="684400359">
              <w:marLeft w:val="0"/>
              <w:marRight w:val="0"/>
              <w:marTop w:val="0"/>
              <w:marBottom w:val="0"/>
              <w:divBdr>
                <w:top w:val="none" w:sz="0" w:space="0" w:color="auto"/>
                <w:left w:val="none" w:sz="0" w:space="0" w:color="auto"/>
                <w:bottom w:val="none" w:sz="0" w:space="0" w:color="auto"/>
                <w:right w:val="none" w:sz="0" w:space="0" w:color="auto"/>
              </w:divBdr>
              <w:divsChild>
                <w:div w:id="1043016815">
                  <w:marLeft w:val="0"/>
                  <w:marRight w:val="0"/>
                  <w:marTop w:val="0"/>
                  <w:marBottom w:val="0"/>
                  <w:divBdr>
                    <w:top w:val="none" w:sz="0" w:space="0" w:color="auto"/>
                    <w:left w:val="none" w:sz="0" w:space="0" w:color="auto"/>
                    <w:bottom w:val="none" w:sz="0" w:space="0" w:color="auto"/>
                    <w:right w:val="none" w:sz="0" w:space="0" w:color="auto"/>
                  </w:divBdr>
                  <w:divsChild>
                    <w:div w:id="157383116">
                      <w:marLeft w:val="0"/>
                      <w:marRight w:val="0"/>
                      <w:marTop w:val="0"/>
                      <w:marBottom w:val="0"/>
                      <w:divBdr>
                        <w:top w:val="none" w:sz="0" w:space="0" w:color="auto"/>
                        <w:left w:val="none" w:sz="0" w:space="0" w:color="auto"/>
                        <w:bottom w:val="none" w:sz="0" w:space="0" w:color="auto"/>
                        <w:right w:val="none" w:sz="0" w:space="0" w:color="auto"/>
                      </w:divBdr>
                      <w:divsChild>
                        <w:div w:id="206991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411245">
      <w:bodyDiv w:val="1"/>
      <w:marLeft w:val="0"/>
      <w:marRight w:val="0"/>
      <w:marTop w:val="0"/>
      <w:marBottom w:val="0"/>
      <w:divBdr>
        <w:top w:val="none" w:sz="0" w:space="0" w:color="auto"/>
        <w:left w:val="none" w:sz="0" w:space="0" w:color="auto"/>
        <w:bottom w:val="none" w:sz="0" w:space="0" w:color="auto"/>
        <w:right w:val="none" w:sz="0" w:space="0" w:color="auto"/>
      </w:divBdr>
      <w:divsChild>
        <w:div w:id="708457818">
          <w:marLeft w:val="2002"/>
          <w:marRight w:val="0"/>
          <w:marTop w:val="480"/>
          <w:marBottom w:val="0"/>
          <w:divBdr>
            <w:top w:val="none" w:sz="0" w:space="0" w:color="auto"/>
            <w:left w:val="none" w:sz="0" w:space="0" w:color="auto"/>
            <w:bottom w:val="none" w:sz="0" w:space="0" w:color="auto"/>
            <w:right w:val="none" w:sz="0" w:space="0" w:color="auto"/>
          </w:divBdr>
        </w:div>
        <w:div w:id="2024625972">
          <w:marLeft w:val="2002"/>
          <w:marRight w:val="0"/>
          <w:marTop w:val="480"/>
          <w:marBottom w:val="0"/>
          <w:divBdr>
            <w:top w:val="none" w:sz="0" w:space="0" w:color="auto"/>
            <w:left w:val="none" w:sz="0" w:space="0" w:color="auto"/>
            <w:bottom w:val="none" w:sz="0" w:space="0" w:color="auto"/>
            <w:right w:val="none" w:sz="0" w:space="0" w:color="auto"/>
          </w:divBdr>
        </w:div>
      </w:divsChild>
    </w:div>
    <w:div w:id="334306678">
      <w:bodyDiv w:val="1"/>
      <w:marLeft w:val="0"/>
      <w:marRight w:val="0"/>
      <w:marTop w:val="0"/>
      <w:marBottom w:val="0"/>
      <w:divBdr>
        <w:top w:val="none" w:sz="0" w:space="0" w:color="auto"/>
        <w:left w:val="none" w:sz="0" w:space="0" w:color="auto"/>
        <w:bottom w:val="none" w:sz="0" w:space="0" w:color="auto"/>
        <w:right w:val="none" w:sz="0" w:space="0" w:color="auto"/>
      </w:divBdr>
    </w:div>
    <w:div w:id="338892449">
      <w:bodyDiv w:val="1"/>
      <w:marLeft w:val="0"/>
      <w:marRight w:val="0"/>
      <w:marTop w:val="0"/>
      <w:marBottom w:val="0"/>
      <w:divBdr>
        <w:top w:val="none" w:sz="0" w:space="0" w:color="auto"/>
        <w:left w:val="none" w:sz="0" w:space="0" w:color="auto"/>
        <w:bottom w:val="none" w:sz="0" w:space="0" w:color="auto"/>
        <w:right w:val="none" w:sz="0" w:space="0" w:color="auto"/>
      </w:divBdr>
    </w:div>
    <w:div w:id="357123691">
      <w:bodyDiv w:val="1"/>
      <w:marLeft w:val="0"/>
      <w:marRight w:val="0"/>
      <w:marTop w:val="0"/>
      <w:marBottom w:val="0"/>
      <w:divBdr>
        <w:top w:val="none" w:sz="0" w:space="0" w:color="auto"/>
        <w:left w:val="none" w:sz="0" w:space="0" w:color="auto"/>
        <w:bottom w:val="none" w:sz="0" w:space="0" w:color="auto"/>
        <w:right w:val="none" w:sz="0" w:space="0" w:color="auto"/>
      </w:divBdr>
    </w:div>
    <w:div w:id="373425238">
      <w:bodyDiv w:val="1"/>
      <w:marLeft w:val="0"/>
      <w:marRight w:val="0"/>
      <w:marTop w:val="0"/>
      <w:marBottom w:val="0"/>
      <w:divBdr>
        <w:top w:val="none" w:sz="0" w:space="0" w:color="auto"/>
        <w:left w:val="none" w:sz="0" w:space="0" w:color="auto"/>
        <w:bottom w:val="none" w:sz="0" w:space="0" w:color="auto"/>
        <w:right w:val="none" w:sz="0" w:space="0" w:color="auto"/>
      </w:divBdr>
    </w:div>
    <w:div w:id="377245086">
      <w:bodyDiv w:val="1"/>
      <w:marLeft w:val="0"/>
      <w:marRight w:val="0"/>
      <w:marTop w:val="0"/>
      <w:marBottom w:val="0"/>
      <w:divBdr>
        <w:top w:val="none" w:sz="0" w:space="0" w:color="auto"/>
        <w:left w:val="none" w:sz="0" w:space="0" w:color="auto"/>
        <w:bottom w:val="none" w:sz="0" w:space="0" w:color="auto"/>
        <w:right w:val="none" w:sz="0" w:space="0" w:color="auto"/>
      </w:divBdr>
    </w:div>
    <w:div w:id="393166025">
      <w:marLeft w:val="0"/>
      <w:marRight w:val="0"/>
      <w:marTop w:val="0"/>
      <w:marBottom w:val="0"/>
      <w:divBdr>
        <w:top w:val="none" w:sz="0" w:space="0" w:color="auto"/>
        <w:left w:val="none" w:sz="0" w:space="0" w:color="auto"/>
        <w:bottom w:val="none" w:sz="0" w:space="0" w:color="auto"/>
        <w:right w:val="none" w:sz="0" w:space="0" w:color="auto"/>
      </w:divBdr>
      <w:divsChild>
        <w:div w:id="1955673105">
          <w:marLeft w:val="0"/>
          <w:marRight w:val="0"/>
          <w:marTop w:val="0"/>
          <w:marBottom w:val="0"/>
          <w:divBdr>
            <w:top w:val="none" w:sz="0" w:space="0" w:color="auto"/>
            <w:left w:val="none" w:sz="0" w:space="0" w:color="auto"/>
            <w:bottom w:val="none" w:sz="0" w:space="0" w:color="auto"/>
            <w:right w:val="none" w:sz="0" w:space="0" w:color="auto"/>
          </w:divBdr>
          <w:divsChild>
            <w:div w:id="1965111063">
              <w:marLeft w:val="0"/>
              <w:marRight w:val="0"/>
              <w:marTop w:val="0"/>
              <w:marBottom w:val="0"/>
              <w:divBdr>
                <w:top w:val="none" w:sz="0" w:space="0" w:color="auto"/>
                <w:left w:val="none" w:sz="0" w:space="0" w:color="auto"/>
                <w:bottom w:val="none" w:sz="0" w:space="0" w:color="auto"/>
                <w:right w:val="none" w:sz="0" w:space="0" w:color="auto"/>
              </w:divBdr>
              <w:divsChild>
                <w:div w:id="898590847">
                  <w:marLeft w:val="0"/>
                  <w:marRight w:val="0"/>
                  <w:marTop w:val="0"/>
                  <w:marBottom w:val="0"/>
                  <w:divBdr>
                    <w:top w:val="none" w:sz="0" w:space="0" w:color="auto"/>
                    <w:left w:val="none" w:sz="0" w:space="0" w:color="auto"/>
                    <w:bottom w:val="none" w:sz="0" w:space="0" w:color="auto"/>
                    <w:right w:val="none" w:sz="0" w:space="0" w:color="auto"/>
                  </w:divBdr>
                  <w:divsChild>
                    <w:div w:id="870873902">
                      <w:marLeft w:val="0"/>
                      <w:marRight w:val="0"/>
                      <w:marTop w:val="0"/>
                      <w:marBottom w:val="0"/>
                      <w:divBdr>
                        <w:top w:val="none" w:sz="0" w:space="0" w:color="auto"/>
                        <w:left w:val="none" w:sz="0" w:space="0" w:color="auto"/>
                        <w:bottom w:val="none" w:sz="0" w:space="0" w:color="auto"/>
                        <w:right w:val="none" w:sz="0" w:space="0" w:color="auto"/>
                      </w:divBdr>
                      <w:divsChild>
                        <w:div w:id="187434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260817">
      <w:bodyDiv w:val="1"/>
      <w:marLeft w:val="0"/>
      <w:marRight w:val="0"/>
      <w:marTop w:val="0"/>
      <w:marBottom w:val="0"/>
      <w:divBdr>
        <w:top w:val="none" w:sz="0" w:space="0" w:color="auto"/>
        <w:left w:val="none" w:sz="0" w:space="0" w:color="auto"/>
        <w:bottom w:val="none" w:sz="0" w:space="0" w:color="auto"/>
        <w:right w:val="none" w:sz="0" w:space="0" w:color="auto"/>
      </w:divBdr>
    </w:div>
    <w:div w:id="409500932">
      <w:bodyDiv w:val="1"/>
      <w:marLeft w:val="0"/>
      <w:marRight w:val="0"/>
      <w:marTop w:val="0"/>
      <w:marBottom w:val="0"/>
      <w:divBdr>
        <w:top w:val="none" w:sz="0" w:space="0" w:color="auto"/>
        <w:left w:val="none" w:sz="0" w:space="0" w:color="auto"/>
        <w:bottom w:val="none" w:sz="0" w:space="0" w:color="auto"/>
        <w:right w:val="none" w:sz="0" w:space="0" w:color="auto"/>
      </w:divBdr>
    </w:div>
    <w:div w:id="411780673">
      <w:bodyDiv w:val="1"/>
      <w:marLeft w:val="0"/>
      <w:marRight w:val="0"/>
      <w:marTop w:val="0"/>
      <w:marBottom w:val="0"/>
      <w:divBdr>
        <w:top w:val="none" w:sz="0" w:space="0" w:color="auto"/>
        <w:left w:val="none" w:sz="0" w:space="0" w:color="auto"/>
        <w:bottom w:val="none" w:sz="0" w:space="0" w:color="auto"/>
        <w:right w:val="none" w:sz="0" w:space="0" w:color="auto"/>
      </w:divBdr>
    </w:div>
    <w:div w:id="426540736">
      <w:marLeft w:val="0"/>
      <w:marRight w:val="0"/>
      <w:marTop w:val="0"/>
      <w:marBottom w:val="0"/>
      <w:divBdr>
        <w:top w:val="none" w:sz="0" w:space="0" w:color="auto"/>
        <w:left w:val="none" w:sz="0" w:space="0" w:color="auto"/>
        <w:bottom w:val="none" w:sz="0" w:space="0" w:color="auto"/>
        <w:right w:val="none" w:sz="0" w:space="0" w:color="auto"/>
      </w:divBdr>
      <w:divsChild>
        <w:div w:id="794450430">
          <w:marLeft w:val="0"/>
          <w:marRight w:val="0"/>
          <w:marTop w:val="0"/>
          <w:marBottom w:val="0"/>
          <w:divBdr>
            <w:top w:val="none" w:sz="0" w:space="0" w:color="auto"/>
            <w:left w:val="none" w:sz="0" w:space="0" w:color="auto"/>
            <w:bottom w:val="none" w:sz="0" w:space="0" w:color="auto"/>
            <w:right w:val="none" w:sz="0" w:space="0" w:color="auto"/>
          </w:divBdr>
          <w:divsChild>
            <w:div w:id="520558598">
              <w:marLeft w:val="0"/>
              <w:marRight w:val="0"/>
              <w:marTop w:val="0"/>
              <w:marBottom w:val="0"/>
              <w:divBdr>
                <w:top w:val="none" w:sz="0" w:space="0" w:color="auto"/>
                <w:left w:val="none" w:sz="0" w:space="0" w:color="auto"/>
                <w:bottom w:val="none" w:sz="0" w:space="0" w:color="auto"/>
                <w:right w:val="none" w:sz="0" w:space="0" w:color="auto"/>
              </w:divBdr>
              <w:divsChild>
                <w:div w:id="1605765448">
                  <w:marLeft w:val="0"/>
                  <w:marRight w:val="0"/>
                  <w:marTop w:val="0"/>
                  <w:marBottom w:val="0"/>
                  <w:divBdr>
                    <w:top w:val="none" w:sz="0" w:space="0" w:color="auto"/>
                    <w:left w:val="none" w:sz="0" w:space="0" w:color="auto"/>
                    <w:bottom w:val="none" w:sz="0" w:space="0" w:color="auto"/>
                    <w:right w:val="none" w:sz="0" w:space="0" w:color="auto"/>
                  </w:divBdr>
                  <w:divsChild>
                    <w:div w:id="712848870">
                      <w:marLeft w:val="0"/>
                      <w:marRight w:val="0"/>
                      <w:marTop w:val="0"/>
                      <w:marBottom w:val="0"/>
                      <w:divBdr>
                        <w:top w:val="none" w:sz="0" w:space="0" w:color="auto"/>
                        <w:left w:val="none" w:sz="0" w:space="0" w:color="auto"/>
                        <w:bottom w:val="none" w:sz="0" w:space="0" w:color="auto"/>
                        <w:right w:val="none" w:sz="0" w:space="0" w:color="auto"/>
                      </w:divBdr>
                      <w:divsChild>
                        <w:div w:id="63710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342983">
      <w:bodyDiv w:val="1"/>
      <w:marLeft w:val="0"/>
      <w:marRight w:val="0"/>
      <w:marTop w:val="0"/>
      <w:marBottom w:val="0"/>
      <w:divBdr>
        <w:top w:val="none" w:sz="0" w:space="0" w:color="auto"/>
        <w:left w:val="none" w:sz="0" w:space="0" w:color="auto"/>
        <w:bottom w:val="none" w:sz="0" w:space="0" w:color="auto"/>
        <w:right w:val="none" w:sz="0" w:space="0" w:color="auto"/>
      </w:divBdr>
    </w:div>
    <w:div w:id="450980297">
      <w:bodyDiv w:val="1"/>
      <w:marLeft w:val="0"/>
      <w:marRight w:val="0"/>
      <w:marTop w:val="0"/>
      <w:marBottom w:val="0"/>
      <w:divBdr>
        <w:top w:val="none" w:sz="0" w:space="0" w:color="auto"/>
        <w:left w:val="none" w:sz="0" w:space="0" w:color="auto"/>
        <w:bottom w:val="none" w:sz="0" w:space="0" w:color="auto"/>
        <w:right w:val="none" w:sz="0" w:space="0" w:color="auto"/>
      </w:divBdr>
    </w:div>
    <w:div w:id="458650347">
      <w:bodyDiv w:val="1"/>
      <w:marLeft w:val="0"/>
      <w:marRight w:val="0"/>
      <w:marTop w:val="0"/>
      <w:marBottom w:val="0"/>
      <w:divBdr>
        <w:top w:val="none" w:sz="0" w:space="0" w:color="auto"/>
        <w:left w:val="none" w:sz="0" w:space="0" w:color="auto"/>
        <w:bottom w:val="none" w:sz="0" w:space="0" w:color="auto"/>
        <w:right w:val="none" w:sz="0" w:space="0" w:color="auto"/>
      </w:divBdr>
    </w:div>
    <w:div w:id="497044090">
      <w:bodyDiv w:val="1"/>
      <w:marLeft w:val="0"/>
      <w:marRight w:val="0"/>
      <w:marTop w:val="0"/>
      <w:marBottom w:val="0"/>
      <w:divBdr>
        <w:top w:val="none" w:sz="0" w:space="0" w:color="auto"/>
        <w:left w:val="none" w:sz="0" w:space="0" w:color="auto"/>
        <w:bottom w:val="none" w:sz="0" w:space="0" w:color="auto"/>
        <w:right w:val="none" w:sz="0" w:space="0" w:color="auto"/>
      </w:divBdr>
    </w:div>
    <w:div w:id="503471967">
      <w:bodyDiv w:val="1"/>
      <w:marLeft w:val="0"/>
      <w:marRight w:val="0"/>
      <w:marTop w:val="0"/>
      <w:marBottom w:val="0"/>
      <w:divBdr>
        <w:top w:val="none" w:sz="0" w:space="0" w:color="auto"/>
        <w:left w:val="none" w:sz="0" w:space="0" w:color="auto"/>
        <w:bottom w:val="none" w:sz="0" w:space="0" w:color="auto"/>
        <w:right w:val="none" w:sz="0" w:space="0" w:color="auto"/>
      </w:divBdr>
    </w:div>
    <w:div w:id="505095620">
      <w:bodyDiv w:val="1"/>
      <w:marLeft w:val="0"/>
      <w:marRight w:val="0"/>
      <w:marTop w:val="0"/>
      <w:marBottom w:val="0"/>
      <w:divBdr>
        <w:top w:val="none" w:sz="0" w:space="0" w:color="auto"/>
        <w:left w:val="none" w:sz="0" w:space="0" w:color="auto"/>
        <w:bottom w:val="none" w:sz="0" w:space="0" w:color="auto"/>
        <w:right w:val="none" w:sz="0" w:space="0" w:color="auto"/>
      </w:divBdr>
    </w:div>
    <w:div w:id="513224582">
      <w:bodyDiv w:val="1"/>
      <w:marLeft w:val="0"/>
      <w:marRight w:val="0"/>
      <w:marTop w:val="0"/>
      <w:marBottom w:val="0"/>
      <w:divBdr>
        <w:top w:val="none" w:sz="0" w:space="0" w:color="auto"/>
        <w:left w:val="none" w:sz="0" w:space="0" w:color="auto"/>
        <w:bottom w:val="none" w:sz="0" w:space="0" w:color="auto"/>
        <w:right w:val="none" w:sz="0" w:space="0" w:color="auto"/>
      </w:divBdr>
    </w:div>
    <w:div w:id="518353706">
      <w:bodyDiv w:val="1"/>
      <w:marLeft w:val="0"/>
      <w:marRight w:val="0"/>
      <w:marTop w:val="0"/>
      <w:marBottom w:val="0"/>
      <w:divBdr>
        <w:top w:val="none" w:sz="0" w:space="0" w:color="auto"/>
        <w:left w:val="none" w:sz="0" w:space="0" w:color="auto"/>
        <w:bottom w:val="none" w:sz="0" w:space="0" w:color="auto"/>
        <w:right w:val="none" w:sz="0" w:space="0" w:color="auto"/>
      </w:divBdr>
    </w:div>
    <w:div w:id="533620492">
      <w:bodyDiv w:val="1"/>
      <w:marLeft w:val="0"/>
      <w:marRight w:val="0"/>
      <w:marTop w:val="0"/>
      <w:marBottom w:val="0"/>
      <w:divBdr>
        <w:top w:val="none" w:sz="0" w:space="0" w:color="auto"/>
        <w:left w:val="none" w:sz="0" w:space="0" w:color="auto"/>
        <w:bottom w:val="none" w:sz="0" w:space="0" w:color="auto"/>
        <w:right w:val="none" w:sz="0" w:space="0" w:color="auto"/>
      </w:divBdr>
    </w:div>
    <w:div w:id="540048292">
      <w:bodyDiv w:val="1"/>
      <w:marLeft w:val="0"/>
      <w:marRight w:val="0"/>
      <w:marTop w:val="0"/>
      <w:marBottom w:val="0"/>
      <w:divBdr>
        <w:top w:val="none" w:sz="0" w:space="0" w:color="auto"/>
        <w:left w:val="none" w:sz="0" w:space="0" w:color="auto"/>
        <w:bottom w:val="none" w:sz="0" w:space="0" w:color="auto"/>
        <w:right w:val="none" w:sz="0" w:space="0" w:color="auto"/>
      </w:divBdr>
    </w:div>
    <w:div w:id="540437291">
      <w:bodyDiv w:val="1"/>
      <w:marLeft w:val="0"/>
      <w:marRight w:val="0"/>
      <w:marTop w:val="0"/>
      <w:marBottom w:val="0"/>
      <w:divBdr>
        <w:top w:val="none" w:sz="0" w:space="0" w:color="auto"/>
        <w:left w:val="none" w:sz="0" w:space="0" w:color="auto"/>
        <w:bottom w:val="none" w:sz="0" w:space="0" w:color="auto"/>
        <w:right w:val="none" w:sz="0" w:space="0" w:color="auto"/>
      </w:divBdr>
    </w:div>
    <w:div w:id="559942120">
      <w:bodyDiv w:val="1"/>
      <w:marLeft w:val="0"/>
      <w:marRight w:val="0"/>
      <w:marTop w:val="0"/>
      <w:marBottom w:val="0"/>
      <w:divBdr>
        <w:top w:val="none" w:sz="0" w:space="0" w:color="auto"/>
        <w:left w:val="none" w:sz="0" w:space="0" w:color="auto"/>
        <w:bottom w:val="none" w:sz="0" w:space="0" w:color="auto"/>
        <w:right w:val="none" w:sz="0" w:space="0" w:color="auto"/>
      </w:divBdr>
    </w:div>
    <w:div w:id="570122968">
      <w:marLeft w:val="0"/>
      <w:marRight w:val="0"/>
      <w:marTop w:val="0"/>
      <w:marBottom w:val="0"/>
      <w:divBdr>
        <w:top w:val="none" w:sz="0" w:space="0" w:color="auto"/>
        <w:left w:val="none" w:sz="0" w:space="0" w:color="auto"/>
        <w:bottom w:val="none" w:sz="0" w:space="0" w:color="auto"/>
        <w:right w:val="none" w:sz="0" w:space="0" w:color="auto"/>
      </w:divBdr>
      <w:divsChild>
        <w:div w:id="366609322">
          <w:marLeft w:val="0"/>
          <w:marRight w:val="0"/>
          <w:marTop w:val="0"/>
          <w:marBottom w:val="0"/>
          <w:divBdr>
            <w:top w:val="none" w:sz="0" w:space="0" w:color="auto"/>
            <w:left w:val="none" w:sz="0" w:space="0" w:color="auto"/>
            <w:bottom w:val="none" w:sz="0" w:space="0" w:color="auto"/>
            <w:right w:val="none" w:sz="0" w:space="0" w:color="auto"/>
          </w:divBdr>
          <w:divsChild>
            <w:div w:id="864364901">
              <w:marLeft w:val="0"/>
              <w:marRight w:val="0"/>
              <w:marTop w:val="0"/>
              <w:marBottom w:val="0"/>
              <w:divBdr>
                <w:top w:val="none" w:sz="0" w:space="0" w:color="auto"/>
                <w:left w:val="none" w:sz="0" w:space="0" w:color="auto"/>
                <w:bottom w:val="none" w:sz="0" w:space="0" w:color="auto"/>
                <w:right w:val="none" w:sz="0" w:space="0" w:color="auto"/>
              </w:divBdr>
              <w:divsChild>
                <w:div w:id="422800096">
                  <w:marLeft w:val="0"/>
                  <w:marRight w:val="0"/>
                  <w:marTop w:val="0"/>
                  <w:marBottom w:val="0"/>
                  <w:divBdr>
                    <w:top w:val="none" w:sz="0" w:space="0" w:color="auto"/>
                    <w:left w:val="none" w:sz="0" w:space="0" w:color="auto"/>
                    <w:bottom w:val="none" w:sz="0" w:space="0" w:color="auto"/>
                    <w:right w:val="none" w:sz="0" w:space="0" w:color="auto"/>
                  </w:divBdr>
                  <w:divsChild>
                    <w:div w:id="29305826">
                      <w:marLeft w:val="0"/>
                      <w:marRight w:val="0"/>
                      <w:marTop w:val="0"/>
                      <w:marBottom w:val="0"/>
                      <w:divBdr>
                        <w:top w:val="none" w:sz="0" w:space="0" w:color="auto"/>
                        <w:left w:val="none" w:sz="0" w:space="0" w:color="auto"/>
                        <w:bottom w:val="none" w:sz="0" w:space="0" w:color="auto"/>
                        <w:right w:val="none" w:sz="0" w:space="0" w:color="auto"/>
                      </w:divBdr>
                      <w:divsChild>
                        <w:div w:id="68112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164638">
      <w:bodyDiv w:val="1"/>
      <w:marLeft w:val="0"/>
      <w:marRight w:val="0"/>
      <w:marTop w:val="0"/>
      <w:marBottom w:val="0"/>
      <w:divBdr>
        <w:top w:val="none" w:sz="0" w:space="0" w:color="auto"/>
        <w:left w:val="none" w:sz="0" w:space="0" w:color="auto"/>
        <w:bottom w:val="none" w:sz="0" w:space="0" w:color="auto"/>
        <w:right w:val="none" w:sz="0" w:space="0" w:color="auto"/>
      </w:divBdr>
    </w:div>
    <w:div w:id="576981137">
      <w:bodyDiv w:val="1"/>
      <w:marLeft w:val="0"/>
      <w:marRight w:val="0"/>
      <w:marTop w:val="0"/>
      <w:marBottom w:val="0"/>
      <w:divBdr>
        <w:top w:val="none" w:sz="0" w:space="0" w:color="auto"/>
        <w:left w:val="none" w:sz="0" w:space="0" w:color="auto"/>
        <w:bottom w:val="none" w:sz="0" w:space="0" w:color="auto"/>
        <w:right w:val="none" w:sz="0" w:space="0" w:color="auto"/>
      </w:divBdr>
    </w:div>
    <w:div w:id="594558229">
      <w:marLeft w:val="0"/>
      <w:marRight w:val="0"/>
      <w:marTop w:val="0"/>
      <w:marBottom w:val="0"/>
      <w:divBdr>
        <w:top w:val="none" w:sz="0" w:space="0" w:color="auto"/>
        <w:left w:val="none" w:sz="0" w:space="0" w:color="auto"/>
        <w:bottom w:val="none" w:sz="0" w:space="0" w:color="auto"/>
        <w:right w:val="none" w:sz="0" w:space="0" w:color="auto"/>
      </w:divBdr>
      <w:divsChild>
        <w:div w:id="1698965771">
          <w:marLeft w:val="0"/>
          <w:marRight w:val="0"/>
          <w:marTop w:val="0"/>
          <w:marBottom w:val="0"/>
          <w:divBdr>
            <w:top w:val="none" w:sz="0" w:space="0" w:color="auto"/>
            <w:left w:val="none" w:sz="0" w:space="0" w:color="auto"/>
            <w:bottom w:val="none" w:sz="0" w:space="0" w:color="auto"/>
            <w:right w:val="none" w:sz="0" w:space="0" w:color="auto"/>
          </w:divBdr>
          <w:divsChild>
            <w:div w:id="266618254">
              <w:marLeft w:val="0"/>
              <w:marRight w:val="0"/>
              <w:marTop w:val="0"/>
              <w:marBottom w:val="0"/>
              <w:divBdr>
                <w:top w:val="none" w:sz="0" w:space="0" w:color="auto"/>
                <w:left w:val="none" w:sz="0" w:space="0" w:color="auto"/>
                <w:bottom w:val="none" w:sz="0" w:space="0" w:color="auto"/>
                <w:right w:val="none" w:sz="0" w:space="0" w:color="auto"/>
              </w:divBdr>
              <w:divsChild>
                <w:div w:id="279648778">
                  <w:marLeft w:val="0"/>
                  <w:marRight w:val="0"/>
                  <w:marTop w:val="0"/>
                  <w:marBottom w:val="0"/>
                  <w:divBdr>
                    <w:top w:val="none" w:sz="0" w:space="0" w:color="auto"/>
                    <w:left w:val="none" w:sz="0" w:space="0" w:color="auto"/>
                    <w:bottom w:val="none" w:sz="0" w:space="0" w:color="auto"/>
                    <w:right w:val="none" w:sz="0" w:space="0" w:color="auto"/>
                  </w:divBdr>
                  <w:divsChild>
                    <w:div w:id="1769429496">
                      <w:marLeft w:val="0"/>
                      <w:marRight w:val="0"/>
                      <w:marTop w:val="0"/>
                      <w:marBottom w:val="0"/>
                      <w:divBdr>
                        <w:top w:val="none" w:sz="0" w:space="0" w:color="auto"/>
                        <w:left w:val="none" w:sz="0" w:space="0" w:color="auto"/>
                        <w:bottom w:val="none" w:sz="0" w:space="0" w:color="auto"/>
                        <w:right w:val="none" w:sz="0" w:space="0" w:color="auto"/>
                      </w:divBdr>
                      <w:divsChild>
                        <w:div w:id="7957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047431">
      <w:bodyDiv w:val="1"/>
      <w:marLeft w:val="0"/>
      <w:marRight w:val="0"/>
      <w:marTop w:val="0"/>
      <w:marBottom w:val="0"/>
      <w:divBdr>
        <w:top w:val="none" w:sz="0" w:space="0" w:color="auto"/>
        <w:left w:val="none" w:sz="0" w:space="0" w:color="auto"/>
        <w:bottom w:val="none" w:sz="0" w:space="0" w:color="auto"/>
        <w:right w:val="none" w:sz="0" w:space="0" w:color="auto"/>
      </w:divBdr>
    </w:div>
    <w:div w:id="621769107">
      <w:bodyDiv w:val="1"/>
      <w:marLeft w:val="0"/>
      <w:marRight w:val="0"/>
      <w:marTop w:val="0"/>
      <w:marBottom w:val="0"/>
      <w:divBdr>
        <w:top w:val="none" w:sz="0" w:space="0" w:color="auto"/>
        <w:left w:val="none" w:sz="0" w:space="0" w:color="auto"/>
        <w:bottom w:val="none" w:sz="0" w:space="0" w:color="auto"/>
        <w:right w:val="none" w:sz="0" w:space="0" w:color="auto"/>
      </w:divBdr>
    </w:div>
    <w:div w:id="623922595">
      <w:bodyDiv w:val="1"/>
      <w:marLeft w:val="0"/>
      <w:marRight w:val="0"/>
      <w:marTop w:val="0"/>
      <w:marBottom w:val="0"/>
      <w:divBdr>
        <w:top w:val="none" w:sz="0" w:space="0" w:color="auto"/>
        <w:left w:val="none" w:sz="0" w:space="0" w:color="auto"/>
        <w:bottom w:val="none" w:sz="0" w:space="0" w:color="auto"/>
        <w:right w:val="none" w:sz="0" w:space="0" w:color="auto"/>
      </w:divBdr>
      <w:divsChild>
        <w:div w:id="2024936147">
          <w:marLeft w:val="0"/>
          <w:marRight w:val="0"/>
          <w:marTop w:val="0"/>
          <w:marBottom w:val="0"/>
          <w:divBdr>
            <w:top w:val="none" w:sz="0" w:space="0" w:color="auto"/>
            <w:left w:val="none" w:sz="0" w:space="0" w:color="auto"/>
            <w:bottom w:val="none" w:sz="0" w:space="0" w:color="auto"/>
            <w:right w:val="none" w:sz="0" w:space="0" w:color="auto"/>
          </w:divBdr>
          <w:divsChild>
            <w:div w:id="2075739661">
              <w:marLeft w:val="0"/>
              <w:marRight w:val="0"/>
              <w:marTop w:val="0"/>
              <w:marBottom w:val="0"/>
              <w:divBdr>
                <w:top w:val="none" w:sz="0" w:space="0" w:color="auto"/>
                <w:left w:val="none" w:sz="0" w:space="0" w:color="auto"/>
                <w:bottom w:val="none" w:sz="0" w:space="0" w:color="auto"/>
                <w:right w:val="none" w:sz="0" w:space="0" w:color="auto"/>
              </w:divBdr>
              <w:divsChild>
                <w:div w:id="675961445">
                  <w:marLeft w:val="0"/>
                  <w:marRight w:val="0"/>
                  <w:marTop w:val="0"/>
                  <w:marBottom w:val="0"/>
                  <w:divBdr>
                    <w:top w:val="none" w:sz="0" w:space="0" w:color="auto"/>
                    <w:left w:val="none" w:sz="0" w:space="0" w:color="auto"/>
                    <w:bottom w:val="none" w:sz="0" w:space="0" w:color="auto"/>
                    <w:right w:val="none" w:sz="0" w:space="0" w:color="auto"/>
                  </w:divBdr>
                  <w:divsChild>
                    <w:div w:id="1757241669">
                      <w:marLeft w:val="0"/>
                      <w:marRight w:val="0"/>
                      <w:marTop w:val="0"/>
                      <w:marBottom w:val="0"/>
                      <w:divBdr>
                        <w:top w:val="none" w:sz="0" w:space="0" w:color="auto"/>
                        <w:left w:val="none" w:sz="0" w:space="0" w:color="auto"/>
                        <w:bottom w:val="none" w:sz="0" w:space="0" w:color="auto"/>
                        <w:right w:val="none" w:sz="0" w:space="0" w:color="auto"/>
                      </w:divBdr>
                    </w:div>
                  </w:divsChild>
                </w:div>
                <w:div w:id="1425154294">
                  <w:marLeft w:val="0"/>
                  <w:marRight w:val="0"/>
                  <w:marTop w:val="0"/>
                  <w:marBottom w:val="0"/>
                  <w:divBdr>
                    <w:top w:val="none" w:sz="0" w:space="0" w:color="auto"/>
                    <w:left w:val="none" w:sz="0" w:space="0" w:color="auto"/>
                    <w:bottom w:val="none" w:sz="0" w:space="0" w:color="auto"/>
                    <w:right w:val="none" w:sz="0" w:space="0" w:color="auto"/>
                  </w:divBdr>
                  <w:divsChild>
                    <w:div w:id="2078818301">
                      <w:marLeft w:val="0"/>
                      <w:marRight w:val="0"/>
                      <w:marTop w:val="0"/>
                      <w:marBottom w:val="0"/>
                      <w:divBdr>
                        <w:top w:val="none" w:sz="0" w:space="0" w:color="auto"/>
                        <w:left w:val="none" w:sz="0" w:space="0" w:color="auto"/>
                        <w:bottom w:val="none" w:sz="0" w:space="0" w:color="auto"/>
                        <w:right w:val="none" w:sz="0" w:space="0" w:color="auto"/>
                      </w:divBdr>
                    </w:div>
                  </w:divsChild>
                </w:div>
                <w:div w:id="505021317">
                  <w:marLeft w:val="0"/>
                  <w:marRight w:val="0"/>
                  <w:marTop w:val="0"/>
                  <w:marBottom w:val="0"/>
                  <w:divBdr>
                    <w:top w:val="none" w:sz="0" w:space="0" w:color="auto"/>
                    <w:left w:val="none" w:sz="0" w:space="0" w:color="auto"/>
                    <w:bottom w:val="none" w:sz="0" w:space="0" w:color="auto"/>
                    <w:right w:val="none" w:sz="0" w:space="0" w:color="auto"/>
                  </w:divBdr>
                  <w:divsChild>
                    <w:div w:id="678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94931">
          <w:marLeft w:val="0"/>
          <w:marRight w:val="0"/>
          <w:marTop w:val="0"/>
          <w:marBottom w:val="0"/>
          <w:divBdr>
            <w:top w:val="none" w:sz="0" w:space="0" w:color="auto"/>
            <w:left w:val="none" w:sz="0" w:space="0" w:color="auto"/>
            <w:bottom w:val="none" w:sz="0" w:space="0" w:color="auto"/>
            <w:right w:val="none" w:sz="0" w:space="0" w:color="auto"/>
          </w:divBdr>
          <w:divsChild>
            <w:div w:id="1080906509">
              <w:marLeft w:val="0"/>
              <w:marRight w:val="0"/>
              <w:marTop w:val="0"/>
              <w:marBottom w:val="0"/>
              <w:divBdr>
                <w:top w:val="none" w:sz="0" w:space="0" w:color="auto"/>
                <w:left w:val="none" w:sz="0" w:space="0" w:color="auto"/>
                <w:bottom w:val="none" w:sz="0" w:space="0" w:color="auto"/>
                <w:right w:val="none" w:sz="0" w:space="0" w:color="auto"/>
              </w:divBdr>
              <w:divsChild>
                <w:div w:id="1832477524">
                  <w:marLeft w:val="0"/>
                  <w:marRight w:val="0"/>
                  <w:marTop w:val="0"/>
                  <w:marBottom w:val="0"/>
                  <w:divBdr>
                    <w:top w:val="none" w:sz="0" w:space="0" w:color="auto"/>
                    <w:left w:val="none" w:sz="0" w:space="0" w:color="auto"/>
                    <w:bottom w:val="none" w:sz="0" w:space="0" w:color="auto"/>
                    <w:right w:val="none" w:sz="0" w:space="0" w:color="auto"/>
                  </w:divBdr>
                  <w:divsChild>
                    <w:div w:id="206347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655624">
      <w:bodyDiv w:val="1"/>
      <w:marLeft w:val="0"/>
      <w:marRight w:val="0"/>
      <w:marTop w:val="0"/>
      <w:marBottom w:val="0"/>
      <w:divBdr>
        <w:top w:val="none" w:sz="0" w:space="0" w:color="auto"/>
        <w:left w:val="none" w:sz="0" w:space="0" w:color="auto"/>
        <w:bottom w:val="none" w:sz="0" w:space="0" w:color="auto"/>
        <w:right w:val="none" w:sz="0" w:space="0" w:color="auto"/>
      </w:divBdr>
    </w:div>
    <w:div w:id="652563810">
      <w:marLeft w:val="0"/>
      <w:marRight w:val="0"/>
      <w:marTop w:val="0"/>
      <w:marBottom w:val="0"/>
      <w:divBdr>
        <w:top w:val="none" w:sz="0" w:space="0" w:color="auto"/>
        <w:left w:val="none" w:sz="0" w:space="0" w:color="auto"/>
        <w:bottom w:val="none" w:sz="0" w:space="0" w:color="auto"/>
        <w:right w:val="none" w:sz="0" w:space="0" w:color="auto"/>
      </w:divBdr>
      <w:divsChild>
        <w:div w:id="568733403">
          <w:marLeft w:val="0"/>
          <w:marRight w:val="0"/>
          <w:marTop w:val="0"/>
          <w:marBottom w:val="0"/>
          <w:divBdr>
            <w:top w:val="none" w:sz="0" w:space="0" w:color="auto"/>
            <w:left w:val="none" w:sz="0" w:space="0" w:color="auto"/>
            <w:bottom w:val="none" w:sz="0" w:space="0" w:color="auto"/>
            <w:right w:val="none" w:sz="0" w:space="0" w:color="auto"/>
          </w:divBdr>
          <w:divsChild>
            <w:div w:id="1682271934">
              <w:marLeft w:val="0"/>
              <w:marRight w:val="0"/>
              <w:marTop w:val="0"/>
              <w:marBottom w:val="0"/>
              <w:divBdr>
                <w:top w:val="none" w:sz="0" w:space="0" w:color="auto"/>
                <w:left w:val="none" w:sz="0" w:space="0" w:color="auto"/>
                <w:bottom w:val="none" w:sz="0" w:space="0" w:color="auto"/>
                <w:right w:val="none" w:sz="0" w:space="0" w:color="auto"/>
              </w:divBdr>
              <w:divsChild>
                <w:div w:id="1210074930">
                  <w:marLeft w:val="0"/>
                  <w:marRight w:val="0"/>
                  <w:marTop w:val="0"/>
                  <w:marBottom w:val="0"/>
                  <w:divBdr>
                    <w:top w:val="none" w:sz="0" w:space="0" w:color="auto"/>
                    <w:left w:val="none" w:sz="0" w:space="0" w:color="auto"/>
                    <w:bottom w:val="none" w:sz="0" w:space="0" w:color="auto"/>
                    <w:right w:val="none" w:sz="0" w:space="0" w:color="auto"/>
                  </w:divBdr>
                  <w:divsChild>
                    <w:div w:id="211238628">
                      <w:marLeft w:val="0"/>
                      <w:marRight w:val="0"/>
                      <w:marTop w:val="0"/>
                      <w:marBottom w:val="0"/>
                      <w:divBdr>
                        <w:top w:val="none" w:sz="0" w:space="0" w:color="auto"/>
                        <w:left w:val="none" w:sz="0" w:space="0" w:color="auto"/>
                        <w:bottom w:val="none" w:sz="0" w:space="0" w:color="auto"/>
                        <w:right w:val="none" w:sz="0" w:space="0" w:color="auto"/>
                      </w:divBdr>
                      <w:divsChild>
                        <w:div w:id="13063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999654">
      <w:bodyDiv w:val="1"/>
      <w:marLeft w:val="0"/>
      <w:marRight w:val="0"/>
      <w:marTop w:val="0"/>
      <w:marBottom w:val="0"/>
      <w:divBdr>
        <w:top w:val="none" w:sz="0" w:space="0" w:color="auto"/>
        <w:left w:val="none" w:sz="0" w:space="0" w:color="auto"/>
        <w:bottom w:val="none" w:sz="0" w:space="0" w:color="auto"/>
        <w:right w:val="none" w:sz="0" w:space="0" w:color="auto"/>
      </w:divBdr>
    </w:div>
    <w:div w:id="671495910">
      <w:marLeft w:val="0"/>
      <w:marRight w:val="0"/>
      <w:marTop w:val="0"/>
      <w:marBottom w:val="0"/>
      <w:divBdr>
        <w:top w:val="none" w:sz="0" w:space="0" w:color="auto"/>
        <w:left w:val="none" w:sz="0" w:space="0" w:color="auto"/>
        <w:bottom w:val="none" w:sz="0" w:space="0" w:color="auto"/>
        <w:right w:val="none" w:sz="0" w:space="0" w:color="auto"/>
      </w:divBdr>
      <w:divsChild>
        <w:div w:id="1838765069">
          <w:marLeft w:val="0"/>
          <w:marRight w:val="0"/>
          <w:marTop w:val="0"/>
          <w:marBottom w:val="0"/>
          <w:divBdr>
            <w:top w:val="none" w:sz="0" w:space="0" w:color="auto"/>
            <w:left w:val="none" w:sz="0" w:space="0" w:color="auto"/>
            <w:bottom w:val="none" w:sz="0" w:space="0" w:color="auto"/>
            <w:right w:val="none" w:sz="0" w:space="0" w:color="auto"/>
          </w:divBdr>
          <w:divsChild>
            <w:div w:id="1034580195">
              <w:marLeft w:val="0"/>
              <w:marRight w:val="0"/>
              <w:marTop w:val="0"/>
              <w:marBottom w:val="0"/>
              <w:divBdr>
                <w:top w:val="none" w:sz="0" w:space="0" w:color="auto"/>
                <w:left w:val="none" w:sz="0" w:space="0" w:color="auto"/>
                <w:bottom w:val="none" w:sz="0" w:space="0" w:color="auto"/>
                <w:right w:val="none" w:sz="0" w:space="0" w:color="auto"/>
              </w:divBdr>
              <w:divsChild>
                <w:div w:id="1236009372">
                  <w:marLeft w:val="0"/>
                  <w:marRight w:val="0"/>
                  <w:marTop w:val="0"/>
                  <w:marBottom w:val="0"/>
                  <w:divBdr>
                    <w:top w:val="none" w:sz="0" w:space="0" w:color="auto"/>
                    <w:left w:val="none" w:sz="0" w:space="0" w:color="auto"/>
                    <w:bottom w:val="none" w:sz="0" w:space="0" w:color="auto"/>
                    <w:right w:val="none" w:sz="0" w:space="0" w:color="auto"/>
                  </w:divBdr>
                  <w:divsChild>
                    <w:div w:id="1635524298">
                      <w:marLeft w:val="0"/>
                      <w:marRight w:val="0"/>
                      <w:marTop w:val="0"/>
                      <w:marBottom w:val="0"/>
                      <w:divBdr>
                        <w:top w:val="none" w:sz="0" w:space="0" w:color="auto"/>
                        <w:left w:val="none" w:sz="0" w:space="0" w:color="auto"/>
                        <w:bottom w:val="none" w:sz="0" w:space="0" w:color="auto"/>
                        <w:right w:val="none" w:sz="0" w:space="0" w:color="auto"/>
                      </w:divBdr>
                      <w:divsChild>
                        <w:div w:id="15365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6493646">
      <w:bodyDiv w:val="1"/>
      <w:marLeft w:val="0"/>
      <w:marRight w:val="0"/>
      <w:marTop w:val="0"/>
      <w:marBottom w:val="0"/>
      <w:divBdr>
        <w:top w:val="none" w:sz="0" w:space="0" w:color="auto"/>
        <w:left w:val="none" w:sz="0" w:space="0" w:color="auto"/>
        <w:bottom w:val="none" w:sz="0" w:space="0" w:color="auto"/>
        <w:right w:val="none" w:sz="0" w:space="0" w:color="auto"/>
      </w:divBdr>
    </w:div>
    <w:div w:id="739330043">
      <w:bodyDiv w:val="1"/>
      <w:marLeft w:val="0"/>
      <w:marRight w:val="0"/>
      <w:marTop w:val="0"/>
      <w:marBottom w:val="0"/>
      <w:divBdr>
        <w:top w:val="none" w:sz="0" w:space="0" w:color="auto"/>
        <w:left w:val="none" w:sz="0" w:space="0" w:color="auto"/>
        <w:bottom w:val="none" w:sz="0" w:space="0" w:color="auto"/>
        <w:right w:val="none" w:sz="0" w:space="0" w:color="auto"/>
      </w:divBdr>
    </w:div>
    <w:div w:id="770853474">
      <w:bodyDiv w:val="1"/>
      <w:marLeft w:val="0"/>
      <w:marRight w:val="0"/>
      <w:marTop w:val="0"/>
      <w:marBottom w:val="0"/>
      <w:divBdr>
        <w:top w:val="none" w:sz="0" w:space="0" w:color="auto"/>
        <w:left w:val="none" w:sz="0" w:space="0" w:color="auto"/>
        <w:bottom w:val="none" w:sz="0" w:space="0" w:color="auto"/>
        <w:right w:val="none" w:sz="0" w:space="0" w:color="auto"/>
      </w:divBdr>
    </w:div>
    <w:div w:id="771047291">
      <w:bodyDiv w:val="1"/>
      <w:marLeft w:val="0"/>
      <w:marRight w:val="0"/>
      <w:marTop w:val="0"/>
      <w:marBottom w:val="0"/>
      <w:divBdr>
        <w:top w:val="none" w:sz="0" w:space="0" w:color="auto"/>
        <w:left w:val="none" w:sz="0" w:space="0" w:color="auto"/>
        <w:bottom w:val="none" w:sz="0" w:space="0" w:color="auto"/>
        <w:right w:val="none" w:sz="0" w:space="0" w:color="auto"/>
      </w:divBdr>
    </w:div>
    <w:div w:id="783429203">
      <w:marLeft w:val="0"/>
      <w:marRight w:val="0"/>
      <w:marTop w:val="0"/>
      <w:marBottom w:val="0"/>
      <w:divBdr>
        <w:top w:val="none" w:sz="0" w:space="0" w:color="auto"/>
        <w:left w:val="none" w:sz="0" w:space="0" w:color="auto"/>
        <w:bottom w:val="none" w:sz="0" w:space="0" w:color="auto"/>
        <w:right w:val="none" w:sz="0" w:space="0" w:color="auto"/>
      </w:divBdr>
      <w:divsChild>
        <w:div w:id="439567409">
          <w:marLeft w:val="0"/>
          <w:marRight w:val="0"/>
          <w:marTop w:val="0"/>
          <w:marBottom w:val="0"/>
          <w:divBdr>
            <w:top w:val="none" w:sz="0" w:space="0" w:color="auto"/>
            <w:left w:val="none" w:sz="0" w:space="0" w:color="auto"/>
            <w:bottom w:val="none" w:sz="0" w:space="0" w:color="auto"/>
            <w:right w:val="none" w:sz="0" w:space="0" w:color="auto"/>
          </w:divBdr>
          <w:divsChild>
            <w:div w:id="395326615">
              <w:marLeft w:val="0"/>
              <w:marRight w:val="0"/>
              <w:marTop w:val="0"/>
              <w:marBottom w:val="0"/>
              <w:divBdr>
                <w:top w:val="none" w:sz="0" w:space="0" w:color="auto"/>
                <w:left w:val="none" w:sz="0" w:space="0" w:color="auto"/>
                <w:bottom w:val="none" w:sz="0" w:space="0" w:color="auto"/>
                <w:right w:val="none" w:sz="0" w:space="0" w:color="auto"/>
              </w:divBdr>
              <w:divsChild>
                <w:div w:id="1850558409">
                  <w:marLeft w:val="0"/>
                  <w:marRight w:val="0"/>
                  <w:marTop w:val="0"/>
                  <w:marBottom w:val="0"/>
                  <w:divBdr>
                    <w:top w:val="none" w:sz="0" w:space="0" w:color="auto"/>
                    <w:left w:val="none" w:sz="0" w:space="0" w:color="auto"/>
                    <w:bottom w:val="none" w:sz="0" w:space="0" w:color="auto"/>
                    <w:right w:val="none" w:sz="0" w:space="0" w:color="auto"/>
                  </w:divBdr>
                  <w:divsChild>
                    <w:div w:id="550730423">
                      <w:marLeft w:val="0"/>
                      <w:marRight w:val="0"/>
                      <w:marTop w:val="0"/>
                      <w:marBottom w:val="0"/>
                      <w:divBdr>
                        <w:top w:val="none" w:sz="0" w:space="0" w:color="auto"/>
                        <w:left w:val="none" w:sz="0" w:space="0" w:color="auto"/>
                        <w:bottom w:val="none" w:sz="0" w:space="0" w:color="auto"/>
                        <w:right w:val="none" w:sz="0" w:space="0" w:color="auto"/>
                      </w:divBdr>
                      <w:divsChild>
                        <w:div w:id="69638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528754">
      <w:marLeft w:val="0"/>
      <w:marRight w:val="0"/>
      <w:marTop w:val="0"/>
      <w:marBottom w:val="0"/>
      <w:divBdr>
        <w:top w:val="none" w:sz="0" w:space="0" w:color="auto"/>
        <w:left w:val="none" w:sz="0" w:space="0" w:color="auto"/>
        <w:bottom w:val="none" w:sz="0" w:space="0" w:color="auto"/>
        <w:right w:val="none" w:sz="0" w:space="0" w:color="auto"/>
      </w:divBdr>
      <w:divsChild>
        <w:div w:id="1157111735">
          <w:marLeft w:val="0"/>
          <w:marRight w:val="0"/>
          <w:marTop w:val="0"/>
          <w:marBottom w:val="0"/>
          <w:divBdr>
            <w:top w:val="none" w:sz="0" w:space="0" w:color="auto"/>
            <w:left w:val="none" w:sz="0" w:space="0" w:color="auto"/>
            <w:bottom w:val="none" w:sz="0" w:space="0" w:color="auto"/>
            <w:right w:val="none" w:sz="0" w:space="0" w:color="auto"/>
          </w:divBdr>
          <w:divsChild>
            <w:div w:id="1610114634">
              <w:marLeft w:val="0"/>
              <w:marRight w:val="0"/>
              <w:marTop w:val="0"/>
              <w:marBottom w:val="0"/>
              <w:divBdr>
                <w:top w:val="none" w:sz="0" w:space="0" w:color="auto"/>
                <w:left w:val="none" w:sz="0" w:space="0" w:color="auto"/>
                <w:bottom w:val="none" w:sz="0" w:space="0" w:color="auto"/>
                <w:right w:val="none" w:sz="0" w:space="0" w:color="auto"/>
              </w:divBdr>
              <w:divsChild>
                <w:div w:id="1485658034">
                  <w:marLeft w:val="0"/>
                  <w:marRight w:val="0"/>
                  <w:marTop w:val="0"/>
                  <w:marBottom w:val="0"/>
                  <w:divBdr>
                    <w:top w:val="none" w:sz="0" w:space="0" w:color="auto"/>
                    <w:left w:val="none" w:sz="0" w:space="0" w:color="auto"/>
                    <w:bottom w:val="none" w:sz="0" w:space="0" w:color="auto"/>
                    <w:right w:val="none" w:sz="0" w:space="0" w:color="auto"/>
                  </w:divBdr>
                  <w:divsChild>
                    <w:div w:id="600065718">
                      <w:marLeft w:val="0"/>
                      <w:marRight w:val="0"/>
                      <w:marTop w:val="0"/>
                      <w:marBottom w:val="0"/>
                      <w:divBdr>
                        <w:top w:val="none" w:sz="0" w:space="0" w:color="auto"/>
                        <w:left w:val="none" w:sz="0" w:space="0" w:color="auto"/>
                        <w:bottom w:val="none" w:sz="0" w:space="0" w:color="auto"/>
                        <w:right w:val="none" w:sz="0" w:space="0" w:color="auto"/>
                      </w:divBdr>
                      <w:divsChild>
                        <w:div w:id="52036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400755">
      <w:bodyDiv w:val="1"/>
      <w:marLeft w:val="0"/>
      <w:marRight w:val="0"/>
      <w:marTop w:val="0"/>
      <w:marBottom w:val="0"/>
      <w:divBdr>
        <w:top w:val="none" w:sz="0" w:space="0" w:color="auto"/>
        <w:left w:val="none" w:sz="0" w:space="0" w:color="auto"/>
        <w:bottom w:val="none" w:sz="0" w:space="0" w:color="auto"/>
        <w:right w:val="none" w:sz="0" w:space="0" w:color="auto"/>
      </w:divBdr>
    </w:div>
    <w:div w:id="843714623">
      <w:bodyDiv w:val="1"/>
      <w:marLeft w:val="0"/>
      <w:marRight w:val="0"/>
      <w:marTop w:val="0"/>
      <w:marBottom w:val="0"/>
      <w:divBdr>
        <w:top w:val="none" w:sz="0" w:space="0" w:color="auto"/>
        <w:left w:val="none" w:sz="0" w:space="0" w:color="auto"/>
        <w:bottom w:val="none" w:sz="0" w:space="0" w:color="auto"/>
        <w:right w:val="none" w:sz="0" w:space="0" w:color="auto"/>
      </w:divBdr>
    </w:div>
    <w:div w:id="862669151">
      <w:bodyDiv w:val="1"/>
      <w:marLeft w:val="0"/>
      <w:marRight w:val="0"/>
      <w:marTop w:val="0"/>
      <w:marBottom w:val="0"/>
      <w:divBdr>
        <w:top w:val="none" w:sz="0" w:space="0" w:color="auto"/>
        <w:left w:val="none" w:sz="0" w:space="0" w:color="auto"/>
        <w:bottom w:val="none" w:sz="0" w:space="0" w:color="auto"/>
        <w:right w:val="none" w:sz="0" w:space="0" w:color="auto"/>
      </w:divBdr>
    </w:div>
    <w:div w:id="873924300">
      <w:bodyDiv w:val="1"/>
      <w:marLeft w:val="0"/>
      <w:marRight w:val="0"/>
      <w:marTop w:val="0"/>
      <w:marBottom w:val="0"/>
      <w:divBdr>
        <w:top w:val="none" w:sz="0" w:space="0" w:color="auto"/>
        <w:left w:val="none" w:sz="0" w:space="0" w:color="auto"/>
        <w:bottom w:val="none" w:sz="0" w:space="0" w:color="auto"/>
        <w:right w:val="none" w:sz="0" w:space="0" w:color="auto"/>
      </w:divBdr>
    </w:div>
    <w:div w:id="878662143">
      <w:bodyDiv w:val="1"/>
      <w:marLeft w:val="0"/>
      <w:marRight w:val="0"/>
      <w:marTop w:val="0"/>
      <w:marBottom w:val="0"/>
      <w:divBdr>
        <w:top w:val="none" w:sz="0" w:space="0" w:color="auto"/>
        <w:left w:val="none" w:sz="0" w:space="0" w:color="auto"/>
        <w:bottom w:val="none" w:sz="0" w:space="0" w:color="auto"/>
        <w:right w:val="none" w:sz="0" w:space="0" w:color="auto"/>
      </w:divBdr>
    </w:div>
    <w:div w:id="917523061">
      <w:bodyDiv w:val="1"/>
      <w:marLeft w:val="0"/>
      <w:marRight w:val="0"/>
      <w:marTop w:val="0"/>
      <w:marBottom w:val="0"/>
      <w:divBdr>
        <w:top w:val="none" w:sz="0" w:space="0" w:color="auto"/>
        <w:left w:val="none" w:sz="0" w:space="0" w:color="auto"/>
        <w:bottom w:val="none" w:sz="0" w:space="0" w:color="auto"/>
        <w:right w:val="none" w:sz="0" w:space="0" w:color="auto"/>
      </w:divBdr>
    </w:div>
    <w:div w:id="921716095">
      <w:bodyDiv w:val="1"/>
      <w:marLeft w:val="0"/>
      <w:marRight w:val="0"/>
      <w:marTop w:val="0"/>
      <w:marBottom w:val="0"/>
      <w:divBdr>
        <w:top w:val="none" w:sz="0" w:space="0" w:color="auto"/>
        <w:left w:val="none" w:sz="0" w:space="0" w:color="auto"/>
        <w:bottom w:val="none" w:sz="0" w:space="0" w:color="auto"/>
        <w:right w:val="none" w:sz="0" w:space="0" w:color="auto"/>
      </w:divBdr>
    </w:div>
    <w:div w:id="922838990">
      <w:bodyDiv w:val="1"/>
      <w:marLeft w:val="0"/>
      <w:marRight w:val="0"/>
      <w:marTop w:val="0"/>
      <w:marBottom w:val="0"/>
      <w:divBdr>
        <w:top w:val="none" w:sz="0" w:space="0" w:color="auto"/>
        <w:left w:val="none" w:sz="0" w:space="0" w:color="auto"/>
        <w:bottom w:val="none" w:sz="0" w:space="0" w:color="auto"/>
        <w:right w:val="none" w:sz="0" w:space="0" w:color="auto"/>
      </w:divBdr>
    </w:div>
    <w:div w:id="980692656">
      <w:bodyDiv w:val="1"/>
      <w:marLeft w:val="0"/>
      <w:marRight w:val="0"/>
      <w:marTop w:val="0"/>
      <w:marBottom w:val="0"/>
      <w:divBdr>
        <w:top w:val="none" w:sz="0" w:space="0" w:color="auto"/>
        <w:left w:val="none" w:sz="0" w:space="0" w:color="auto"/>
        <w:bottom w:val="none" w:sz="0" w:space="0" w:color="auto"/>
        <w:right w:val="none" w:sz="0" w:space="0" w:color="auto"/>
      </w:divBdr>
    </w:div>
    <w:div w:id="993142814">
      <w:marLeft w:val="0"/>
      <w:marRight w:val="0"/>
      <w:marTop w:val="0"/>
      <w:marBottom w:val="0"/>
      <w:divBdr>
        <w:top w:val="none" w:sz="0" w:space="0" w:color="auto"/>
        <w:left w:val="none" w:sz="0" w:space="0" w:color="auto"/>
        <w:bottom w:val="none" w:sz="0" w:space="0" w:color="auto"/>
        <w:right w:val="none" w:sz="0" w:space="0" w:color="auto"/>
      </w:divBdr>
      <w:divsChild>
        <w:div w:id="1202981857">
          <w:marLeft w:val="0"/>
          <w:marRight w:val="0"/>
          <w:marTop w:val="0"/>
          <w:marBottom w:val="0"/>
          <w:divBdr>
            <w:top w:val="none" w:sz="0" w:space="0" w:color="auto"/>
            <w:left w:val="none" w:sz="0" w:space="0" w:color="auto"/>
            <w:bottom w:val="none" w:sz="0" w:space="0" w:color="auto"/>
            <w:right w:val="none" w:sz="0" w:space="0" w:color="auto"/>
          </w:divBdr>
          <w:divsChild>
            <w:div w:id="2143884972">
              <w:marLeft w:val="0"/>
              <w:marRight w:val="0"/>
              <w:marTop w:val="0"/>
              <w:marBottom w:val="0"/>
              <w:divBdr>
                <w:top w:val="none" w:sz="0" w:space="0" w:color="auto"/>
                <w:left w:val="none" w:sz="0" w:space="0" w:color="auto"/>
                <w:bottom w:val="none" w:sz="0" w:space="0" w:color="auto"/>
                <w:right w:val="none" w:sz="0" w:space="0" w:color="auto"/>
              </w:divBdr>
              <w:divsChild>
                <w:div w:id="1144815021">
                  <w:marLeft w:val="0"/>
                  <w:marRight w:val="0"/>
                  <w:marTop w:val="0"/>
                  <w:marBottom w:val="0"/>
                  <w:divBdr>
                    <w:top w:val="none" w:sz="0" w:space="0" w:color="auto"/>
                    <w:left w:val="none" w:sz="0" w:space="0" w:color="auto"/>
                    <w:bottom w:val="none" w:sz="0" w:space="0" w:color="auto"/>
                    <w:right w:val="none" w:sz="0" w:space="0" w:color="auto"/>
                  </w:divBdr>
                  <w:divsChild>
                    <w:div w:id="101152768">
                      <w:marLeft w:val="0"/>
                      <w:marRight w:val="0"/>
                      <w:marTop w:val="0"/>
                      <w:marBottom w:val="0"/>
                      <w:divBdr>
                        <w:top w:val="none" w:sz="0" w:space="0" w:color="auto"/>
                        <w:left w:val="none" w:sz="0" w:space="0" w:color="auto"/>
                        <w:bottom w:val="none" w:sz="0" w:space="0" w:color="auto"/>
                        <w:right w:val="none" w:sz="0" w:space="0" w:color="auto"/>
                      </w:divBdr>
                      <w:divsChild>
                        <w:div w:id="78469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602172">
      <w:bodyDiv w:val="1"/>
      <w:marLeft w:val="0"/>
      <w:marRight w:val="0"/>
      <w:marTop w:val="0"/>
      <w:marBottom w:val="0"/>
      <w:divBdr>
        <w:top w:val="none" w:sz="0" w:space="0" w:color="auto"/>
        <w:left w:val="none" w:sz="0" w:space="0" w:color="auto"/>
        <w:bottom w:val="none" w:sz="0" w:space="0" w:color="auto"/>
        <w:right w:val="none" w:sz="0" w:space="0" w:color="auto"/>
      </w:divBdr>
    </w:div>
    <w:div w:id="1005326163">
      <w:bodyDiv w:val="1"/>
      <w:marLeft w:val="0"/>
      <w:marRight w:val="0"/>
      <w:marTop w:val="0"/>
      <w:marBottom w:val="0"/>
      <w:divBdr>
        <w:top w:val="none" w:sz="0" w:space="0" w:color="auto"/>
        <w:left w:val="none" w:sz="0" w:space="0" w:color="auto"/>
        <w:bottom w:val="none" w:sz="0" w:space="0" w:color="auto"/>
        <w:right w:val="none" w:sz="0" w:space="0" w:color="auto"/>
      </w:divBdr>
    </w:div>
    <w:div w:id="1011688936">
      <w:marLeft w:val="0"/>
      <w:marRight w:val="0"/>
      <w:marTop w:val="0"/>
      <w:marBottom w:val="0"/>
      <w:divBdr>
        <w:top w:val="none" w:sz="0" w:space="0" w:color="auto"/>
        <w:left w:val="none" w:sz="0" w:space="0" w:color="auto"/>
        <w:bottom w:val="none" w:sz="0" w:space="0" w:color="auto"/>
        <w:right w:val="none" w:sz="0" w:space="0" w:color="auto"/>
      </w:divBdr>
      <w:divsChild>
        <w:div w:id="1003511062">
          <w:marLeft w:val="0"/>
          <w:marRight w:val="0"/>
          <w:marTop w:val="0"/>
          <w:marBottom w:val="0"/>
          <w:divBdr>
            <w:top w:val="none" w:sz="0" w:space="0" w:color="auto"/>
            <w:left w:val="none" w:sz="0" w:space="0" w:color="auto"/>
            <w:bottom w:val="none" w:sz="0" w:space="0" w:color="auto"/>
            <w:right w:val="none" w:sz="0" w:space="0" w:color="auto"/>
          </w:divBdr>
          <w:divsChild>
            <w:div w:id="1208492566">
              <w:marLeft w:val="0"/>
              <w:marRight w:val="0"/>
              <w:marTop w:val="0"/>
              <w:marBottom w:val="0"/>
              <w:divBdr>
                <w:top w:val="none" w:sz="0" w:space="0" w:color="auto"/>
                <w:left w:val="none" w:sz="0" w:space="0" w:color="auto"/>
                <w:bottom w:val="none" w:sz="0" w:space="0" w:color="auto"/>
                <w:right w:val="none" w:sz="0" w:space="0" w:color="auto"/>
              </w:divBdr>
              <w:divsChild>
                <w:div w:id="1503274272">
                  <w:marLeft w:val="0"/>
                  <w:marRight w:val="0"/>
                  <w:marTop w:val="0"/>
                  <w:marBottom w:val="0"/>
                  <w:divBdr>
                    <w:top w:val="none" w:sz="0" w:space="0" w:color="auto"/>
                    <w:left w:val="none" w:sz="0" w:space="0" w:color="auto"/>
                    <w:bottom w:val="none" w:sz="0" w:space="0" w:color="auto"/>
                    <w:right w:val="none" w:sz="0" w:space="0" w:color="auto"/>
                  </w:divBdr>
                  <w:divsChild>
                    <w:div w:id="818770454">
                      <w:marLeft w:val="0"/>
                      <w:marRight w:val="0"/>
                      <w:marTop w:val="0"/>
                      <w:marBottom w:val="0"/>
                      <w:divBdr>
                        <w:top w:val="none" w:sz="0" w:space="0" w:color="auto"/>
                        <w:left w:val="none" w:sz="0" w:space="0" w:color="auto"/>
                        <w:bottom w:val="none" w:sz="0" w:space="0" w:color="auto"/>
                        <w:right w:val="none" w:sz="0" w:space="0" w:color="auto"/>
                      </w:divBdr>
                      <w:divsChild>
                        <w:div w:id="63579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437331">
      <w:bodyDiv w:val="1"/>
      <w:marLeft w:val="0"/>
      <w:marRight w:val="0"/>
      <w:marTop w:val="0"/>
      <w:marBottom w:val="0"/>
      <w:divBdr>
        <w:top w:val="none" w:sz="0" w:space="0" w:color="auto"/>
        <w:left w:val="none" w:sz="0" w:space="0" w:color="auto"/>
        <w:bottom w:val="none" w:sz="0" w:space="0" w:color="auto"/>
        <w:right w:val="none" w:sz="0" w:space="0" w:color="auto"/>
      </w:divBdr>
    </w:div>
    <w:div w:id="1054161568">
      <w:bodyDiv w:val="1"/>
      <w:marLeft w:val="0"/>
      <w:marRight w:val="0"/>
      <w:marTop w:val="0"/>
      <w:marBottom w:val="0"/>
      <w:divBdr>
        <w:top w:val="none" w:sz="0" w:space="0" w:color="auto"/>
        <w:left w:val="none" w:sz="0" w:space="0" w:color="auto"/>
        <w:bottom w:val="none" w:sz="0" w:space="0" w:color="auto"/>
        <w:right w:val="none" w:sz="0" w:space="0" w:color="auto"/>
      </w:divBdr>
    </w:div>
    <w:div w:id="1058281395">
      <w:bodyDiv w:val="1"/>
      <w:marLeft w:val="0"/>
      <w:marRight w:val="0"/>
      <w:marTop w:val="0"/>
      <w:marBottom w:val="0"/>
      <w:divBdr>
        <w:top w:val="none" w:sz="0" w:space="0" w:color="auto"/>
        <w:left w:val="none" w:sz="0" w:space="0" w:color="auto"/>
        <w:bottom w:val="none" w:sz="0" w:space="0" w:color="auto"/>
        <w:right w:val="none" w:sz="0" w:space="0" w:color="auto"/>
      </w:divBdr>
    </w:div>
    <w:div w:id="1101102673">
      <w:bodyDiv w:val="1"/>
      <w:marLeft w:val="0"/>
      <w:marRight w:val="0"/>
      <w:marTop w:val="0"/>
      <w:marBottom w:val="0"/>
      <w:divBdr>
        <w:top w:val="none" w:sz="0" w:space="0" w:color="auto"/>
        <w:left w:val="none" w:sz="0" w:space="0" w:color="auto"/>
        <w:bottom w:val="none" w:sz="0" w:space="0" w:color="auto"/>
        <w:right w:val="none" w:sz="0" w:space="0" w:color="auto"/>
      </w:divBdr>
    </w:div>
    <w:div w:id="1172767065">
      <w:bodyDiv w:val="1"/>
      <w:marLeft w:val="0"/>
      <w:marRight w:val="0"/>
      <w:marTop w:val="0"/>
      <w:marBottom w:val="0"/>
      <w:divBdr>
        <w:top w:val="none" w:sz="0" w:space="0" w:color="auto"/>
        <w:left w:val="none" w:sz="0" w:space="0" w:color="auto"/>
        <w:bottom w:val="none" w:sz="0" w:space="0" w:color="auto"/>
        <w:right w:val="none" w:sz="0" w:space="0" w:color="auto"/>
      </w:divBdr>
    </w:div>
    <w:div w:id="1199781218">
      <w:marLeft w:val="0"/>
      <w:marRight w:val="0"/>
      <w:marTop w:val="0"/>
      <w:marBottom w:val="0"/>
      <w:divBdr>
        <w:top w:val="none" w:sz="0" w:space="0" w:color="auto"/>
        <w:left w:val="none" w:sz="0" w:space="0" w:color="auto"/>
        <w:bottom w:val="none" w:sz="0" w:space="0" w:color="auto"/>
        <w:right w:val="none" w:sz="0" w:space="0" w:color="auto"/>
      </w:divBdr>
      <w:divsChild>
        <w:div w:id="780687321">
          <w:marLeft w:val="0"/>
          <w:marRight w:val="0"/>
          <w:marTop w:val="0"/>
          <w:marBottom w:val="0"/>
          <w:divBdr>
            <w:top w:val="none" w:sz="0" w:space="0" w:color="auto"/>
            <w:left w:val="none" w:sz="0" w:space="0" w:color="auto"/>
            <w:bottom w:val="none" w:sz="0" w:space="0" w:color="auto"/>
            <w:right w:val="none" w:sz="0" w:space="0" w:color="auto"/>
          </w:divBdr>
          <w:divsChild>
            <w:div w:id="37703233">
              <w:marLeft w:val="0"/>
              <w:marRight w:val="0"/>
              <w:marTop w:val="0"/>
              <w:marBottom w:val="0"/>
              <w:divBdr>
                <w:top w:val="none" w:sz="0" w:space="0" w:color="auto"/>
                <w:left w:val="none" w:sz="0" w:space="0" w:color="auto"/>
                <w:bottom w:val="none" w:sz="0" w:space="0" w:color="auto"/>
                <w:right w:val="none" w:sz="0" w:space="0" w:color="auto"/>
              </w:divBdr>
              <w:divsChild>
                <w:div w:id="1578204956">
                  <w:marLeft w:val="0"/>
                  <w:marRight w:val="0"/>
                  <w:marTop w:val="0"/>
                  <w:marBottom w:val="0"/>
                  <w:divBdr>
                    <w:top w:val="none" w:sz="0" w:space="0" w:color="auto"/>
                    <w:left w:val="none" w:sz="0" w:space="0" w:color="auto"/>
                    <w:bottom w:val="none" w:sz="0" w:space="0" w:color="auto"/>
                    <w:right w:val="none" w:sz="0" w:space="0" w:color="auto"/>
                  </w:divBdr>
                  <w:divsChild>
                    <w:div w:id="1497767300">
                      <w:marLeft w:val="0"/>
                      <w:marRight w:val="0"/>
                      <w:marTop w:val="0"/>
                      <w:marBottom w:val="0"/>
                      <w:divBdr>
                        <w:top w:val="none" w:sz="0" w:space="0" w:color="auto"/>
                        <w:left w:val="none" w:sz="0" w:space="0" w:color="auto"/>
                        <w:bottom w:val="none" w:sz="0" w:space="0" w:color="auto"/>
                        <w:right w:val="none" w:sz="0" w:space="0" w:color="auto"/>
                      </w:divBdr>
                      <w:divsChild>
                        <w:div w:id="27957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177740">
      <w:bodyDiv w:val="1"/>
      <w:marLeft w:val="0"/>
      <w:marRight w:val="0"/>
      <w:marTop w:val="0"/>
      <w:marBottom w:val="0"/>
      <w:divBdr>
        <w:top w:val="none" w:sz="0" w:space="0" w:color="auto"/>
        <w:left w:val="none" w:sz="0" w:space="0" w:color="auto"/>
        <w:bottom w:val="none" w:sz="0" w:space="0" w:color="auto"/>
        <w:right w:val="none" w:sz="0" w:space="0" w:color="auto"/>
      </w:divBdr>
    </w:div>
    <w:div w:id="1224367969">
      <w:bodyDiv w:val="1"/>
      <w:marLeft w:val="0"/>
      <w:marRight w:val="0"/>
      <w:marTop w:val="0"/>
      <w:marBottom w:val="0"/>
      <w:divBdr>
        <w:top w:val="none" w:sz="0" w:space="0" w:color="auto"/>
        <w:left w:val="none" w:sz="0" w:space="0" w:color="auto"/>
        <w:bottom w:val="none" w:sz="0" w:space="0" w:color="auto"/>
        <w:right w:val="none" w:sz="0" w:space="0" w:color="auto"/>
      </w:divBdr>
    </w:div>
    <w:div w:id="1237402528">
      <w:bodyDiv w:val="1"/>
      <w:marLeft w:val="0"/>
      <w:marRight w:val="0"/>
      <w:marTop w:val="0"/>
      <w:marBottom w:val="0"/>
      <w:divBdr>
        <w:top w:val="none" w:sz="0" w:space="0" w:color="auto"/>
        <w:left w:val="none" w:sz="0" w:space="0" w:color="auto"/>
        <w:bottom w:val="none" w:sz="0" w:space="0" w:color="auto"/>
        <w:right w:val="none" w:sz="0" w:space="0" w:color="auto"/>
      </w:divBdr>
    </w:div>
    <w:div w:id="1254583215">
      <w:bodyDiv w:val="1"/>
      <w:marLeft w:val="0"/>
      <w:marRight w:val="0"/>
      <w:marTop w:val="0"/>
      <w:marBottom w:val="0"/>
      <w:divBdr>
        <w:top w:val="none" w:sz="0" w:space="0" w:color="auto"/>
        <w:left w:val="none" w:sz="0" w:space="0" w:color="auto"/>
        <w:bottom w:val="none" w:sz="0" w:space="0" w:color="auto"/>
        <w:right w:val="none" w:sz="0" w:space="0" w:color="auto"/>
      </w:divBdr>
    </w:div>
    <w:div w:id="1256597493">
      <w:bodyDiv w:val="1"/>
      <w:marLeft w:val="0"/>
      <w:marRight w:val="0"/>
      <w:marTop w:val="0"/>
      <w:marBottom w:val="0"/>
      <w:divBdr>
        <w:top w:val="none" w:sz="0" w:space="0" w:color="auto"/>
        <w:left w:val="none" w:sz="0" w:space="0" w:color="auto"/>
        <w:bottom w:val="none" w:sz="0" w:space="0" w:color="auto"/>
        <w:right w:val="none" w:sz="0" w:space="0" w:color="auto"/>
      </w:divBdr>
    </w:div>
    <w:div w:id="1259369390">
      <w:bodyDiv w:val="1"/>
      <w:marLeft w:val="0"/>
      <w:marRight w:val="0"/>
      <w:marTop w:val="0"/>
      <w:marBottom w:val="0"/>
      <w:divBdr>
        <w:top w:val="none" w:sz="0" w:space="0" w:color="auto"/>
        <w:left w:val="none" w:sz="0" w:space="0" w:color="auto"/>
        <w:bottom w:val="none" w:sz="0" w:space="0" w:color="auto"/>
        <w:right w:val="none" w:sz="0" w:space="0" w:color="auto"/>
      </w:divBdr>
    </w:div>
    <w:div w:id="1262686866">
      <w:bodyDiv w:val="1"/>
      <w:marLeft w:val="0"/>
      <w:marRight w:val="0"/>
      <w:marTop w:val="0"/>
      <w:marBottom w:val="0"/>
      <w:divBdr>
        <w:top w:val="none" w:sz="0" w:space="0" w:color="auto"/>
        <w:left w:val="none" w:sz="0" w:space="0" w:color="auto"/>
        <w:bottom w:val="none" w:sz="0" w:space="0" w:color="auto"/>
        <w:right w:val="none" w:sz="0" w:space="0" w:color="auto"/>
      </w:divBdr>
    </w:div>
    <w:div w:id="1266620388">
      <w:bodyDiv w:val="1"/>
      <w:marLeft w:val="0"/>
      <w:marRight w:val="0"/>
      <w:marTop w:val="0"/>
      <w:marBottom w:val="0"/>
      <w:divBdr>
        <w:top w:val="none" w:sz="0" w:space="0" w:color="auto"/>
        <w:left w:val="none" w:sz="0" w:space="0" w:color="auto"/>
        <w:bottom w:val="none" w:sz="0" w:space="0" w:color="auto"/>
        <w:right w:val="none" w:sz="0" w:space="0" w:color="auto"/>
      </w:divBdr>
    </w:div>
    <w:div w:id="1272590760">
      <w:bodyDiv w:val="1"/>
      <w:marLeft w:val="0"/>
      <w:marRight w:val="0"/>
      <w:marTop w:val="0"/>
      <w:marBottom w:val="0"/>
      <w:divBdr>
        <w:top w:val="none" w:sz="0" w:space="0" w:color="auto"/>
        <w:left w:val="none" w:sz="0" w:space="0" w:color="auto"/>
        <w:bottom w:val="none" w:sz="0" w:space="0" w:color="auto"/>
        <w:right w:val="none" w:sz="0" w:space="0" w:color="auto"/>
      </w:divBdr>
    </w:div>
    <w:div w:id="1287542650">
      <w:bodyDiv w:val="1"/>
      <w:marLeft w:val="0"/>
      <w:marRight w:val="0"/>
      <w:marTop w:val="0"/>
      <w:marBottom w:val="0"/>
      <w:divBdr>
        <w:top w:val="none" w:sz="0" w:space="0" w:color="auto"/>
        <w:left w:val="none" w:sz="0" w:space="0" w:color="auto"/>
        <w:bottom w:val="none" w:sz="0" w:space="0" w:color="auto"/>
        <w:right w:val="none" w:sz="0" w:space="0" w:color="auto"/>
      </w:divBdr>
      <w:divsChild>
        <w:div w:id="2084524160">
          <w:marLeft w:val="0"/>
          <w:marRight w:val="0"/>
          <w:marTop w:val="0"/>
          <w:marBottom w:val="0"/>
          <w:divBdr>
            <w:top w:val="none" w:sz="0" w:space="0" w:color="auto"/>
            <w:left w:val="none" w:sz="0" w:space="0" w:color="auto"/>
            <w:bottom w:val="none" w:sz="0" w:space="0" w:color="auto"/>
            <w:right w:val="none" w:sz="0" w:space="0" w:color="auto"/>
          </w:divBdr>
          <w:divsChild>
            <w:div w:id="348410912">
              <w:marLeft w:val="0"/>
              <w:marRight w:val="0"/>
              <w:marTop w:val="0"/>
              <w:marBottom w:val="0"/>
              <w:divBdr>
                <w:top w:val="none" w:sz="0" w:space="0" w:color="auto"/>
                <w:left w:val="none" w:sz="0" w:space="0" w:color="auto"/>
                <w:bottom w:val="none" w:sz="0" w:space="0" w:color="auto"/>
                <w:right w:val="none" w:sz="0" w:space="0" w:color="auto"/>
              </w:divBdr>
              <w:divsChild>
                <w:div w:id="525287739">
                  <w:marLeft w:val="0"/>
                  <w:marRight w:val="0"/>
                  <w:marTop w:val="0"/>
                  <w:marBottom w:val="0"/>
                  <w:divBdr>
                    <w:top w:val="none" w:sz="0" w:space="0" w:color="auto"/>
                    <w:left w:val="none" w:sz="0" w:space="0" w:color="auto"/>
                    <w:bottom w:val="none" w:sz="0" w:space="0" w:color="auto"/>
                    <w:right w:val="none" w:sz="0" w:space="0" w:color="auto"/>
                  </w:divBdr>
                  <w:divsChild>
                    <w:div w:id="1316715126">
                      <w:marLeft w:val="0"/>
                      <w:marRight w:val="0"/>
                      <w:marTop w:val="0"/>
                      <w:marBottom w:val="0"/>
                      <w:divBdr>
                        <w:top w:val="none" w:sz="0" w:space="0" w:color="auto"/>
                        <w:left w:val="none" w:sz="0" w:space="0" w:color="auto"/>
                        <w:bottom w:val="none" w:sz="0" w:space="0" w:color="auto"/>
                        <w:right w:val="none" w:sz="0" w:space="0" w:color="auto"/>
                      </w:divBdr>
                      <w:divsChild>
                        <w:div w:id="552545362">
                          <w:marLeft w:val="0"/>
                          <w:marRight w:val="0"/>
                          <w:marTop w:val="0"/>
                          <w:marBottom w:val="0"/>
                          <w:divBdr>
                            <w:top w:val="none" w:sz="0" w:space="0" w:color="auto"/>
                            <w:left w:val="none" w:sz="0" w:space="0" w:color="auto"/>
                            <w:bottom w:val="none" w:sz="0" w:space="0" w:color="auto"/>
                            <w:right w:val="none" w:sz="0" w:space="0" w:color="auto"/>
                          </w:divBdr>
                          <w:divsChild>
                            <w:div w:id="18087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139397">
      <w:bodyDiv w:val="1"/>
      <w:marLeft w:val="0"/>
      <w:marRight w:val="0"/>
      <w:marTop w:val="0"/>
      <w:marBottom w:val="0"/>
      <w:divBdr>
        <w:top w:val="none" w:sz="0" w:space="0" w:color="auto"/>
        <w:left w:val="none" w:sz="0" w:space="0" w:color="auto"/>
        <w:bottom w:val="none" w:sz="0" w:space="0" w:color="auto"/>
        <w:right w:val="none" w:sz="0" w:space="0" w:color="auto"/>
      </w:divBdr>
    </w:div>
    <w:div w:id="1301031906">
      <w:bodyDiv w:val="1"/>
      <w:marLeft w:val="0"/>
      <w:marRight w:val="0"/>
      <w:marTop w:val="0"/>
      <w:marBottom w:val="0"/>
      <w:divBdr>
        <w:top w:val="none" w:sz="0" w:space="0" w:color="auto"/>
        <w:left w:val="none" w:sz="0" w:space="0" w:color="auto"/>
        <w:bottom w:val="none" w:sz="0" w:space="0" w:color="auto"/>
        <w:right w:val="none" w:sz="0" w:space="0" w:color="auto"/>
      </w:divBdr>
    </w:div>
    <w:div w:id="1315260816">
      <w:bodyDiv w:val="1"/>
      <w:marLeft w:val="0"/>
      <w:marRight w:val="0"/>
      <w:marTop w:val="0"/>
      <w:marBottom w:val="0"/>
      <w:divBdr>
        <w:top w:val="none" w:sz="0" w:space="0" w:color="auto"/>
        <w:left w:val="none" w:sz="0" w:space="0" w:color="auto"/>
        <w:bottom w:val="none" w:sz="0" w:space="0" w:color="auto"/>
        <w:right w:val="none" w:sz="0" w:space="0" w:color="auto"/>
      </w:divBdr>
    </w:div>
    <w:div w:id="1338339729">
      <w:marLeft w:val="0"/>
      <w:marRight w:val="0"/>
      <w:marTop w:val="0"/>
      <w:marBottom w:val="0"/>
      <w:divBdr>
        <w:top w:val="none" w:sz="0" w:space="0" w:color="auto"/>
        <w:left w:val="none" w:sz="0" w:space="0" w:color="auto"/>
        <w:bottom w:val="none" w:sz="0" w:space="0" w:color="auto"/>
        <w:right w:val="none" w:sz="0" w:space="0" w:color="auto"/>
      </w:divBdr>
      <w:divsChild>
        <w:div w:id="1018971383">
          <w:marLeft w:val="0"/>
          <w:marRight w:val="0"/>
          <w:marTop w:val="0"/>
          <w:marBottom w:val="0"/>
          <w:divBdr>
            <w:top w:val="none" w:sz="0" w:space="0" w:color="auto"/>
            <w:left w:val="none" w:sz="0" w:space="0" w:color="auto"/>
            <w:bottom w:val="none" w:sz="0" w:space="0" w:color="auto"/>
            <w:right w:val="none" w:sz="0" w:space="0" w:color="auto"/>
          </w:divBdr>
          <w:divsChild>
            <w:div w:id="138618430">
              <w:marLeft w:val="0"/>
              <w:marRight w:val="0"/>
              <w:marTop w:val="0"/>
              <w:marBottom w:val="0"/>
              <w:divBdr>
                <w:top w:val="none" w:sz="0" w:space="0" w:color="auto"/>
                <w:left w:val="none" w:sz="0" w:space="0" w:color="auto"/>
                <w:bottom w:val="none" w:sz="0" w:space="0" w:color="auto"/>
                <w:right w:val="none" w:sz="0" w:space="0" w:color="auto"/>
              </w:divBdr>
              <w:divsChild>
                <w:div w:id="369840821">
                  <w:marLeft w:val="0"/>
                  <w:marRight w:val="0"/>
                  <w:marTop w:val="0"/>
                  <w:marBottom w:val="0"/>
                  <w:divBdr>
                    <w:top w:val="none" w:sz="0" w:space="0" w:color="auto"/>
                    <w:left w:val="none" w:sz="0" w:space="0" w:color="auto"/>
                    <w:bottom w:val="none" w:sz="0" w:space="0" w:color="auto"/>
                    <w:right w:val="none" w:sz="0" w:space="0" w:color="auto"/>
                  </w:divBdr>
                  <w:divsChild>
                    <w:div w:id="62217577">
                      <w:marLeft w:val="0"/>
                      <w:marRight w:val="0"/>
                      <w:marTop w:val="0"/>
                      <w:marBottom w:val="0"/>
                      <w:divBdr>
                        <w:top w:val="none" w:sz="0" w:space="0" w:color="auto"/>
                        <w:left w:val="none" w:sz="0" w:space="0" w:color="auto"/>
                        <w:bottom w:val="none" w:sz="0" w:space="0" w:color="auto"/>
                        <w:right w:val="none" w:sz="0" w:space="0" w:color="auto"/>
                      </w:divBdr>
                      <w:divsChild>
                        <w:div w:id="11674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1350631">
      <w:bodyDiv w:val="1"/>
      <w:marLeft w:val="0"/>
      <w:marRight w:val="0"/>
      <w:marTop w:val="0"/>
      <w:marBottom w:val="0"/>
      <w:divBdr>
        <w:top w:val="none" w:sz="0" w:space="0" w:color="auto"/>
        <w:left w:val="none" w:sz="0" w:space="0" w:color="auto"/>
        <w:bottom w:val="none" w:sz="0" w:space="0" w:color="auto"/>
        <w:right w:val="none" w:sz="0" w:space="0" w:color="auto"/>
      </w:divBdr>
    </w:div>
    <w:div w:id="1372732702">
      <w:bodyDiv w:val="1"/>
      <w:marLeft w:val="0"/>
      <w:marRight w:val="0"/>
      <w:marTop w:val="0"/>
      <w:marBottom w:val="0"/>
      <w:divBdr>
        <w:top w:val="none" w:sz="0" w:space="0" w:color="auto"/>
        <w:left w:val="none" w:sz="0" w:space="0" w:color="auto"/>
        <w:bottom w:val="none" w:sz="0" w:space="0" w:color="auto"/>
        <w:right w:val="none" w:sz="0" w:space="0" w:color="auto"/>
      </w:divBdr>
    </w:div>
    <w:div w:id="1373073840">
      <w:bodyDiv w:val="1"/>
      <w:marLeft w:val="0"/>
      <w:marRight w:val="0"/>
      <w:marTop w:val="0"/>
      <w:marBottom w:val="0"/>
      <w:divBdr>
        <w:top w:val="none" w:sz="0" w:space="0" w:color="auto"/>
        <w:left w:val="none" w:sz="0" w:space="0" w:color="auto"/>
        <w:bottom w:val="none" w:sz="0" w:space="0" w:color="auto"/>
        <w:right w:val="none" w:sz="0" w:space="0" w:color="auto"/>
      </w:divBdr>
    </w:div>
    <w:div w:id="1386493467">
      <w:bodyDiv w:val="1"/>
      <w:marLeft w:val="0"/>
      <w:marRight w:val="0"/>
      <w:marTop w:val="0"/>
      <w:marBottom w:val="0"/>
      <w:divBdr>
        <w:top w:val="none" w:sz="0" w:space="0" w:color="auto"/>
        <w:left w:val="none" w:sz="0" w:space="0" w:color="auto"/>
        <w:bottom w:val="none" w:sz="0" w:space="0" w:color="auto"/>
        <w:right w:val="none" w:sz="0" w:space="0" w:color="auto"/>
      </w:divBdr>
      <w:divsChild>
        <w:div w:id="1974486016">
          <w:marLeft w:val="0"/>
          <w:marRight w:val="0"/>
          <w:marTop w:val="0"/>
          <w:marBottom w:val="0"/>
          <w:divBdr>
            <w:top w:val="none" w:sz="0" w:space="0" w:color="auto"/>
            <w:left w:val="none" w:sz="0" w:space="0" w:color="auto"/>
            <w:bottom w:val="none" w:sz="0" w:space="0" w:color="auto"/>
            <w:right w:val="none" w:sz="0" w:space="0" w:color="auto"/>
          </w:divBdr>
          <w:divsChild>
            <w:div w:id="1885480939">
              <w:marLeft w:val="0"/>
              <w:marRight w:val="0"/>
              <w:marTop w:val="0"/>
              <w:marBottom w:val="0"/>
              <w:divBdr>
                <w:top w:val="none" w:sz="0" w:space="0" w:color="auto"/>
                <w:left w:val="none" w:sz="0" w:space="0" w:color="auto"/>
                <w:bottom w:val="none" w:sz="0" w:space="0" w:color="auto"/>
                <w:right w:val="none" w:sz="0" w:space="0" w:color="auto"/>
              </w:divBdr>
              <w:divsChild>
                <w:div w:id="390471725">
                  <w:marLeft w:val="0"/>
                  <w:marRight w:val="0"/>
                  <w:marTop w:val="0"/>
                  <w:marBottom w:val="0"/>
                  <w:divBdr>
                    <w:top w:val="none" w:sz="0" w:space="0" w:color="auto"/>
                    <w:left w:val="none" w:sz="0" w:space="0" w:color="auto"/>
                    <w:bottom w:val="none" w:sz="0" w:space="0" w:color="auto"/>
                    <w:right w:val="none" w:sz="0" w:space="0" w:color="auto"/>
                  </w:divBdr>
                  <w:divsChild>
                    <w:div w:id="13318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941139">
      <w:marLeft w:val="0"/>
      <w:marRight w:val="0"/>
      <w:marTop w:val="0"/>
      <w:marBottom w:val="0"/>
      <w:divBdr>
        <w:top w:val="none" w:sz="0" w:space="0" w:color="auto"/>
        <w:left w:val="none" w:sz="0" w:space="0" w:color="auto"/>
        <w:bottom w:val="none" w:sz="0" w:space="0" w:color="auto"/>
        <w:right w:val="none" w:sz="0" w:space="0" w:color="auto"/>
      </w:divBdr>
      <w:divsChild>
        <w:div w:id="1250307317">
          <w:marLeft w:val="0"/>
          <w:marRight w:val="0"/>
          <w:marTop w:val="0"/>
          <w:marBottom w:val="0"/>
          <w:divBdr>
            <w:top w:val="none" w:sz="0" w:space="0" w:color="auto"/>
            <w:left w:val="none" w:sz="0" w:space="0" w:color="auto"/>
            <w:bottom w:val="none" w:sz="0" w:space="0" w:color="auto"/>
            <w:right w:val="none" w:sz="0" w:space="0" w:color="auto"/>
          </w:divBdr>
          <w:divsChild>
            <w:div w:id="1696349210">
              <w:marLeft w:val="0"/>
              <w:marRight w:val="0"/>
              <w:marTop w:val="0"/>
              <w:marBottom w:val="0"/>
              <w:divBdr>
                <w:top w:val="none" w:sz="0" w:space="0" w:color="auto"/>
                <w:left w:val="none" w:sz="0" w:space="0" w:color="auto"/>
                <w:bottom w:val="none" w:sz="0" w:space="0" w:color="auto"/>
                <w:right w:val="none" w:sz="0" w:space="0" w:color="auto"/>
              </w:divBdr>
              <w:divsChild>
                <w:div w:id="1025908017">
                  <w:marLeft w:val="0"/>
                  <w:marRight w:val="0"/>
                  <w:marTop w:val="0"/>
                  <w:marBottom w:val="0"/>
                  <w:divBdr>
                    <w:top w:val="none" w:sz="0" w:space="0" w:color="auto"/>
                    <w:left w:val="none" w:sz="0" w:space="0" w:color="auto"/>
                    <w:bottom w:val="none" w:sz="0" w:space="0" w:color="auto"/>
                    <w:right w:val="none" w:sz="0" w:space="0" w:color="auto"/>
                  </w:divBdr>
                  <w:divsChild>
                    <w:div w:id="1597440886">
                      <w:marLeft w:val="0"/>
                      <w:marRight w:val="0"/>
                      <w:marTop w:val="0"/>
                      <w:marBottom w:val="0"/>
                      <w:divBdr>
                        <w:top w:val="none" w:sz="0" w:space="0" w:color="auto"/>
                        <w:left w:val="none" w:sz="0" w:space="0" w:color="auto"/>
                        <w:bottom w:val="none" w:sz="0" w:space="0" w:color="auto"/>
                        <w:right w:val="none" w:sz="0" w:space="0" w:color="auto"/>
                      </w:divBdr>
                      <w:divsChild>
                        <w:div w:id="17603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1799678">
      <w:marLeft w:val="0"/>
      <w:marRight w:val="0"/>
      <w:marTop w:val="0"/>
      <w:marBottom w:val="0"/>
      <w:divBdr>
        <w:top w:val="none" w:sz="0" w:space="0" w:color="auto"/>
        <w:left w:val="none" w:sz="0" w:space="0" w:color="auto"/>
        <w:bottom w:val="none" w:sz="0" w:space="0" w:color="auto"/>
        <w:right w:val="none" w:sz="0" w:space="0" w:color="auto"/>
      </w:divBdr>
      <w:divsChild>
        <w:div w:id="839734126">
          <w:marLeft w:val="0"/>
          <w:marRight w:val="0"/>
          <w:marTop w:val="0"/>
          <w:marBottom w:val="0"/>
          <w:divBdr>
            <w:top w:val="none" w:sz="0" w:space="0" w:color="auto"/>
            <w:left w:val="none" w:sz="0" w:space="0" w:color="auto"/>
            <w:bottom w:val="none" w:sz="0" w:space="0" w:color="auto"/>
            <w:right w:val="none" w:sz="0" w:space="0" w:color="auto"/>
          </w:divBdr>
          <w:divsChild>
            <w:div w:id="673652055">
              <w:marLeft w:val="0"/>
              <w:marRight w:val="0"/>
              <w:marTop w:val="0"/>
              <w:marBottom w:val="0"/>
              <w:divBdr>
                <w:top w:val="none" w:sz="0" w:space="0" w:color="auto"/>
                <w:left w:val="none" w:sz="0" w:space="0" w:color="auto"/>
                <w:bottom w:val="none" w:sz="0" w:space="0" w:color="auto"/>
                <w:right w:val="none" w:sz="0" w:space="0" w:color="auto"/>
              </w:divBdr>
              <w:divsChild>
                <w:div w:id="240019034">
                  <w:marLeft w:val="0"/>
                  <w:marRight w:val="0"/>
                  <w:marTop w:val="0"/>
                  <w:marBottom w:val="0"/>
                  <w:divBdr>
                    <w:top w:val="none" w:sz="0" w:space="0" w:color="auto"/>
                    <w:left w:val="none" w:sz="0" w:space="0" w:color="auto"/>
                    <w:bottom w:val="none" w:sz="0" w:space="0" w:color="auto"/>
                    <w:right w:val="none" w:sz="0" w:space="0" w:color="auto"/>
                  </w:divBdr>
                  <w:divsChild>
                    <w:div w:id="1937860535">
                      <w:marLeft w:val="0"/>
                      <w:marRight w:val="0"/>
                      <w:marTop w:val="0"/>
                      <w:marBottom w:val="0"/>
                      <w:divBdr>
                        <w:top w:val="none" w:sz="0" w:space="0" w:color="auto"/>
                        <w:left w:val="none" w:sz="0" w:space="0" w:color="auto"/>
                        <w:bottom w:val="none" w:sz="0" w:space="0" w:color="auto"/>
                        <w:right w:val="none" w:sz="0" w:space="0" w:color="auto"/>
                      </w:divBdr>
                      <w:divsChild>
                        <w:div w:id="20815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398909">
      <w:bodyDiv w:val="1"/>
      <w:marLeft w:val="0"/>
      <w:marRight w:val="0"/>
      <w:marTop w:val="0"/>
      <w:marBottom w:val="0"/>
      <w:divBdr>
        <w:top w:val="none" w:sz="0" w:space="0" w:color="auto"/>
        <w:left w:val="none" w:sz="0" w:space="0" w:color="auto"/>
        <w:bottom w:val="none" w:sz="0" w:space="0" w:color="auto"/>
        <w:right w:val="none" w:sz="0" w:space="0" w:color="auto"/>
      </w:divBdr>
    </w:div>
    <w:div w:id="1473981864">
      <w:bodyDiv w:val="1"/>
      <w:marLeft w:val="0"/>
      <w:marRight w:val="0"/>
      <w:marTop w:val="0"/>
      <w:marBottom w:val="0"/>
      <w:divBdr>
        <w:top w:val="none" w:sz="0" w:space="0" w:color="auto"/>
        <w:left w:val="none" w:sz="0" w:space="0" w:color="auto"/>
        <w:bottom w:val="none" w:sz="0" w:space="0" w:color="auto"/>
        <w:right w:val="none" w:sz="0" w:space="0" w:color="auto"/>
      </w:divBdr>
    </w:div>
    <w:div w:id="1475564692">
      <w:bodyDiv w:val="1"/>
      <w:marLeft w:val="0"/>
      <w:marRight w:val="0"/>
      <w:marTop w:val="0"/>
      <w:marBottom w:val="0"/>
      <w:divBdr>
        <w:top w:val="none" w:sz="0" w:space="0" w:color="auto"/>
        <w:left w:val="none" w:sz="0" w:space="0" w:color="auto"/>
        <w:bottom w:val="none" w:sz="0" w:space="0" w:color="auto"/>
        <w:right w:val="none" w:sz="0" w:space="0" w:color="auto"/>
      </w:divBdr>
    </w:div>
    <w:div w:id="1494908291">
      <w:marLeft w:val="0"/>
      <w:marRight w:val="0"/>
      <w:marTop w:val="0"/>
      <w:marBottom w:val="0"/>
      <w:divBdr>
        <w:top w:val="none" w:sz="0" w:space="0" w:color="auto"/>
        <w:left w:val="none" w:sz="0" w:space="0" w:color="auto"/>
        <w:bottom w:val="none" w:sz="0" w:space="0" w:color="auto"/>
        <w:right w:val="none" w:sz="0" w:space="0" w:color="auto"/>
      </w:divBdr>
      <w:divsChild>
        <w:div w:id="2020035114">
          <w:marLeft w:val="0"/>
          <w:marRight w:val="0"/>
          <w:marTop w:val="0"/>
          <w:marBottom w:val="0"/>
          <w:divBdr>
            <w:top w:val="none" w:sz="0" w:space="0" w:color="auto"/>
            <w:left w:val="none" w:sz="0" w:space="0" w:color="auto"/>
            <w:bottom w:val="none" w:sz="0" w:space="0" w:color="auto"/>
            <w:right w:val="none" w:sz="0" w:space="0" w:color="auto"/>
          </w:divBdr>
          <w:divsChild>
            <w:div w:id="1624115080">
              <w:marLeft w:val="0"/>
              <w:marRight w:val="0"/>
              <w:marTop w:val="0"/>
              <w:marBottom w:val="0"/>
              <w:divBdr>
                <w:top w:val="none" w:sz="0" w:space="0" w:color="auto"/>
                <w:left w:val="none" w:sz="0" w:space="0" w:color="auto"/>
                <w:bottom w:val="none" w:sz="0" w:space="0" w:color="auto"/>
                <w:right w:val="none" w:sz="0" w:space="0" w:color="auto"/>
              </w:divBdr>
              <w:divsChild>
                <w:div w:id="1251504762">
                  <w:marLeft w:val="0"/>
                  <w:marRight w:val="0"/>
                  <w:marTop w:val="0"/>
                  <w:marBottom w:val="0"/>
                  <w:divBdr>
                    <w:top w:val="none" w:sz="0" w:space="0" w:color="auto"/>
                    <w:left w:val="none" w:sz="0" w:space="0" w:color="auto"/>
                    <w:bottom w:val="none" w:sz="0" w:space="0" w:color="auto"/>
                    <w:right w:val="none" w:sz="0" w:space="0" w:color="auto"/>
                  </w:divBdr>
                  <w:divsChild>
                    <w:div w:id="426846233">
                      <w:marLeft w:val="0"/>
                      <w:marRight w:val="0"/>
                      <w:marTop w:val="0"/>
                      <w:marBottom w:val="0"/>
                      <w:divBdr>
                        <w:top w:val="none" w:sz="0" w:space="0" w:color="auto"/>
                        <w:left w:val="none" w:sz="0" w:space="0" w:color="auto"/>
                        <w:bottom w:val="none" w:sz="0" w:space="0" w:color="auto"/>
                        <w:right w:val="none" w:sz="0" w:space="0" w:color="auto"/>
                      </w:divBdr>
                      <w:divsChild>
                        <w:div w:id="5075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611544">
      <w:marLeft w:val="0"/>
      <w:marRight w:val="0"/>
      <w:marTop w:val="0"/>
      <w:marBottom w:val="0"/>
      <w:divBdr>
        <w:top w:val="none" w:sz="0" w:space="0" w:color="auto"/>
        <w:left w:val="none" w:sz="0" w:space="0" w:color="auto"/>
        <w:bottom w:val="none" w:sz="0" w:space="0" w:color="auto"/>
        <w:right w:val="none" w:sz="0" w:space="0" w:color="auto"/>
      </w:divBdr>
      <w:divsChild>
        <w:div w:id="295066499">
          <w:marLeft w:val="0"/>
          <w:marRight w:val="0"/>
          <w:marTop w:val="0"/>
          <w:marBottom w:val="0"/>
          <w:divBdr>
            <w:top w:val="none" w:sz="0" w:space="0" w:color="auto"/>
            <w:left w:val="none" w:sz="0" w:space="0" w:color="auto"/>
            <w:bottom w:val="none" w:sz="0" w:space="0" w:color="auto"/>
            <w:right w:val="none" w:sz="0" w:space="0" w:color="auto"/>
          </w:divBdr>
          <w:divsChild>
            <w:div w:id="1562516589">
              <w:marLeft w:val="0"/>
              <w:marRight w:val="0"/>
              <w:marTop w:val="0"/>
              <w:marBottom w:val="0"/>
              <w:divBdr>
                <w:top w:val="none" w:sz="0" w:space="0" w:color="auto"/>
                <w:left w:val="none" w:sz="0" w:space="0" w:color="auto"/>
                <w:bottom w:val="none" w:sz="0" w:space="0" w:color="auto"/>
                <w:right w:val="none" w:sz="0" w:space="0" w:color="auto"/>
              </w:divBdr>
              <w:divsChild>
                <w:div w:id="1457138944">
                  <w:marLeft w:val="0"/>
                  <w:marRight w:val="0"/>
                  <w:marTop w:val="0"/>
                  <w:marBottom w:val="0"/>
                  <w:divBdr>
                    <w:top w:val="none" w:sz="0" w:space="0" w:color="auto"/>
                    <w:left w:val="none" w:sz="0" w:space="0" w:color="auto"/>
                    <w:bottom w:val="none" w:sz="0" w:space="0" w:color="auto"/>
                    <w:right w:val="none" w:sz="0" w:space="0" w:color="auto"/>
                  </w:divBdr>
                  <w:divsChild>
                    <w:div w:id="382413199">
                      <w:marLeft w:val="0"/>
                      <w:marRight w:val="0"/>
                      <w:marTop w:val="0"/>
                      <w:marBottom w:val="0"/>
                      <w:divBdr>
                        <w:top w:val="none" w:sz="0" w:space="0" w:color="auto"/>
                        <w:left w:val="none" w:sz="0" w:space="0" w:color="auto"/>
                        <w:bottom w:val="none" w:sz="0" w:space="0" w:color="auto"/>
                        <w:right w:val="none" w:sz="0" w:space="0" w:color="auto"/>
                      </w:divBdr>
                      <w:divsChild>
                        <w:div w:id="146696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654520">
      <w:bodyDiv w:val="1"/>
      <w:marLeft w:val="0"/>
      <w:marRight w:val="0"/>
      <w:marTop w:val="0"/>
      <w:marBottom w:val="0"/>
      <w:divBdr>
        <w:top w:val="none" w:sz="0" w:space="0" w:color="auto"/>
        <w:left w:val="none" w:sz="0" w:space="0" w:color="auto"/>
        <w:bottom w:val="none" w:sz="0" w:space="0" w:color="auto"/>
        <w:right w:val="none" w:sz="0" w:space="0" w:color="auto"/>
      </w:divBdr>
    </w:div>
    <w:div w:id="1518810451">
      <w:bodyDiv w:val="1"/>
      <w:marLeft w:val="0"/>
      <w:marRight w:val="0"/>
      <w:marTop w:val="0"/>
      <w:marBottom w:val="0"/>
      <w:divBdr>
        <w:top w:val="none" w:sz="0" w:space="0" w:color="auto"/>
        <w:left w:val="none" w:sz="0" w:space="0" w:color="auto"/>
        <w:bottom w:val="none" w:sz="0" w:space="0" w:color="auto"/>
        <w:right w:val="none" w:sz="0" w:space="0" w:color="auto"/>
      </w:divBdr>
    </w:div>
    <w:div w:id="1520005692">
      <w:bodyDiv w:val="1"/>
      <w:marLeft w:val="0"/>
      <w:marRight w:val="0"/>
      <w:marTop w:val="0"/>
      <w:marBottom w:val="0"/>
      <w:divBdr>
        <w:top w:val="none" w:sz="0" w:space="0" w:color="auto"/>
        <w:left w:val="none" w:sz="0" w:space="0" w:color="auto"/>
        <w:bottom w:val="none" w:sz="0" w:space="0" w:color="auto"/>
        <w:right w:val="none" w:sz="0" w:space="0" w:color="auto"/>
      </w:divBdr>
    </w:div>
    <w:div w:id="1524245312">
      <w:bodyDiv w:val="1"/>
      <w:marLeft w:val="0"/>
      <w:marRight w:val="0"/>
      <w:marTop w:val="0"/>
      <w:marBottom w:val="0"/>
      <w:divBdr>
        <w:top w:val="none" w:sz="0" w:space="0" w:color="auto"/>
        <w:left w:val="none" w:sz="0" w:space="0" w:color="auto"/>
        <w:bottom w:val="none" w:sz="0" w:space="0" w:color="auto"/>
        <w:right w:val="none" w:sz="0" w:space="0" w:color="auto"/>
      </w:divBdr>
      <w:divsChild>
        <w:div w:id="61802548">
          <w:marLeft w:val="2002"/>
          <w:marRight w:val="0"/>
          <w:marTop w:val="0"/>
          <w:marBottom w:val="0"/>
          <w:divBdr>
            <w:top w:val="none" w:sz="0" w:space="0" w:color="auto"/>
            <w:left w:val="none" w:sz="0" w:space="0" w:color="auto"/>
            <w:bottom w:val="none" w:sz="0" w:space="0" w:color="auto"/>
            <w:right w:val="none" w:sz="0" w:space="0" w:color="auto"/>
          </w:divBdr>
        </w:div>
        <w:div w:id="463550443">
          <w:marLeft w:val="2002"/>
          <w:marRight w:val="0"/>
          <w:marTop w:val="0"/>
          <w:marBottom w:val="0"/>
          <w:divBdr>
            <w:top w:val="none" w:sz="0" w:space="0" w:color="auto"/>
            <w:left w:val="none" w:sz="0" w:space="0" w:color="auto"/>
            <w:bottom w:val="none" w:sz="0" w:space="0" w:color="auto"/>
            <w:right w:val="none" w:sz="0" w:space="0" w:color="auto"/>
          </w:divBdr>
        </w:div>
      </w:divsChild>
    </w:div>
    <w:div w:id="1545366419">
      <w:bodyDiv w:val="1"/>
      <w:marLeft w:val="0"/>
      <w:marRight w:val="0"/>
      <w:marTop w:val="0"/>
      <w:marBottom w:val="0"/>
      <w:divBdr>
        <w:top w:val="none" w:sz="0" w:space="0" w:color="auto"/>
        <w:left w:val="none" w:sz="0" w:space="0" w:color="auto"/>
        <w:bottom w:val="none" w:sz="0" w:space="0" w:color="auto"/>
        <w:right w:val="none" w:sz="0" w:space="0" w:color="auto"/>
      </w:divBdr>
    </w:div>
    <w:div w:id="1548179133">
      <w:bodyDiv w:val="1"/>
      <w:marLeft w:val="0"/>
      <w:marRight w:val="0"/>
      <w:marTop w:val="0"/>
      <w:marBottom w:val="0"/>
      <w:divBdr>
        <w:top w:val="none" w:sz="0" w:space="0" w:color="auto"/>
        <w:left w:val="none" w:sz="0" w:space="0" w:color="auto"/>
        <w:bottom w:val="none" w:sz="0" w:space="0" w:color="auto"/>
        <w:right w:val="none" w:sz="0" w:space="0" w:color="auto"/>
      </w:divBdr>
    </w:div>
    <w:div w:id="1575429219">
      <w:marLeft w:val="0"/>
      <w:marRight w:val="0"/>
      <w:marTop w:val="0"/>
      <w:marBottom w:val="0"/>
      <w:divBdr>
        <w:top w:val="none" w:sz="0" w:space="0" w:color="auto"/>
        <w:left w:val="none" w:sz="0" w:space="0" w:color="auto"/>
        <w:bottom w:val="none" w:sz="0" w:space="0" w:color="auto"/>
        <w:right w:val="none" w:sz="0" w:space="0" w:color="auto"/>
      </w:divBdr>
      <w:divsChild>
        <w:div w:id="1701979508">
          <w:marLeft w:val="0"/>
          <w:marRight w:val="0"/>
          <w:marTop w:val="0"/>
          <w:marBottom w:val="0"/>
          <w:divBdr>
            <w:top w:val="none" w:sz="0" w:space="0" w:color="auto"/>
            <w:left w:val="none" w:sz="0" w:space="0" w:color="auto"/>
            <w:bottom w:val="none" w:sz="0" w:space="0" w:color="auto"/>
            <w:right w:val="none" w:sz="0" w:space="0" w:color="auto"/>
          </w:divBdr>
          <w:divsChild>
            <w:div w:id="1682048627">
              <w:marLeft w:val="0"/>
              <w:marRight w:val="0"/>
              <w:marTop w:val="0"/>
              <w:marBottom w:val="0"/>
              <w:divBdr>
                <w:top w:val="none" w:sz="0" w:space="0" w:color="auto"/>
                <w:left w:val="none" w:sz="0" w:space="0" w:color="auto"/>
                <w:bottom w:val="none" w:sz="0" w:space="0" w:color="auto"/>
                <w:right w:val="none" w:sz="0" w:space="0" w:color="auto"/>
              </w:divBdr>
              <w:divsChild>
                <w:div w:id="733817685">
                  <w:marLeft w:val="0"/>
                  <w:marRight w:val="0"/>
                  <w:marTop w:val="0"/>
                  <w:marBottom w:val="0"/>
                  <w:divBdr>
                    <w:top w:val="none" w:sz="0" w:space="0" w:color="auto"/>
                    <w:left w:val="none" w:sz="0" w:space="0" w:color="auto"/>
                    <w:bottom w:val="none" w:sz="0" w:space="0" w:color="auto"/>
                    <w:right w:val="none" w:sz="0" w:space="0" w:color="auto"/>
                  </w:divBdr>
                  <w:divsChild>
                    <w:div w:id="763691496">
                      <w:marLeft w:val="0"/>
                      <w:marRight w:val="0"/>
                      <w:marTop w:val="0"/>
                      <w:marBottom w:val="0"/>
                      <w:divBdr>
                        <w:top w:val="none" w:sz="0" w:space="0" w:color="auto"/>
                        <w:left w:val="none" w:sz="0" w:space="0" w:color="auto"/>
                        <w:bottom w:val="none" w:sz="0" w:space="0" w:color="auto"/>
                        <w:right w:val="none" w:sz="0" w:space="0" w:color="auto"/>
                      </w:divBdr>
                      <w:divsChild>
                        <w:div w:id="214396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086769">
      <w:bodyDiv w:val="1"/>
      <w:marLeft w:val="0"/>
      <w:marRight w:val="0"/>
      <w:marTop w:val="0"/>
      <w:marBottom w:val="0"/>
      <w:divBdr>
        <w:top w:val="none" w:sz="0" w:space="0" w:color="auto"/>
        <w:left w:val="none" w:sz="0" w:space="0" w:color="auto"/>
        <w:bottom w:val="none" w:sz="0" w:space="0" w:color="auto"/>
        <w:right w:val="none" w:sz="0" w:space="0" w:color="auto"/>
      </w:divBdr>
    </w:div>
    <w:div w:id="1632399316">
      <w:bodyDiv w:val="1"/>
      <w:marLeft w:val="0"/>
      <w:marRight w:val="0"/>
      <w:marTop w:val="0"/>
      <w:marBottom w:val="0"/>
      <w:divBdr>
        <w:top w:val="none" w:sz="0" w:space="0" w:color="auto"/>
        <w:left w:val="none" w:sz="0" w:space="0" w:color="auto"/>
        <w:bottom w:val="none" w:sz="0" w:space="0" w:color="auto"/>
        <w:right w:val="none" w:sz="0" w:space="0" w:color="auto"/>
      </w:divBdr>
    </w:div>
    <w:div w:id="1689139954">
      <w:bodyDiv w:val="1"/>
      <w:marLeft w:val="0"/>
      <w:marRight w:val="0"/>
      <w:marTop w:val="0"/>
      <w:marBottom w:val="0"/>
      <w:divBdr>
        <w:top w:val="none" w:sz="0" w:space="0" w:color="auto"/>
        <w:left w:val="none" w:sz="0" w:space="0" w:color="auto"/>
        <w:bottom w:val="none" w:sz="0" w:space="0" w:color="auto"/>
        <w:right w:val="none" w:sz="0" w:space="0" w:color="auto"/>
      </w:divBdr>
    </w:div>
    <w:div w:id="1691368269">
      <w:bodyDiv w:val="1"/>
      <w:marLeft w:val="0"/>
      <w:marRight w:val="0"/>
      <w:marTop w:val="0"/>
      <w:marBottom w:val="0"/>
      <w:divBdr>
        <w:top w:val="none" w:sz="0" w:space="0" w:color="auto"/>
        <w:left w:val="none" w:sz="0" w:space="0" w:color="auto"/>
        <w:bottom w:val="none" w:sz="0" w:space="0" w:color="auto"/>
        <w:right w:val="none" w:sz="0" w:space="0" w:color="auto"/>
      </w:divBdr>
    </w:div>
    <w:div w:id="1726832600">
      <w:marLeft w:val="0"/>
      <w:marRight w:val="0"/>
      <w:marTop w:val="0"/>
      <w:marBottom w:val="0"/>
      <w:divBdr>
        <w:top w:val="none" w:sz="0" w:space="0" w:color="auto"/>
        <w:left w:val="none" w:sz="0" w:space="0" w:color="auto"/>
        <w:bottom w:val="none" w:sz="0" w:space="0" w:color="auto"/>
        <w:right w:val="none" w:sz="0" w:space="0" w:color="auto"/>
      </w:divBdr>
      <w:divsChild>
        <w:div w:id="395402536">
          <w:marLeft w:val="0"/>
          <w:marRight w:val="0"/>
          <w:marTop w:val="0"/>
          <w:marBottom w:val="0"/>
          <w:divBdr>
            <w:top w:val="none" w:sz="0" w:space="0" w:color="auto"/>
            <w:left w:val="none" w:sz="0" w:space="0" w:color="auto"/>
            <w:bottom w:val="none" w:sz="0" w:space="0" w:color="auto"/>
            <w:right w:val="none" w:sz="0" w:space="0" w:color="auto"/>
          </w:divBdr>
          <w:divsChild>
            <w:div w:id="840974781">
              <w:marLeft w:val="0"/>
              <w:marRight w:val="0"/>
              <w:marTop w:val="0"/>
              <w:marBottom w:val="0"/>
              <w:divBdr>
                <w:top w:val="none" w:sz="0" w:space="0" w:color="auto"/>
                <w:left w:val="none" w:sz="0" w:space="0" w:color="auto"/>
                <w:bottom w:val="none" w:sz="0" w:space="0" w:color="auto"/>
                <w:right w:val="none" w:sz="0" w:space="0" w:color="auto"/>
              </w:divBdr>
              <w:divsChild>
                <w:div w:id="1601789416">
                  <w:marLeft w:val="0"/>
                  <w:marRight w:val="0"/>
                  <w:marTop w:val="0"/>
                  <w:marBottom w:val="0"/>
                  <w:divBdr>
                    <w:top w:val="none" w:sz="0" w:space="0" w:color="auto"/>
                    <w:left w:val="none" w:sz="0" w:space="0" w:color="auto"/>
                    <w:bottom w:val="none" w:sz="0" w:space="0" w:color="auto"/>
                    <w:right w:val="none" w:sz="0" w:space="0" w:color="auto"/>
                  </w:divBdr>
                  <w:divsChild>
                    <w:div w:id="622923342">
                      <w:marLeft w:val="0"/>
                      <w:marRight w:val="0"/>
                      <w:marTop w:val="0"/>
                      <w:marBottom w:val="0"/>
                      <w:divBdr>
                        <w:top w:val="none" w:sz="0" w:space="0" w:color="auto"/>
                        <w:left w:val="none" w:sz="0" w:space="0" w:color="auto"/>
                        <w:bottom w:val="none" w:sz="0" w:space="0" w:color="auto"/>
                        <w:right w:val="none" w:sz="0" w:space="0" w:color="auto"/>
                      </w:divBdr>
                      <w:divsChild>
                        <w:div w:id="196758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010347">
      <w:marLeft w:val="0"/>
      <w:marRight w:val="0"/>
      <w:marTop w:val="0"/>
      <w:marBottom w:val="0"/>
      <w:divBdr>
        <w:top w:val="none" w:sz="0" w:space="0" w:color="auto"/>
        <w:left w:val="none" w:sz="0" w:space="0" w:color="auto"/>
        <w:bottom w:val="none" w:sz="0" w:space="0" w:color="auto"/>
        <w:right w:val="none" w:sz="0" w:space="0" w:color="auto"/>
      </w:divBdr>
      <w:divsChild>
        <w:div w:id="1983458830">
          <w:marLeft w:val="0"/>
          <w:marRight w:val="0"/>
          <w:marTop w:val="0"/>
          <w:marBottom w:val="0"/>
          <w:divBdr>
            <w:top w:val="none" w:sz="0" w:space="0" w:color="auto"/>
            <w:left w:val="none" w:sz="0" w:space="0" w:color="auto"/>
            <w:bottom w:val="none" w:sz="0" w:space="0" w:color="auto"/>
            <w:right w:val="none" w:sz="0" w:space="0" w:color="auto"/>
          </w:divBdr>
          <w:divsChild>
            <w:div w:id="898856017">
              <w:marLeft w:val="0"/>
              <w:marRight w:val="0"/>
              <w:marTop w:val="0"/>
              <w:marBottom w:val="0"/>
              <w:divBdr>
                <w:top w:val="none" w:sz="0" w:space="0" w:color="auto"/>
                <w:left w:val="none" w:sz="0" w:space="0" w:color="auto"/>
                <w:bottom w:val="none" w:sz="0" w:space="0" w:color="auto"/>
                <w:right w:val="none" w:sz="0" w:space="0" w:color="auto"/>
              </w:divBdr>
              <w:divsChild>
                <w:div w:id="774834658">
                  <w:marLeft w:val="0"/>
                  <w:marRight w:val="0"/>
                  <w:marTop w:val="0"/>
                  <w:marBottom w:val="0"/>
                  <w:divBdr>
                    <w:top w:val="none" w:sz="0" w:space="0" w:color="auto"/>
                    <w:left w:val="none" w:sz="0" w:space="0" w:color="auto"/>
                    <w:bottom w:val="none" w:sz="0" w:space="0" w:color="auto"/>
                    <w:right w:val="none" w:sz="0" w:space="0" w:color="auto"/>
                  </w:divBdr>
                  <w:divsChild>
                    <w:div w:id="472720011">
                      <w:marLeft w:val="0"/>
                      <w:marRight w:val="0"/>
                      <w:marTop w:val="0"/>
                      <w:marBottom w:val="0"/>
                      <w:divBdr>
                        <w:top w:val="none" w:sz="0" w:space="0" w:color="auto"/>
                        <w:left w:val="none" w:sz="0" w:space="0" w:color="auto"/>
                        <w:bottom w:val="none" w:sz="0" w:space="0" w:color="auto"/>
                        <w:right w:val="none" w:sz="0" w:space="0" w:color="auto"/>
                      </w:divBdr>
                      <w:divsChild>
                        <w:div w:id="100952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6850379">
      <w:bodyDiv w:val="1"/>
      <w:marLeft w:val="0"/>
      <w:marRight w:val="0"/>
      <w:marTop w:val="0"/>
      <w:marBottom w:val="0"/>
      <w:divBdr>
        <w:top w:val="none" w:sz="0" w:space="0" w:color="auto"/>
        <w:left w:val="none" w:sz="0" w:space="0" w:color="auto"/>
        <w:bottom w:val="none" w:sz="0" w:space="0" w:color="auto"/>
        <w:right w:val="none" w:sz="0" w:space="0" w:color="auto"/>
      </w:divBdr>
    </w:div>
    <w:div w:id="1738622540">
      <w:bodyDiv w:val="1"/>
      <w:marLeft w:val="0"/>
      <w:marRight w:val="0"/>
      <w:marTop w:val="0"/>
      <w:marBottom w:val="0"/>
      <w:divBdr>
        <w:top w:val="none" w:sz="0" w:space="0" w:color="auto"/>
        <w:left w:val="none" w:sz="0" w:space="0" w:color="auto"/>
        <w:bottom w:val="none" w:sz="0" w:space="0" w:color="auto"/>
        <w:right w:val="none" w:sz="0" w:space="0" w:color="auto"/>
      </w:divBdr>
    </w:div>
    <w:div w:id="1745835452">
      <w:bodyDiv w:val="1"/>
      <w:marLeft w:val="0"/>
      <w:marRight w:val="0"/>
      <w:marTop w:val="0"/>
      <w:marBottom w:val="0"/>
      <w:divBdr>
        <w:top w:val="none" w:sz="0" w:space="0" w:color="auto"/>
        <w:left w:val="none" w:sz="0" w:space="0" w:color="auto"/>
        <w:bottom w:val="none" w:sz="0" w:space="0" w:color="auto"/>
        <w:right w:val="none" w:sz="0" w:space="0" w:color="auto"/>
      </w:divBdr>
    </w:div>
    <w:div w:id="1774787194">
      <w:bodyDiv w:val="1"/>
      <w:marLeft w:val="0"/>
      <w:marRight w:val="0"/>
      <w:marTop w:val="0"/>
      <w:marBottom w:val="0"/>
      <w:divBdr>
        <w:top w:val="none" w:sz="0" w:space="0" w:color="auto"/>
        <w:left w:val="none" w:sz="0" w:space="0" w:color="auto"/>
        <w:bottom w:val="none" w:sz="0" w:space="0" w:color="auto"/>
        <w:right w:val="none" w:sz="0" w:space="0" w:color="auto"/>
      </w:divBdr>
    </w:div>
    <w:div w:id="1789426476">
      <w:bodyDiv w:val="1"/>
      <w:marLeft w:val="0"/>
      <w:marRight w:val="0"/>
      <w:marTop w:val="0"/>
      <w:marBottom w:val="0"/>
      <w:divBdr>
        <w:top w:val="none" w:sz="0" w:space="0" w:color="auto"/>
        <w:left w:val="none" w:sz="0" w:space="0" w:color="auto"/>
        <w:bottom w:val="none" w:sz="0" w:space="0" w:color="auto"/>
        <w:right w:val="none" w:sz="0" w:space="0" w:color="auto"/>
      </w:divBdr>
    </w:div>
    <w:div w:id="1790391325">
      <w:bodyDiv w:val="1"/>
      <w:marLeft w:val="0"/>
      <w:marRight w:val="0"/>
      <w:marTop w:val="0"/>
      <w:marBottom w:val="0"/>
      <w:divBdr>
        <w:top w:val="none" w:sz="0" w:space="0" w:color="auto"/>
        <w:left w:val="none" w:sz="0" w:space="0" w:color="auto"/>
        <w:bottom w:val="none" w:sz="0" w:space="0" w:color="auto"/>
        <w:right w:val="none" w:sz="0" w:space="0" w:color="auto"/>
      </w:divBdr>
    </w:div>
    <w:div w:id="1791626736">
      <w:bodyDiv w:val="1"/>
      <w:marLeft w:val="0"/>
      <w:marRight w:val="0"/>
      <w:marTop w:val="0"/>
      <w:marBottom w:val="0"/>
      <w:divBdr>
        <w:top w:val="none" w:sz="0" w:space="0" w:color="auto"/>
        <w:left w:val="none" w:sz="0" w:space="0" w:color="auto"/>
        <w:bottom w:val="none" w:sz="0" w:space="0" w:color="auto"/>
        <w:right w:val="none" w:sz="0" w:space="0" w:color="auto"/>
      </w:divBdr>
    </w:div>
    <w:div w:id="1842350361">
      <w:bodyDiv w:val="1"/>
      <w:marLeft w:val="0"/>
      <w:marRight w:val="0"/>
      <w:marTop w:val="0"/>
      <w:marBottom w:val="0"/>
      <w:divBdr>
        <w:top w:val="none" w:sz="0" w:space="0" w:color="auto"/>
        <w:left w:val="none" w:sz="0" w:space="0" w:color="auto"/>
        <w:bottom w:val="none" w:sz="0" w:space="0" w:color="auto"/>
        <w:right w:val="none" w:sz="0" w:space="0" w:color="auto"/>
      </w:divBdr>
    </w:div>
    <w:div w:id="1846818903">
      <w:bodyDiv w:val="1"/>
      <w:marLeft w:val="0"/>
      <w:marRight w:val="0"/>
      <w:marTop w:val="0"/>
      <w:marBottom w:val="0"/>
      <w:divBdr>
        <w:top w:val="none" w:sz="0" w:space="0" w:color="auto"/>
        <w:left w:val="none" w:sz="0" w:space="0" w:color="auto"/>
        <w:bottom w:val="none" w:sz="0" w:space="0" w:color="auto"/>
        <w:right w:val="none" w:sz="0" w:space="0" w:color="auto"/>
      </w:divBdr>
    </w:div>
    <w:div w:id="1856307955">
      <w:marLeft w:val="0"/>
      <w:marRight w:val="0"/>
      <w:marTop w:val="0"/>
      <w:marBottom w:val="0"/>
      <w:divBdr>
        <w:top w:val="none" w:sz="0" w:space="0" w:color="auto"/>
        <w:left w:val="none" w:sz="0" w:space="0" w:color="auto"/>
        <w:bottom w:val="none" w:sz="0" w:space="0" w:color="auto"/>
        <w:right w:val="none" w:sz="0" w:space="0" w:color="auto"/>
      </w:divBdr>
      <w:divsChild>
        <w:div w:id="1311012531">
          <w:marLeft w:val="0"/>
          <w:marRight w:val="0"/>
          <w:marTop w:val="0"/>
          <w:marBottom w:val="0"/>
          <w:divBdr>
            <w:top w:val="none" w:sz="0" w:space="0" w:color="auto"/>
            <w:left w:val="none" w:sz="0" w:space="0" w:color="auto"/>
            <w:bottom w:val="none" w:sz="0" w:space="0" w:color="auto"/>
            <w:right w:val="none" w:sz="0" w:space="0" w:color="auto"/>
          </w:divBdr>
          <w:divsChild>
            <w:div w:id="1049182411">
              <w:marLeft w:val="0"/>
              <w:marRight w:val="0"/>
              <w:marTop w:val="0"/>
              <w:marBottom w:val="0"/>
              <w:divBdr>
                <w:top w:val="none" w:sz="0" w:space="0" w:color="auto"/>
                <w:left w:val="none" w:sz="0" w:space="0" w:color="auto"/>
                <w:bottom w:val="none" w:sz="0" w:space="0" w:color="auto"/>
                <w:right w:val="none" w:sz="0" w:space="0" w:color="auto"/>
              </w:divBdr>
              <w:divsChild>
                <w:div w:id="780958797">
                  <w:marLeft w:val="0"/>
                  <w:marRight w:val="0"/>
                  <w:marTop w:val="0"/>
                  <w:marBottom w:val="0"/>
                  <w:divBdr>
                    <w:top w:val="none" w:sz="0" w:space="0" w:color="auto"/>
                    <w:left w:val="none" w:sz="0" w:space="0" w:color="auto"/>
                    <w:bottom w:val="none" w:sz="0" w:space="0" w:color="auto"/>
                    <w:right w:val="none" w:sz="0" w:space="0" w:color="auto"/>
                  </w:divBdr>
                  <w:divsChild>
                    <w:div w:id="1459713934">
                      <w:marLeft w:val="0"/>
                      <w:marRight w:val="0"/>
                      <w:marTop w:val="0"/>
                      <w:marBottom w:val="0"/>
                      <w:divBdr>
                        <w:top w:val="none" w:sz="0" w:space="0" w:color="auto"/>
                        <w:left w:val="none" w:sz="0" w:space="0" w:color="auto"/>
                        <w:bottom w:val="none" w:sz="0" w:space="0" w:color="auto"/>
                        <w:right w:val="none" w:sz="0" w:space="0" w:color="auto"/>
                      </w:divBdr>
                      <w:divsChild>
                        <w:div w:id="1388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803871">
      <w:bodyDiv w:val="1"/>
      <w:marLeft w:val="0"/>
      <w:marRight w:val="0"/>
      <w:marTop w:val="0"/>
      <w:marBottom w:val="0"/>
      <w:divBdr>
        <w:top w:val="none" w:sz="0" w:space="0" w:color="auto"/>
        <w:left w:val="none" w:sz="0" w:space="0" w:color="auto"/>
        <w:bottom w:val="none" w:sz="0" w:space="0" w:color="auto"/>
        <w:right w:val="none" w:sz="0" w:space="0" w:color="auto"/>
      </w:divBdr>
    </w:div>
    <w:div w:id="1903909971">
      <w:bodyDiv w:val="1"/>
      <w:marLeft w:val="0"/>
      <w:marRight w:val="0"/>
      <w:marTop w:val="0"/>
      <w:marBottom w:val="0"/>
      <w:divBdr>
        <w:top w:val="none" w:sz="0" w:space="0" w:color="auto"/>
        <w:left w:val="none" w:sz="0" w:space="0" w:color="auto"/>
        <w:bottom w:val="none" w:sz="0" w:space="0" w:color="auto"/>
        <w:right w:val="none" w:sz="0" w:space="0" w:color="auto"/>
      </w:divBdr>
    </w:div>
    <w:div w:id="1905754004">
      <w:bodyDiv w:val="1"/>
      <w:marLeft w:val="0"/>
      <w:marRight w:val="0"/>
      <w:marTop w:val="0"/>
      <w:marBottom w:val="0"/>
      <w:divBdr>
        <w:top w:val="none" w:sz="0" w:space="0" w:color="auto"/>
        <w:left w:val="none" w:sz="0" w:space="0" w:color="auto"/>
        <w:bottom w:val="none" w:sz="0" w:space="0" w:color="auto"/>
        <w:right w:val="none" w:sz="0" w:space="0" w:color="auto"/>
      </w:divBdr>
      <w:divsChild>
        <w:div w:id="558437033">
          <w:marLeft w:val="0"/>
          <w:marRight w:val="0"/>
          <w:marTop w:val="0"/>
          <w:marBottom w:val="0"/>
          <w:divBdr>
            <w:top w:val="none" w:sz="0" w:space="0" w:color="auto"/>
            <w:left w:val="none" w:sz="0" w:space="0" w:color="auto"/>
            <w:bottom w:val="none" w:sz="0" w:space="0" w:color="auto"/>
            <w:right w:val="none" w:sz="0" w:space="0" w:color="auto"/>
          </w:divBdr>
          <w:divsChild>
            <w:div w:id="590504838">
              <w:marLeft w:val="0"/>
              <w:marRight w:val="0"/>
              <w:marTop w:val="0"/>
              <w:marBottom w:val="0"/>
              <w:divBdr>
                <w:top w:val="none" w:sz="0" w:space="0" w:color="auto"/>
                <w:left w:val="none" w:sz="0" w:space="0" w:color="auto"/>
                <w:bottom w:val="none" w:sz="0" w:space="0" w:color="auto"/>
                <w:right w:val="none" w:sz="0" w:space="0" w:color="auto"/>
              </w:divBdr>
              <w:divsChild>
                <w:div w:id="1217163249">
                  <w:marLeft w:val="0"/>
                  <w:marRight w:val="0"/>
                  <w:marTop w:val="0"/>
                  <w:marBottom w:val="0"/>
                  <w:divBdr>
                    <w:top w:val="none" w:sz="0" w:space="0" w:color="auto"/>
                    <w:left w:val="none" w:sz="0" w:space="0" w:color="auto"/>
                    <w:bottom w:val="none" w:sz="0" w:space="0" w:color="auto"/>
                    <w:right w:val="none" w:sz="0" w:space="0" w:color="auto"/>
                  </w:divBdr>
                  <w:divsChild>
                    <w:div w:id="849297674">
                      <w:marLeft w:val="0"/>
                      <w:marRight w:val="0"/>
                      <w:marTop w:val="0"/>
                      <w:marBottom w:val="0"/>
                      <w:divBdr>
                        <w:top w:val="none" w:sz="0" w:space="0" w:color="auto"/>
                        <w:left w:val="none" w:sz="0" w:space="0" w:color="auto"/>
                        <w:bottom w:val="none" w:sz="0" w:space="0" w:color="auto"/>
                        <w:right w:val="none" w:sz="0" w:space="0" w:color="auto"/>
                      </w:divBdr>
                      <w:divsChild>
                        <w:div w:id="512572989">
                          <w:marLeft w:val="0"/>
                          <w:marRight w:val="0"/>
                          <w:marTop w:val="0"/>
                          <w:marBottom w:val="0"/>
                          <w:divBdr>
                            <w:top w:val="none" w:sz="0" w:space="0" w:color="auto"/>
                            <w:left w:val="none" w:sz="0" w:space="0" w:color="auto"/>
                            <w:bottom w:val="none" w:sz="0" w:space="0" w:color="auto"/>
                            <w:right w:val="none" w:sz="0" w:space="0" w:color="auto"/>
                          </w:divBdr>
                          <w:divsChild>
                            <w:div w:id="178874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124625">
      <w:bodyDiv w:val="1"/>
      <w:marLeft w:val="0"/>
      <w:marRight w:val="0"/>
      <w:marTop w:val="0"/>
      <w:marBottom w:val="0"/>
      <w:divBdr>
        <w:top w:val="none" w:sz="0" w:space="0" w:color="auto"/>
        <w:left w:val="none" w:sz="0" w:space="0" w:color="auto"/>
        <w:bottom w:val="none" w:sz="0" w:space="0" w:color="auto"/>
        <w:right w:val="none" w:sz="0" w:space="0" w:color="auto"/>
      </w:divBdr>
    </w:div>
    <w:div w:id="1970746398">
      <w:bodyDiv w:val="1"/>
      <w:marLeft w:val="0"/>
      <w:marRight w:val="0"/>
      <w:marTop w:val="0"/>
      <w:marBottom w:val="0"/>
      <w:divBdr>
        <w:top w:val="none" w:sz="0" w:space="0" w:color="auto"/>
        <w:left w:val="none" w:sz="0" w:space="0" w:color="auto"/>
        <w:bottom w:val="none" w:sz="0" w:space="0" w:color="auto"/>
        <w:right w:val="none" w:sz="0" w:space="0" w:color="auto"/>
      </w:divBdr>
    </w:div>
    <w:div w:id="1978492367">
      <w:marLeft w:val="0"/>
      <w:marRight w:val="0"/>
      <w:marTop w:val="0"/>
      <w:marBottom w:val="0"/>
      <w:divBdr>
        <w:top w:val="none" w:sz="0" w:space="0" w:color="auto"/>
        <w:left w:val="none" w:sz="0" w:space="0" w:color="auto"/>
        <w:bottom w:val="none" w:sz="0" w:space="0" w:color="auto"/>
        <w:right w:val="none" w:sz="0" w:space="0" w:color="auto"/>
      </w:divBdr>
      <w:divsChild>
        <w:div w:id="1570767064">
          <w:marLeft w:val="0"/>
          <w:marRight w:val="0"/>
          <w:marTop w:val="0"/>
          <w:marBottom w:val="0"/>
          <w:divBdr>
            <w:top w:val="none" w:sz="0" w:space="0" w:color="auto"/>
            <w:left w:val="none" w:sz="0" w:space="0" w:color="auto"/>
            <w:bottom w:val="none" w:sz="0" w:space="0" w:color="auto"/>
            <w:right w:val="none" w:sz="0" w:space="0" w:color="auto"/>
          </w:divBdr>
          <w:divsChild>
            <w:div w:id="492263356">
              <w:marLeft w:val="0"/>
              <w:marRight w:val="0"/>
              <w:marTop w:val="0"/>
              <w:marBottom w:val="0"/>
              <w:divBdr>
                <w:top w:val="none" w:sz="0" w:space="0" w:color="auto"/>
                <w:left w:val="none" w:sz="0" w:space="0" w:color="auto"/>
                <w:bottom w:val="none" w:sz="0" w:space="0" w:color="auto"/>
                <w:right w:val="none" w:sz="0" w:space="0" w:color="auto"/>
              </w:divBdr>
              <w:divsChild>
                <w:div w:id="1114326298">
                  <w:marLeft w:val="0"/>
                  <w:marRight w:val="0"/>
                  <w:marTop w:val="0"/>
                  <w:marBottom w:val="0"/>
                  <w:divBdr>
                    <w:top w:val="none" w:sz="0" w:space="0" w:color="auto"/>
                    <w:left w:val="none" w:sz="0" w:space="0" w:color="auto"/>
                    <w:bottom w:val="none" w:sz="0" w:space="0" w:color="auto"/>
                    <w:right w:val="none" w:sz="0" w:space="0" w:color="auto"/>
                  </w:divBdr>
                  <w:divsChild>
                    <w:div w:id="218903060">
                      <w:marLeft w:val="0"/>
                      <w:marRight w:val="0"/>
                      <w:marTop w:val="0"/>
                      <w:marBottom w:val="0"/>
                      <w:divBdr>
                        <w:top w:val="none" w:sz="0" w:space="0" w:color="auto"/>
                        <w:left w:val="none" w:sz="0" w:space="0" w:color="auto"/>
                        <w:bottom w:val="none" w:sz="0" w:space="0" w:color="auto"/>
                        <w:right w:val="none" w:sz="0" w:space="0" w:color="auto"/>
                      </w:divBdr>
                      <w:divsChild>
                        <w:div w:id="67503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376422">
      <w:bodyDiv w:val="1"/>
      <w:marLeft w:val="0"/>
      <w:marRight w:val="0"/>
      <w:marTop w:val="0"/>
      <w:marBottom w:val="0"/>
      <w:divBdr>
        <w:top w:val="none" w:sz="0" w:space="0" w:color="auto"/>
        <w:left w:val="none" w:sz="0" w:space="0" w:color="auto"/>
        <w:bottom w:val="none" w:sz="0" w:space="0" w:color="auto"/>
        <w:right w:val="none" w:sz="0" w:space="0" w:color="auto"/>
      </w:divBdr>
    </w:div>
    <w:div w:id="1993826217">
      <w:bodyDiv w:val="1"/>
      <w:marLeft w:val="0"/>
      <w:marRight w:val="0"/>
      <w:marTop w:val="0"/>
      <w:marBottom w:val="0"/>
      <w:divBdr>
        <w:top w:val="none" w:sz="0" w:space="0" w:color="auto"/>
        <w:left w:val="none" w:sz="0" w:space="0" w:color="auto"/>
        <w:bottom w:val="none" w:sz="0" w:space="0" w:color="auto"/>
        <w:right w:val="none" w:sz="0" w:space="0" w:color="auto"/>
      </w:divBdr>
    </w:div>
    <w:div w:id="2029716855">
      <w:bodyDiv w:val="1"/>
      <w:marLeft w:val="0"/>
      <w:marRight w:val="0"/>
      <w:marTop w:val="0"/>
      <w:marBottom w:val="0"/>
      <w:divBdr>
        <w:top w:val="none" w:sz="0" w:space="0" w:color="auto"/>
        <w:left w:val="none" w:sz="0" w:space="0" w:color="auto"/>
        <w:bottom w:val="none" w:sz="0" w:space="0" w:color="auto"/>
        <w:right w:val="none" w:sz="0" w:space="0" w:color="auto"/>
      </w:divBdr>
    </w:div>
    <w:div w:id="2030835459">
      <w:bodyDiv w:val="1"/>
      <w:marLeft w:val="0"/>
      <w:marRight w:val="0"/>
      <w:marTop w:val="0"/>
      <w:marBottom w:val="0"/>
      <w:divBdr>
        <w:top w:val="none" w:sz="0" w:space="0" w:color="auto"/>
        <w:left w:val="none" w:sz="0" w:space="0" w:color="auto"/>
        <w:bottom w:val="none" w:sz="0" w:space="0" w:color="auto"/>
        <w:right w:val="none" w:sz="0" w:space="0" w:color="auto"/>
      </w:divBdr>
    </w:div>
    <w:div w:id="2032757193">
      <w:bodyDiv w:val="1"/>
      <w:marLeft w:val="0"/>
      <w:marRight w:val="0"/>
      <w:marTop w:val="0"/>
      <w:marBottom w:val="0"/>
      <w:divBdr>
        <w:top w:val="none" w:sz="0" w:space="0" w:color="auto"/>
        <w:left w:val="none" w:sz="0" w:space="0" w:color="auto"/>
        <w:bottom w:val="none" w:sz="0" w:space="0" w:color="auto"/>
        <w:right w:val="none" w:sz="0" w:space="0" w:color="auto"/>
      </w:divBdr>
    </w:div>
    <w:div w:id="2051419514">
      <w:marLeft w:val="0"/>
      <w:marRight w:val="0"/>
      <w:marTop w:val="0"/>
      <w:marBottom w:val="0"/>
      <w:divBdr>
        <w:top w:val="none" w:sz="0" w:space="0" w:color="auto"/>
        <w:left w:val="none" w:sz="0" w:space="0" w:color="auto"/>
        <w:bottom w:val="none" w:sz="0" w:space="0" w:color="auto"/>
        <w:right w:val="none" w:sz="0" w:space="0" w:color="auto"/>
      </w:divBdr>
      <w:divsChild>
        <w:div w:id="160901333">
          <w:marLeft w:val="0"/>
          <w:marRight w:val="0"/>
          <w:marTop w:val="0"/>
          <w:marBottom w:val="0"/>
          <w:divBdr>
            <w:top w:val="none" w:sz="0" w:space="0" w:color="auto"/>
            <w:left w:val="none" w:sz="0" w:space="0" w:color="auto"/>
            <w:bottom w:val="none" w:sz="0" w:space="0" w:color="auto"/>
            <w:right w:val="none" w:sz="0" w:space="0" w:color="auto"/>
          </w:divBdr>
          <w:divsChild>
            <w:div w:id="244655020">
              <w:marLeft w:val="0"/>
              <w:marRight w:val="0"/>
              <w:marTop w:val="0"/>
              <w:marBottom w:val="0"/>
              <w:divBdr>
                <w:top w:val="none" w:sz="0" w:space="0" w:color="auto"/>
                <w:left w:val="none" w:sz="0" w:space="0" w:color="auto"/>
                <w:bottom w:val="none" w:sz="0" w:space="0" w:color="auto"/>
                <w:right w:val="none" w:sz="0" w:space="0" w:color="auto"/>
              </w:divBdr>
              <w:divsChild>
                <w:div w:id="1100300600">
                  <w:marLeft w:val="0"/>
                  <w:marRight w:val="0"/>
                  <w:marTop w:val="0"/>
                  <w:marBottom w:val="0"/>
                  <w:divBdr>
                    <w:top w:val="none" w:sz="0" w:space="0" w:color="auto"/>
                    <w:left w:val="none" w:sz="0" w:space="0" w:color="auto"/>
                    <w:bottom w:val="none" w:sz="0" w:space="0" w:color="auto"/>
                    <w:right w:val="none" w:sz="0" w:space="0" w:color="auto"/>
                  </w:divBdr>
                  <w:divsChild>
                    <w:div w:id="2011441867">
                      <w:marLeft w:val="0"/>
                      <w:marRight w:val="0"/>
                      <w:marTop w:val="0"/>
                      <w:marBottom w:val="0"/>
                      <w:divBdr>
                        <w:top w:val="none" w:sz="0" w:space="0" w:color="auto"/>
                        <w:left w:val="none" w:sz="0" w:space="0" w:color="auto"/>
                        <w:bottom w:val="none" w:sz="0" w:space="0" w:color="auto"/>
                        <w:right w:val="none" w:sz="0" w:space="0" w:color="auto"/>
                      </w:divBdr>
                      <w:divsChild>
                        <w:div w:id="3021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194403">
      <w:bodyDiv w:val="1"/>
      <w:marLeft w:val="0"/>
      <w:marRight w:val="0"/>
      <w:marTop w:val="0"/>
      <w:marBottom w:val="0"/>
      <w:divBdr>
        <w:top w:val="none" w:sz="0" w:space="0" w:color="auto"/>
        <w:left w:val="none" w:sz="0" w:space="0" w:color="auto"/>
        <w:bottom w:val="none" w:sz="0" w:space="0" w:color="auto"/>
        <w:right w:val="none" w:sz="0" w:space="0" w:color="auto"/>
      </w:divBdr>
    </w:div>
    <w:div w:id="2067534252">
      <w:bodyDiv w:val="1"/>
      <w:marLeft w:val="0"/>
      <w:marRight w:val="0"/>
      <w:marTop w:val="0"/>
      <w:marBottom w:val="0"/>
      <w:divBdr>
        <w:top w:val="none" w:sz="0" w:space="0" w:color="auto"/>
        <w:left w:val="none" w:sz="0" w:space="0" w:color="auto"/>
        <w:bottom w:val="none" w:sz="0" w:space="0" w:color="auto"/>
        <w:right w:val="none" w:sz="0" w:space="0" w:color="auto"/>
      </w:divBdr>
    </w:div>
    <w:div w:id="2083328439">
      <w:bodyDiv w:val="1"/>
      <w:marLeft w:val="0"/>
      <w:marRight w:val="0"/>
      <w:marTop w:val="0"/>
      <w:marBottom w:val="0"/>
      <w:divBdr>
        <w:top w:val="none" w:sz="0" w:space="0" w:color="auto"/>
        <w:left w:val="none" w:sz="0" w:space="0" w:color="auto"/>
        <w:bottom w:val="none" w:sz="0" w:space="0" w:color="auto"/>
        <w:right w:val="none" w:sz="0" w:space="0" w:color="auto"/>
      </w:divBdr>
    </w:div>
    <w:div w:id="2100367738">
      <w:bodyDiv w:val="1"/>
      <w:marLeft w:val="0"/>
      <w:marRight w:val="0"/>
      <w:marTop w:val="0"/>
      <w:marBottom w:val="0"/>
      <w:divBdr>
        <w:top w:val="none" w:sz="0" w:space="0" w:color="auto"/>
        <w:left w:val="none" w:sz="0" w:space="0" w:color="auto"/>
        <w:bottom w:val="none" w:sz="0" w:space="0" w:color="auto"/>
        <w:right w:val="none" w:sz="0" w:space="0" w:color="auto"/>
      </w:divBdr>
    </w:div>
    <w:div w:id="2120680352">
      <w:marLeft w:val="0"/>
      <w:marRight w:val="0"/>
      <w:marTop w:val="0"/>
      <w:marBottom w:val="0"/>
      <w:divBdr>
        <w:top w:val="none" w:sz="0" w:space="0" w:color="auto"/>
        <w:left w:val="none" w:sz="0" w:space="0" w:color="auto"/>
        <w:bottom w:val="none" w:sz="0" w:space="0" w:color="auto"/>
        <w:right w:val="none" w:sz="0" w:space="0" w:color="auto"/>
      </w:divBdr>
      <w:divsChild>
        <w:div w:id="1892692772">
          <w:marLeft w:val="0"/>
          <w:marRight w:val="0"/>
          <w:marTop w:val="0"/>
          <w:marBottom w:val="0"/>
          <w:divBdr>
            <w:top w:val="none" w:sz="0" w:space="0" w:color="auto"/>
            <w:left w:val="none" w:sz="0" w:space="0" w:color="auto"/>
            <w:bottom w:val="none" w:sz="0" w:space="0" w:color="auto"/>
            <w:right w:val="none" w:sz="0" w:space="0" w:color="auto"/>
          </w:divBdr>
          <w:divsChild>
            <w:div w:id="1882938691">
              <w:marLeft w:val="0"/>
              <w:marRight w:val="0"/>
              <w:marTop w:val="0"/>
              <w:marBottom w:val="0"/>
              <w:divBdr>
                <w:top w:val="none" w:sz="0" w:space="0" w:color="auto"/>
                <w:left w:val="none" w:sz="0" w:space="0" w:color="auto"/>
                <w:bottom w:val="none" w:sz="0" w:space="0" w:color="auto"/>
                <w:right w:val="none" w:sz="0" w:space="0" w:color="auto"/>
              </w:divBdr>
              <w:divsChild>
                <w:div w:id="1481849883">
                  <w:marLeft w:val="0"/>
                  <w:marRight w:val="0"/>
                  <w:marTop w:val="0"/>
                  <w:marBottom w:val="0"/>
                  <w:divBdr>
                    <w:top w:val="none" w:sz="0" w:space="0" w:color="auto"/>
                    <w:left w:val="none" w:sz="0" w:space="0" w:color="auto"/>
                    <w:bottom w:val="none" w:sz="0" w:space="0" w:color="auto"/>
                    <w:right w:val="none" w:sz="0" w:space="0" w:color="auto"/>
                  </w:divBdr>
                  <w:divsChild>
                    <w:div w:id="442456863">
                      <w:marLeft w:val="0"/>
                      <w:marRight w:val="0"/>
                      <w:marTop w:val="0"/>
                      <w:marBottom w:val="0"/>
                      <w:divBdr>
                        <w:top w:val="none" w:sz="0" w:space="0" w:color="auto"/>
                        <w:left w:val="none" w:sz="0" w:space="0" w:color="auto"/>
                        <w:bottom w:val="none" w:sz="0" w:space="0" w:color="auto"/>
                        <w:right w:val="none" w:sz="0" w:space="0" w:color="auto"/>
                      </w:divBdr>
                      <w:divsChild>
                        <w:div w:id="6796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071848">
      <w:bodyDiv w:val="1"/>
      <w:marLeft w:val="0"/>
      <w:marRight w:val="0"/>
      <w:marTop w:val="0"/>
      <w:marBottom w:val="0"/>
      <w:divBdr>
        <w:top w:val="none" w:sz="0" w:space="0" w:color="auto"/>
        <w:left w:val="none" w:sz="0" w:space="0" w:color="auto"/>
        <w:bottom w:val="none" w:sz="0" w:space="0" w:color="auto"/>
        <w:right w:val="none" w:sz="0" w:space="0" w:color="auto"/>
      </w:divBdr>
    </w:div>
    <w:div w:id="2123642921">
      <w:bodyDiv w:val="1"/>
      <w:marLeft w:val="0"/>
      <w:marRight w:val="0"/>
      <w:marTop w:val="0"/>
      <w:marBottom w:val="0"/>
      <w:divBdr>
        <w:top w:val="none" w:sz="0" w:space="0" w:color="auto"/>
        <w:left w:val="none" w:sz="0" w:space="0" w:color="auto"/>
        <w:bottom w:val="none" w:sz="0" w:space="0" w:color="auto"/>
        <w:right w:val="none" w:sz="0" w:space="0" w:color="auto"/>
      </w:divBdr>
    </w:div>
    <w:div w:id="2136408592">
      <w:bodyDiv w:val="1"/>
      <w:marLeft w:val="0"/>
      <w:marRight w:val="0"/>
      <w:marTop w:val="0"/>
      <w:marBottom w:val="0"/>
      <w:divBdr>
        <w:top w:val="none" w:sz="0" w:space="0" w:color="auto"/>
        <w:left w:val="none" w:sz="0" w:space="0" w:color="auto"/>
        <w:bottom w:val="none" w:sz="0" w:space="0" w:color="auto"/>
        <w:right w:val="none" w:sz="0" w:space="0" w:color="auto"/>
      </w:divBdr>
      <w:divsChild>
        <w:div w:id="510804908">
          <w:marLeft w:val="0"/>
          <w:marRight w:val="0"/>
          <w:marTop w:val="0"/>
          <w:marBottom w:val="0"/>
          <w:divBdr>
            <w:top w:val="none" w:sz="0" w:space="0" w:color="auto"/>
            <w:left w:val="none" w:sz="0" w:space="0" w:color="auto"/>
            <w:bottom w:val="none" w:sz="0" w:space="0" w:color="auto"/>
            <w:right w:val="none" w:sz="0" w:space="0" w:color="auto"/>
          </w:divBdr>
          <w:divsChild>
            <w:div w:id="976564245">
              <w:marLeft w:val="0"/>
              <w:marRight w:val="0"/>
              <w:marTop w:val="0"/>
              <w:marBottom w:val="0"/>
              <w:divBdr>
                <w:top w:val="none" w:sz="0" w:space="0" w:color="auto"/>
                <w:left w:val="none" w:sz="0" w:space="0" w:color="auto"/>
                <w:bottom w:val="none" w:sz="0" w:space="0" w:color="auto"/>
                <w:right w:val="none" w:sz="0" w:space="0" w:color="auto"/>
              </w:divBdr>
              <w:divsChild>
                <w:div w:id="874927142">
                  <w:marLeft w:val="0"/>
                  <w:marRight w:val="0"/>
                  <w:marTop w:val="0"/>
                  <w:marBottom w:val="0"/>
                  <w:divBdr>
                    <w:top w:val="none" w:sz="0" w:space="0" w:color="auto"/>
                    <w:left w:val="none" w:sz="0" w:space="0" w:color="auto"/>
                    <w:bottom w:val="none" w:sz="0" w:space="0" w:color="auto"/>
                    <w:right w:val="none" w:sz="0" w:space="0" w:color="auto"/>
                  </w:divBdr>
                  <w:divsChild>
                    <w:div w:id="822695256">
                      <w:marLeft w:val="0"/>
                      <w:marRight w:val="0"/>
                      <w:marTop w:val="0"/>
                      <w:marBottom w:val="0"/>
                      <w:divBdr>
                        <w:top w:val="none" w:sz="0" w:space="0" w:color="auto"/>
                        <w:left w:val="none" w:sz="0" w:space="0" w:color="auto"/>
                        <w:bottom w:val="none" w:sz="0" w:space="0" w:color="auto"/>
                        <w:right w:val="none" w:sz="0" w:space="0" w:color="auto"/>
                      </w:divBdr>
                    </w:div>
                  </w:divsChild>
                </w:div>
                <w:div w:id="1178810244">
                  <w:marLeft w:val="0"/>
                  <w:marRight w:val="0"/>
                  <w:marTop w:val="0"/>
                  <w:marBottom w:val="0"/>
                  <w:divBdr>
                    <w:top w:val="none" w:sz="0" w:space="0" w:color="auto"/>
                    <w:left w:val="none" w:sz="0" w:space="0" w:color="auto"/>
                    <w:bottom w:val="none" w:sz="0" w:space="0" w:color="auto"/>
                    <w:right w:val="none" w:sz="0" w:space="0" w:color="auto"/>
                  </w:divBdr>
                  <w:divsChild>
                    <w:div w:id="1664549293">
                      <w:marLeft w:val="0"/>
                      <w:marRight w:val="0"/>
                      <w:marTop w:val="0"/>
                      <w:marBottom w:val="0"/>
                      <w:divBdr>
                        <w:top w:val="none" w:sz="0" w:space="0" w:color="auto"/>
                        <w:left w:val="none" w:sz="0" w:space="0" w:color="auto"/>
                        <w:bottom w:val="none" w:sz="0" w:space="0" w:color="auto"/>
                        <w:right w:val="none" w:sz="0" w:space="0" w:color="auto"/>
                      </w:divBdr>
                    </w:div>
                  </w:divsChild>
                </w:div>
                <w:div w:id="415129698">
                  <w:marLeft w:val="0"/>
                  <w:marRight w:val="0"/>
                  <w:marTop w:val="0"/>
                  <w:marBottom w:val="0"/>
                  <w:divBdr>
                    <w:top w:val="none" w:sz="0" w:space="0" w:color="auto"/>
                    <w:left w:val="none" w:sz="0" w:space="0" w:color="auto"/>
                    <w:bottom w:val="none" w:sz="0" w:space="0" w:color="auto"/>
                    <w:right w:val="none" w:sz="0" w:space="0" w:color="auto"/>
                  </w:divBdr>
                  <w:divsChild>
                    <w:div w:id="139612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042599">
          <w:marLeft w:val="0"/>
          <w:marRight w:val="0"/>
          <w:marTop w:val="0"/>
          <w:marBottom w:val="0"/>
          <w:divBdr>
            <w:top w:val="none" w:sz="0" w:space="0" w:color="auto"/>
            <w:left w:val="none" w:sz="0" w:space="0" w:color="auto"/>
            <w:bottom w:val="none" w:sz="0" w:space="0" w:color="auto"/>
            <w:right w:val="none" w:sz="0" w:space="0" w:color="auto"/>
          </w:divBdr>
          <w:divsChild>
            <w:div w:id="949166995">
              <w:marLeft w:val="0"/>
              <w:marRight w:val="0"/>
              <w:marTop w:val="0"/>
              <w:marBottom w:val="0"/>
              <w:divBdr>
                <w:top w:val="none" w:sz="0" w:space="0" w:color="auto"/>
                <w:left w:val="none" w:sz="0" w:space="0" w:color="auto"/>
                <w:bottom w:val="none" w:sz="0" w:space="0" w:color="auto"/>
                <w:right w:val="none" w:sz="0" w:space="0" w:color="auto"/>
              </w:divBdr>
              <w:divsChild>
                <w:div w:id="168646393">
                  <w:marLeft w:val="0"/>
                  <w:marRight w:val="0"/>
                  <w:marTop w:val="0"/>
                  <w:marBottom w:val="0"/>
                  <w:divBdr>
                    <w:top w:val="none" w:sz="0" w:space="0" w:color="auto"/>
                    <w:left w:val="none" w:sz="0" w:space="0" w:color="auto"/>
                    <w:bottom w:val="none" w:sz="0" w:space="0" w:color="auto"/>
                    <w:right w:val="none" w:sz="0" w:space="0" w:color="auto"/>
                  </w:divBdr>
                  <w:divsChild>
                    <w:div w:id="3257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3.e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1.xml"/><Relationship Id="rId68" Type="http://schemas.microsoft.com/office/2016/09/relationships/commentsIds" Target="commentsIds.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emf"/><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infogix-fda.data3sixty.com"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package" Target="embeddings/Microsoft_Excel_Worksheet1.xlsx"/><Relationship Id="rId27" Type="http://schemas.openxmlformats.org/officeDocument/2006/relationships/image" Target="media/image17.emf"/><Relationship Id="rId30" Type="http://schemas.openxmlformats.org/officeDocument/2006/relationships/oleObject" Target="embeddings/oleObject3.bin"/><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cid:image003.png@01D5A383.18CF74F0" TargetMode="External"/><Relationship Id="rId56" Type="http://schemas.openxmlformats.org/officeDocument/2006/relationships/image" Target="media/image40.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hyperlink" Target="https://infogix-fda.dev.data3sixty.com" TargetMode="External"/><Relationship Id="rId38" Type="http://schemas.openxmlformats.org/officeDocument/2006/relationships/image" Target="media/image25.png"/><Relationship Id="rId46" Type="http://schemas.openxmlformats.org/officeDocument/2006/relationships/hyperlink" Target="https://infogix-fda.data3sixty.com" TargetMode="External"/><Relationship Id="rId59" Type="http://schemas.openxmlformats.org/officeDocument/2006/relationships/hyperlink" Target="https://cafe-dev.infogix.com/desktop/index.html?tenantId=Infogix&amp;portalmode=true" TargetMode="Externa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oleObject" Target="embeddings/oleObject2.bin"/><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7C8E9224-EE18-4455-9936-419A93D10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51</Pages>
  <Words>7927</Words>
  <Characters>45189</Characters>
  <Application>Microsoft Office Word</Application>
  <DocSecurity>0</DocSecurity>
  <Lines>376</Lines>
  <Paragraphs>106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Infogix, Inc.</Company>
  <LinksUpToDate>false</LinksUpToDate>
  <CharactersWithSpaces>53010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mchakravarty@infogix.com</dc:creator>
  <cp:lastModifiedBy>Naveen Seth</cp:lastModifiedBy>
  <cp:revision>9</cp:revision>
  <dcterms:created xsi:type="dcterms:W3CDTF">2019-12-30T05:04:00Z</dcterms:created>
  <dcterms:modified xsi:type="dcterms:W3CDTF">2020-01-14T07:56:00Z</dcterms:modified>
</cp:coreProperties>
</file>